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C0ADFE" w14:textId="3E5406AC" w:rsidR="0017717E" w:rsidRPr="00A8698C" w:rsidRDefault="0017717E" w:rsidP="0017717E">
      <w:pPr>
        <w:spacing w:line="800" w:lineRule="exact"/>
        <w:rPr>
          <w:rFonts w:eastAsia="標楷體"/>
          <w:b/>
          <w:bCs/>
          <w:sz w:val="32"/>
          <w:szCs w:val="32"/>
        </w:rPr>
      </w:pPr>
      <w:r w:rsidRPr="00CC2AC8">
        <w:rPr>
          <w:rFonts w:eastAsia="標楷體"/>
          <w:b/>
          <w:bCs/>
          <w:sz w:val="32"/>
          <w:szCs w:val="32"/>
        </w:rPr>
        <w:t>國立科學工藝博物館</w:t>
      </w:r>
      <w:r w:rsidRPr="00CC2AC8">
        <w:rPr>
          <w:rFonts w:eastAsia="標楷體"/>
          <w:b/>
          <w:bCs/>
          <w:sz w:val="32"/>
          <w:szCs w:val="32"/>
        </w:rPr>
        <w:t>2</w:t>
      </w:r>
      <w:r w:rsidRPr="00A8698C">
        <w:rPr>
          <w:rFonts w:eastAsia="標楷體"/>
          <w:b/>
          <w:bCs/>
          <w:sz w:val="32"/>
          <w:szCs w:val="32"/>
        </w:rPr>
        <w:t>0</w:t>
      </w:r>
      <w:r>
        <w:rPr>
          <w:rFonts w:eastAsia="標楷體" w:hint="eastAsia"/>
          <w:b/>
          <w:bCs/>
          <w:sz w:val="32"/>
          <w:szCs w:val="32"/>
        </w:rPr>
        <w:t>2</w:t>
      </w:r>
      <w:r w:rsidR="009A1E03">
        <w:rPr>
          <w:rFonts w:eastAsia="標楷體" w:hint="eastAsia"/>
          <w:b/>
          <w:bCs/>
          <w:sz w:val="32"/>
          <w:szCs w:val="32"/>
        </w:rPr>
        <w:t>5021</w:t>
      </w:r>
      <w:r w:rsidR="00330807">
        <w:rPr>
          <w:rFonts w:eastAsia="標楷體" w:hint="eastAsia"/>
          <w:b/>
          <w:bCs/>
          <w:sz w:val="32"/>
          <w:szCs w:val="32"/>
        </w:rPr>
        <w:t>2</w:t>
      </w:r>
      <w:r w:rsidRPr="00A8698C">
        <w:rPr>
          <w:rFonts w:eastAsia="標楷體"/>
          <w:b/>
          <w:bCs/>
          <w:sz w:val="32"/>
          <w:szCs w:val="32"/>
        </w:rPr>
        <w:t>第</w:t>
      </w:r>
      <w:r w:rsidR="00FB5F21">
        <w:rPr>
          <w:rFonts w:eastAsia="標楷體" w:hint="eastAsia"/>
          <w:b/>
          <w:bCs/>
          <w:sz w:val="32"/>
          <w:szCs w:val="32"/>
        </w:rPr>
        <w:t>3</w:t>
      </w:r>
      <w:r w:rsidRPr="00A8698C">
        <w:rPr>
          <w:rFonts w:eastAsia="標楷體"/>
          <w:b/>
          <w:bCs/>
          <w:sz w:val="32"/>
          <w:szCs w:val="32"/>
        </w:rPr>
        <w:t>次館務會報</w:t>
      </w:r>
      <w:r w:rsidR="005C2F4D">
        <w:rPr>
          <w:rFonts w:eastAsia="標楷體" w:hint="eastAsia"/>
          <w:b/>
          <w:bCs/>
          <w:sz w:val="32"/>
          <w:szCs w:val="32"/>
        </w:rPr>
        <w:t>紀錄</w:t>
      </w:r>
    </w:p>
    <w:p w14:paraId="51DFB420" w14:textId="023767EB" w:rsidR="0017717E" w:rsidRPr="00CC2AC8" w:rsidRDefault="0017717E" w:rsidP="0017717E">
      <w:pPr>
        <w:spacing w:line="600" w:lineRule="exact"/>
        <w:rPr>
          <w:rFonts w:eastAsia="標楷體"/>
          <w:sz w:val="28"/>
          <w:szCs w:val="28"/>
        </w:rPr>
      </w:pPr>
      <w:r w:rsidRPr="00A8698C">
        <w:rPr>
          <w:rFonts w:eastAsia="標楷體"/>
          <w:sz w:val="28"/>
          <w:szCs w:val="28"/>
        </w:rPr>
        <w:t>時</w:t>
      </w:r>
      <w:r w:rsidRPr="00A8698C">
        <w:rPr>
          <w:rFonts w:eastAsia="標楷體"/>
          <w:sz w:val="28"/>
          <w:szCs w:val="28"/>
        </w:rPr>
        <w:t xml:space="preserve">    </w:t>
      </w:r>
      <w:r w:rsidRPr="00A8698C">
        <w:rPr>
          <w:rFonts w:eastAsia="標楷體"/>
          <w:sz w:val="28"/>
          <w:szCs w:val="28"/>
        </w:rPr>
        <w:t>間：</w:t>
      </w:r>
      <w:r w:rsidRPr="00A8698C">
        <w:rPr>
          <w:rFonts w:eastAsia="標楷體" w:hint="eastAsia"/>
          <w:sz w:val="28"/>
          <w:szCs w:val="28"/>
        </w:rPr>
        <w:t>民國</w:t>
      </w:r>
      <w:r>
        <w:rPr>
          <w:rFonts w:eastAsia="標楷體"/>
          <w:sz w:val="28"/>
          <w:szCs w:val="28"/>
        </w:rPr>
        <w:t>1</w:t>
      </w:r>
      <w:r>
        <w:rPr>
          <w:rFonts w:eastAsia="標楷體" w:hint="eastAsia"/>
          <w:sz w:val="28"/>
          <w:szCs w:val="28"/>
        </w:rPr>
        <w:t>1</w:t>
      </w:r>
      <w:r w:rsidR="009A1E03">
        <w:rPr>
          <w:rFonts w:eastAsia="標楷體" w:hint="eastAsia"/>
          <w:sz w:val="28"/>
          <w:szCs w:val="28"/>
        </w:rPr>
        <w:t>4</w:t>
      </w:r>
      <w:r w:rsidRPr="00A8698C">
        <w:rPr>
          <w:rFonts w:eastAsia="標楷體"/>
          <w:sz w:val="28"/>
          <w:szCs w:val="28"/>
        </w:rPr>
        <w:t>年</w:t>
      </w:r>
      <w:r w:rsidR="00330807">
        <w:rPr>
          <w:rFonts w:eastAsia="標楷體" w:hint="eastAsia"/>
          <w:sz w:val="28"/>
          <w:szCs w:val="28"/>
        </w:rPr>
        <w:t>2</w:t>
      </w:r>
      <w:r w:rsidRPr="00A8698C">
        <w:rPr>
          <w:rFonts w:eastAsia="標楷體"/>
          <w:sz w:val="28"/>
          <w:szCs w:val="28"/>
        </w:rPr>
        <w:t>月</w:t>
      </w:r>
      <w:r w:rsidR="00FB5F21">
        <w:rPr>
          <w:rFonts w:eastAsia="標楷體" w:hint="eastAsia"/>
          <w:sz w:val="28"/>
          <w:szCs w:val="28"/>
        </w:rPr>
        <w:t>1</w:t>
      </w:r>
      <w:r w:rsidR="009A1E03">
        <w:rPr>
          <w:rFonts w:eastAsia="標楷體" w:hint="eastAsia"/>
          <w:sz w:val="28"/>
          <w:szCs w:val="28"/>
        </w:rPr>
        <w:t>2</w:t>
      </w:r>
      <w:r w:rsidRPr="00A8698C">
        <w:rPr>
          <w:rFonts w:eastAsia="標楷體"/>
          <w:sz w:val="28"/>
          <w:szCs w:val="28"/>
        </w:rPr>
        <w:t>日（</w:t>
      </w:r>
      <w:r w:rsidRPr="00CC2AC8">
        <w:rPr>
          <w:rFonts w:eastAsia="標楷體"/>
          <w:sz w:val="28"/>
          <w:szCs w:val="28"/>
        </w:rPr>
        <w:t>週</w:t>
      </w:r>
      <w:r w:rsidRPr="00CC2AC8">
        <w:rPr>
          <w:rFonts w:eastAsia="標楷體" w:hint="eastAsia"/>
          <w:sz w:val="28"/>
          <w:szCs w:val="28"/>
        </w:rPr>
        <w:t>三</w:t>
      </w:r>
      <w:r w:rsidRPr="00CC2AC8">
        <w:rPr>
          <w:rFonts w:eastAsia="標楷體"/>
          <w:sz w:val="28"/>
          <w:szCs w:val="28"/>
        </w:rPr>
        <w:t>）</w:t>
      </w:r>
      <w:r w:rsidR="00EB4522">
        <w:rPr>
          <w:rFonts w:eastAsia="標楷體"/>
          <w:sz w:val="28"/>
          <w:szCs w:val="28"/>
        </w:rPr>
        <w:t>上午</w:t>
      </w:r>
      <w:r w:rsidR="00FE5F3A">
        <w:rPr>
          <w:rFonts w:eastAsia="標楷體" w:hint="eastAsia"/>
          <w:sz w:val="28"/>
          <w:szCs w:val="28"/>
        </w:rPr>
        <w:t>9</w:t>
      </w:r>
      <w:r w:rsidRPr="00CC2AC8">
        <w:rPr>
          <w:rFonts w:eastAsia="標楷體"/>
          <w:sz w:val="28"/>
          <w:szCs w:val="28"/>
        </w:rPr>
        <w:t>時</w:t>
      </w:r>
      <w:r w:rsidR="00FE5F3A">
        <w:rPr>
          <w:rFonts w:eastAsia="標楷體" w:hint="eastAsia"/>
          <w:sz w:val="28"/>
          <w:szCs w:val="28"/>
        </w:rPr>
        <w:t>30</w:t>
      </w:r>
      <w:r w:rsidRPr="00CC2AC8">
        <w:rPr>
          <w:rFonts w:eastAsia="標楷體"/>
          <w:sz w:val="28"/>
          <w:szCs w:val="28"/>
        </w:rPr>
        <w:t>分</w:t>
      </w:r>
    </w:p>
    <w:p w14:paraId="0E0E1B13" w14:textId="77777777" w:rsidR="0017717E" w:rsidRPr="00CC2AC8" w:rsidRDefault="0017717E" w:rsidP="0017717E">
      <w:pPr>
        <w:spacing w:line="600" w:lineRule="exact"/>
        <w:rPr>
          <w:rFonts w:eastAsia="標楷體"/>
          <w:sz w:val="28"/>
          <w:szCs w:val="28"/>
        </w:rPr>
      </w:pPr>
      <w:r w:rsidRPr="00CC2AC8">
        <w:rPr>
          <w:rFonts w:eastAsia="標楷體"/>
          <w:sz w:val="28"/>
          <w:szCs w:val="28"/>
        </w:rPr>
        <w:t>地</w:t>
      </w:r>
      <w:r w:rsidRPr="00CC2AC8">
        <w:rPr>
          <w:rFonts w:eastAsia="標楷體"/>
          <w:sz w:val="28"/>
          <w:szCs w:val="28"/>
        </w:rPr>
        <w:t xml:space="preserve">    </w:t>
      </w:r>
      <w:r>
        <w:rPr>
          <w:rFonts w:eastAsia="標楷體"/>
          <w:sz w:val="28"/>
          <w:szCs w:val="28"/>
        </w:rPr>
        <w:t>點：</w:t>
      </w:r>
      <w:r w:rsidR="00DA76AC">
        <w:rPr>
          <w:rFonts w:eastAsia="標楷體"/>
          <w:sz w:val="28"/>
          <w:szCs w:val="28"/>
        </w:rPr>
        <w:t>本館三樓簡報室</w:t>
      </w:r>
      <w:r w:rsidRPr="00CC2AC8">
        <w:rPr>
          <w:rFonts w:eastAsia="標楷體"/>
          <w:sz w:val="28"/>
          <w:szCs w:val="28"/>
        </w:rPr>
        <w:t xml:space="preserve"> </w:t>
      </w:r>
    </w:p>
    <w:p w14:paraId="4E316D83" w14:textId="598687E7" w:rsidR="0017717E" w:rsidRPr="00EB4EB5" w:rsidRDefault="0017717E" w:rsidP="0017717E">
      <w:pPr>
        <w:pStyle w:val="a9"/>
        <w:spacing w:line="600" w:lineRule="exact"/>
        <w:rPr>
          <w:szCs w:val="28"/>
        </w:rPr>
      </w:pPr>
      <w:r w:rsidRPr="00CC2AC8">
        <w:rPr>
          <w:szCs w:val="28"/>
        </w:rPr>
        <w:t>主</w:t>
      </w:r>
      <w:r w:rsidRPr="00CC2AC8">
        <w:rPr>
          <w:szCs w:val="28"/>
        </w:rPr>
        <w:t xml:space="preserve">    </w:t>
      </w:r>
      <w:r w:rsidRPr="00CC2AC8">
        <w:rPr>
          <w:szCs w:val="28"/>
        </w:rPr>
        <w:t>席：</w:t>
      </w:r>
      <w:r w:rsidR="005E6BF7">
        <w:rPr>
          <w:rFonts w:hint="eastAsia"/>
          <w:szCs w:val="28"/>
        </w:rPr>
        <w:t>李館長秀鳳</w:t>
      </w:r>
      <w:r w:rsidR="001E5884">
        <w:rPr>
          <w:rFonts w:hint="eastAsia"/>
          <w:szCs w:val="28"/>
        </w:rPr>
        <w:t xml:space="preserve">               </w:t>
      </w:r>
      <w:r w:rsidR="00752639">
        <w:rPr>
          <w:rFonts w:hint="eastAsia"/>
          <w:szCs w:val="28"/>
        </w:rPr>
        <w:t xml:space="preserve"> </w:t>
      </w:r>
      <w:r w:rsidR="00934FAC">
        <w:rPr>
          <w:rFonts w:hint="eastAsia"/>
          <w:szCs w:val="28"/>
        </w:rPr>
        <w:t xml:space="preserve">   </w:t>
      </w:r>
      <w:r w:rsidR="00C47486">
        <w:rPr>
          <w:rFonts w:hint="eastAsia"/>
          <w:szCs w:val="28"/>
        </w:rPr>
        <w:t xml:space="preserve"> </w:t>
      </w:r>
      <w:r w:rsidRPr="00CC2AC8">
        <w:rPr>
          <w:rFonts w:hint="eastAsia"/>
          <w:szCs w:val="28"/>
        </w:rPr>
        <w:t xml:space="preserve">          </w:t>
      </w:r>
      <w:r w:rsidRPr="00EB4EB5">
        <w:rPr>
          <w:rFonts w:hint="eastAsia"/>
          <w:szCs w:val="28"/>
        </w:rPr>
        <w:t xml:space="preserve">  </w:t>
      </w:r>
      <w:r w:rsidRPr="00EB4EB5">
        <w:rPr>
          <w:szCs w:val="28"/>
        </w:rPr>
        <w:t xml:space="preserve"> </w:t>
      </w:r>
      <w:r w:rsidR="006E07F1">
        <w:rPr>
          <w:szCs w:val="28"/>
        </w:rPr>
        <w:t xml:space="preserve">    </w:t>
      </w:r>
      <w:r w:rsidRPr="009E3C9A">
        <w:rPr>
          <w:rFonts w:hint="eastAsia"/>
          <w:szCs w:val="28"/>
        </w:rPr>
        <w:t>紀</w:t>
      </w:r>
      <w:r w:rsidRPr="009E3C9A">
        <w:rPr>
          <w:szCs w:val="28"/>
        </w:rPr>
        <w:t>錄：</w:t>
      </w:r>
      <w:r w:rsidR="00426592">
        <w:rPr>
          <w:rFonts w:hint="eastAsia"/>
          <w:szCs w:val="28"/>
        </w:rPr>
        <w:t>蔡咏霖</w:t>
      </w:r>
      <w:r w:rsidR="00E6300B" w:rsidRPr="00EB4EB5">
        <w:rPr>
          <w:szCs w:val="28"/>
        </w:rPr>
        <w:t xml:space="preserve"> </w:t>
      </w:r>
    </w:p>
    <w:p w14:paraId="59430A9D" w14:textId="3E99A024" w:rsidR="0017717E" w:rsidRPr="0076747D" w:rsidRDefault="0017717E" w:rsidP="0017717E">
      <w:pPr>
        <w:spacing w:line="600" w:lineRule="exact"/>
        <w:ind w:left="1440" w:hanging="1440"/>
        <w:rPr>
          <w:rFonts w:eastAsia="標楷體"/>
          <w:sz w:val="28"/>
          <w:szCs w:val="28"/>
        </w:rPr>
      </w:pPr>
      <w:r w:rsidRPr="00CC2AC8">
        <w:rPr>
          <w:rFonts w:eastAsia="標楷體"/>
          <w:sz w:val="28"/>
          <w:szCs w:val="28"/>
        </w:rPr>
        <w:t>出席人員：</w:t>
      </w:r>
      <w:r w:rsidR="001E5884" w:rsidRPr="001E5884">
        <w:rPr>
          <w:rFonts w:eastAsia="標楷體" w:hint="eastAsia"/>
          <w:sz w:val="28"/>
          <w:szCs w:val="28"/>
        </w:rPr>
        <w:t>吳副館長佩修</w:t>
      </w:r>
      <w:r w:rsidR="001E5884">
        <w:rPr>
          <w:rFonts w:eastAsia="標楷體" w:hint="eastAsia"/>
          <w:sz w:val="28"/>
          <w:szCs w:val="28"/>
        </w:rPr>
        <w:t>、</w:t>
      </w:r>
      <w:r w:rsidR="00986339">
        <w:rPr>
          <w:rFonts w:eastAsia="標楷體"/>
          <w:sz w:val="28"/>
          <w:szCs w:val="28"/>
        </w:rPr>
        <w:t>蒐藏研究組</w:t>
      </w:r>
      <w:r w:rsidRPr="0076747D">
        <w:rPr>
          <w:rFonts w:eastAsia="標楷體" w:hint="eastAsia"/>
          <w:sz w:val="28"/>
          <w:szCs w:val="28"/>
        </w:rPr>
        <w:t>陳組</w:t>
      </w:r>
      <w:r w:rsidRPr="0076747D">
        <w:rPr>
          <w:rFonts w:eastAsia="標楷體"/>
          <w:sz w:val="28"/>
          <w:szCs w:val="28"/>
        </w:rPr>
        <w:t>主任</w:t>
      </w:r>
      <w:r w:rsidRPr="0076747D">
        <w:rPr>
          <w:rFonts w:ascii="標楷體" w:eastAsia="標楷體" w:hAnsi="標楷體"/>
          <w:sz w:val="28"/>
          <w:szCs w:val="28"/>
        </w:rPr>
        <w:t>綺霞</w:t>
      </w:r>
      <w:r w:rsidRPr="0076747D">
        <w:rPr>
          <w:rFonts w:eastAsia="標楷體"/>
          <w:sz w:val="28"/>
          <w:szCs w:val="28"/>
        </w:rPr>
        <w:t>、</w:t>
      </w:r>
      <w:r w:rsidR="00986339">
        <w:rPr>
          <w:rFonts w:eastAsia="標楷體"/>
          <w:sz w:val="28"/>
          <w:szCs w:val="28"/>
        </w:rPr>
        <w:t>展示組蕭組主任國鴻、科技教育組</w:t>
      </w:r>
      <w:r w:rsidRPr="0076747D">
        <w:rPr>
          <w:rFonts w:eastAsia="標楷體"/>
          <w:sz w:val="28"/>
          <w:szCs w:val="28"/>
        </w:rPr>
        <w:t>王</w:t>
      </w:r>
      <w:r w:rsidRPr="0076747D">
        <w:rPr>
          <w:rFonts w:eastAsia="標楷體" w:hint="eastAsia"/>
          <w:sz w:val="28"/>
          <w:szCs w:val="28"/>
        </w:rPr>
        <w:t>組</w:t>
      </w:r>
      <w:r w:rsidRPr="0076747D">
        <w:rPr>
          <w:rFonts w:eastAsia="標楷體"/>
          <w:sz w:val="28"/>
          <w:szCs w:val="28"/>
        </w:rPr>
        <w:t>主</w:t>
      </w:r>
      <w:r w:rsidRPr="0076747D">
        <w:rPr>
          <w:rFonts w:ascii="標楷體" w:eastAsia="標楷體" w:hAnsi="標楷體"/>
          <w:sz w:val="28"/>
          <w:szCs w:val="28"/>
        </w:rPr>
        <w:t>任兩全</w:t>
      </w:r>
      <w:r w:rsidR="00CC0A7D">
        <w:rPr>
          <w:rFonts w:ascii="標楷體" w:eastAsia="標楷體" w:hAnsi="標楷體" w:hint="eastAsia"/>
          <w:sz w:val="28"/>
          <w:szCs w:val="28"/>
        </w:rPr>
        <w:t>(請假，由王專員珠玲代理)</w:t>
      </w:r>
      <w:r w:rsidRPr="0076747D">
        <w:rPr>
          <w:rFonts w:eastAsia="標楷體" w:hint="eastAsia"/>
          <w:sz w:val="28"/>
        </w:rPr>
        <w:t>、</w:t>
      </w:r>
      <w:r w:rsidR="00986339">
        <w:rPr>
          <w:rFonts w:eastAsia="標楷體" w:hint="eastAsia"/>
          <w:sz w:val="28"/>
        </w:rPr>
        <w:t>公共服務組</w:t>
      </w:r>
      <w:r w:rsidR="00986339" w:rsidRPr="0076747D">
        <w:rPr>
          <w:rFonts w:ascii="標楷體" w:eastAsia="標楷體" w:hAnsi="標楷體"/>
          <w:sz w:val="28"/>
          <w:szCs w:val="28"/>
        </w:rPr>
        <w:t>張簡</w:t>
      </w:r>
      <w:r w:rsidR="00986339" w:rsidRPr="0076747D">
        <w:rPr>
          <w:rFonts w:ascii="標楷體" w:eastAsia="標楷體" w:hAnsi="標楷體" w:hint="eastAsia"/>
          <w:sz w:val="28"/>
          <w:szCs w:val="28"/>
        </w:rPr>
        <w:t>組主任</w:t>
      </w:r>
      <w:r w:rsidR="00986339" w:rsidRPr="0076747D">
        <w:rPr>
          <w:rFonts w:ascii="標楷體" w:eastAsia="標楷體" w:hAnsi="標楷體"/>
          <w:sz w:val="28"/>
          <w:szCs w:val="28"/>
        </w:rPr>
        <w:t>智挺</w:t>
      </w:r>
      <w:r w:rsidR="00986339" w:rsidRPr="0076747D">
        <w:rPr>
          <w:rFonts w:eastAsia="標楷體"/>
          <w:sz w:val="28"/>
          <w:szCs w:val="28"/>
        </w:rPr>
        <w:t>、</w:t>
      </w:r>
      <w:r w:rsidR="00986339">
        <w:rPr>
          <w:rFonts w:eastAsia="標楷體"/>
          <w:sz w:val="28"/>
          <w:szCs w:val="28"/>
        </w:rPr>
        <w:t>秘書室</w:t>
      </w:r>
      <w:r w:rsidR="00847012">
        <w:rPr>
          <w:rFonts w:eastAsia="標楷體" w:hint="eastAsia"/>
          <w:sz w:val="28"/>
          <w:szCs w:val="28"/>
        </w:rPr>
        <w:t>曹</w:t>
      </w:r>
      <w:r w:rsidRPr="0076747D">
        <w:rPr>
          <w:rFonts w:eastAsia="標楷體" w:hint="eastAsia"/>
          <w:sz w:val="28"/>
          <w:szCs w:val="28"/>
        </w:rPr>
        <w:t>主任</w:t>
      </w:r>
      <w:r w:rsidR="00847012">
        <w:rPr>
          <w:rFonts w:eastAsia="標楷體" w:hint="eastAsia"/>
          <w:sz w:val="28"/>
          <w:szCs w:val="28"/>
        </w:rPr>
        <w:t>志賢</w:t>
      </w:r>
      <w:r w:rsidRPr="0076747D">
        <w:rPr>
          <w:rFonts w:ascii="標楷體" w:eastAsia="標楷體" w:hAnsi="標楷體"/>
          <w:sz w:val="28"/>
          <w:szCs w:val="28"/>
        </w:rPr>
        <w:t>、</w:t>
      </w:r>
      <w:r w:rsidR="00986339">
        <w:rPr>
          <w:rFonts w:ascii="標楷體" w:eastAsia="標楷體" w:hAnsi="標楷體"/>
          <w:sz w:val="28"/>
          <w:szCs w:val="28"/>
        </w:rPr>
        <w:t>人事室</w:t>
      </w:r>
      <w:r w:rsidR="00C62F25">
        <w:rPr>
          <w:rFonts w:ascii="標楷體" w:eastAsia="標楷體" w:hAnsi="標楷體" w:hint="eastAsia"/>
          <w:sz w:val="28"/>
          <w:szCs w:val="28"/>
        </w:rPr>
        <w:t>李主任水生</w:t>
      </w:r>
      <w:r w:rsidRPr="0076747D">
        <w:rPr>
          <w:rFonts w:ascii="標楷體" w:eastAsia="標楷體" w:hAnsi="標楷體"/>
          <w:sz w:val="28"/>
          <w:szCs w:val="28"/>
        </w:rPr>
        <w:t>、</w:t>
      </w:r>
      <w:r w:rsidR="00986339" w:rsidRPr="00CA6634">
        <w:rPr>
          <w:rFonts w:ascii="標楷體" w:eastAsia="標楷體" w:hAnsi="標楷體"/>
          <w:color w:val="000000" w:themeColor="text1"/>
          <w:sz w:val="28"/>
          <w:szCs w:val="28"/>
        </w:rPr>
        <w:t>主計室</w:t>
      </w:r>
      <w:r w:rsidR="00D626BE" w:rsidRPr="00CA6634">
        <w:rPr>
          <w:rFonts w:ascii="標楷體" w:eastAsia="標楷體" w:hAnsi="標楷體" w:hint="eastAsia"/>
          <w:color w:val="000000" w:themeColor="text1"/>
          <w:sz w:val="28"/>
          <w:szCs w:val="28"/>
        </w:rPr>
        <w:t>李</w:t>
      </w:r>
      <w:r w:rsidRPr="00CA6634">
        <w:rPr>
          <w:rFonts w:ascii="標楷體" w:eastAsia="標楷體" w:hAnsi="標楷體"/>
          <w:color w:val="000000" w:themeColor="text1"/>
          <w:sz w:val="28"/>
          <w:szCs w:val="28"/>
        </w:rPr>
        <w:t>主任</w:t>
      </w:r>
      <w:r w:rsidR="00D626BE" w:rsidRPr="00CA6634">
        <w:rPr>
          <w:rFonts w:ascii="標楷體" w:eastAsia="標楷體" w:hAnsi="標楷體" w:hint="eastAsia"/>
          <w:color w:val="000000" w:themeColor="text1"/>
          <w:sz w:val="28"/>
          <w:szCs w:val="28"/>
        </w:rPr>
        <w:t>佳靜</w:t>
      </w:r>
      <w:r w:rsidRPr="00CA6634">
        <w:rPr>
          <w:rFonts w:ascii="標楷體" w:eastAsia="標楷體" w:hAnsi="標楷體"/>
          <w:color w:val="000000" w:themeColor="text1"/>
          <w:sz w:val="28"/>
          <w:szCs w:val="28"/>
        </w:rPr>
        <w:t>、</w:t>
      </w:r>
      <w:r w:rsidR="00231003" w:rsidRPr="00CA6634">
        <w:rPr>
          <w:rFonts w:eastAsia="標楷體" w:hint="eastAsia"/>
          <w:color w:val="000000" w:themeColor="text1"/>
          <w:sz w:val="28"/>
        </w:rPr>
        <w:t>媒</w:t>
      </w:r>
      <w:r w:rsidR="00231003">
        <w:rPr>
          <w:rFonts w:eastAsia="標楷體" w:hint="eastAsia"/>
          <w:sz w:val="28"/>
        </w:rPr>
        <w:t>體宣傳</w:t>
      </w:r>
      <w:r w:rsidRPr="00B53BA1">
        <w:rPr>
          <w:rFonts w:eastAsia="標楷體" w:hint="eastAsia"/>
          <w:sz w:val="28"/>
        </w:rPr>
        <w:t>小組</w:t>
      </w:r>
      <w:r w:rsidR="00231003">
        <w:rPr>
          <w:rFonts w:eastAsia="標楷體" w:hint="eastAsia"/>
          <w:sz w:val="28"/>
        </w:rPr>
        <w:t>楊</w:t>
      </w:r>
      <w:r>
        <w:rPr>
          <w:rFonts w:ascii="標楷體" w:eastAsia="標楷體" w:hAnsi="標楷體" w:hint="eastAsia"/>
          <w:sz w:val="28"/>
          <w:szCs w:val="28"/>
        </w:rPr>
        <w:t>召集人</w:t>
      </w:r>
      <w:r w:rsidR="00231003">
        <w:rPr>
          <w:rFonts w:eastAsia="標楷體" w:hint="eastAsia"/>
          <w:sz w:val="28"/>
        </w:rPr>
        <w:t>憶婷</w:t>
      </w:r>
      <w:r w:rsidR="00986339" w:rsidRPr="0076747D">
        <w:rPr>
          <w:rFonts w:eastAsia="標楷體" w:hint="eastAsia"/>
          <w:sz w:val="28"/>
        </w:rPr>
        <w:t>、</w:t>
      </w:r>
      <w:r w:rsidR="00847012">
        <w:rPr>
          <w:rFonts w:eastAsia="標楷體" w:hint="eastAsia"/>
          <w:sz w:val="28"/>
        </w:rPr>
        <w:t>綜合規劃小組</w:t>
      </w:r>
      <w:r w:rsidR="00986339">
        <w:rPr>
          <w:rFonts w:eastAsia="標楷體" w:hint="eastAsia"/>
          <w:sz w:val="28"/>
        </w:rPr>
        <w:t>鄭秘書宗哲</w:t>
      </w:r>
    </w:p>
    <w:p w14:paraId="7BFB0292" w14:textId="55B323F0" w:rsidR="0017717E" w:rsidRPr="0076747D" w:rsidRDefault="0017717E" w:rsidP="0017717E">
      <w:pPr>
        <w:spacing w:line="600" w:lineRule="exact"/>
        <w:ind w:left="1440" w:hanging="1440"/>
        <w:rPr>
          <w:rFonts w:eastAsia="標楷體"/>
          <w:b/>
          <w:sz w:val="28"/>
          <w:szCs w:val="28"/>
        </w:rPr>
      </w:pPr>
      <w:r w:rsidRPr="0076747D">
        <w:rPr>
          <w:rFonts w:eastAsia="標楷體"/>
          <w:sz w:val="28"/>
          <w:szCs w:val="28"/>
        </w:rPr>
        <w:t>列席人員：</w:t>
      </w:r>
      <w:r w:rsidR="0088072A">
        <w:rPr>
          <w:rFonts w:eastAsia="標楷體"/>
          <w:sz w:val="28"/>
          <w:szCs w:val="28"/>
        </w:rPr>
        <w:t>館長室</w:t>
      </w:r>
      <w:r w:rsidR="00847012">
        <w:rPr>
          <w:rFonts w:eastAsia="標楷體" w:hint="eastAsia"/>
          <w:sz w:val="28"/>
          <w:szCs w:val="28"/>
        </w:rPr>
        <w:t>林專員慧娟</w:t>
      </w:r>
      <w:r w:rsidRPr="0076747D">
        <w:rPr>
          <w:rFonts w:eastAsia="標楷體" w:hint="eastAsia"/>
          <w:sz w:val="28"/>
          <w:szCs w:val="28"/>
        </w:rPr>
        <w:t>、</w:t>
      </w:r>
      <w:r w:rsidR="0088072A">
        <w:rPr>
          <w:rFonts w:eastAsia="標楷體" w:hint="eastAsia"/>
          <w:sz w:val="28"/>
          <w:szCs w:val="28"/>
        </w:rPr>
        <w:t>秘書室</w:t>
      </w:r>
      <w:r w:rsidR="00330807">
        <w:rPr>
          <w:rFonts w:eastAsia="標楷體" w:hint="eastAsia"/>
          <w:sz w:val="28"/>
          <w:szCs w:val="28"/>
        </w:rPr>
        <w:t>劉瑾藝</w:t>
      </w:r>
    </w:p>
    <w:p w14:paraId="679E9D90" w14:textId="77777777" w:rsidR="0065228D" w:rsidRPr="0017717E" w:rsidRDefault="0065228D" w:rsidP="00D8624E">
      <w:pPr>
        <w:spacing w:beforeLines="50" w:before="120" w:line="360" w:lineRule="exact"/>
        <w:rPr>
          <w:rFonts w:eastAsia="標楷體"/>
          <w:b/>
          <w:color w:val="0000FF"/>
          <w:sz w:val="28"/>
          <w:szCs w:val="28"/>
        </w:rPr>
      </w:pPr>
    </w:p>
    <w:p w14:paraId="4B0F8756" w14:textId="1DF9973D" w:rsidR="002E386C" w:rsidRDefault="00583B68" w:rsidP="00D8624E">
      <w:pPr>
        <w:spacing w:beforeLines="50" w:before="120" w:line="360" w:lineRule="exact"/>
        <w:rPr>
          <w:rFonts w:eastAsia="標楷體"/>
          <w:b/>
          <w:sz w:val="28"/>
          <w:szCs w:val="28"/>
        </w:rPr>
      </w:pPr>
      <w:r w:rsidRPr="00986339">
        <w:rPr>
          <w:rFonts w:eastAsia="標楷體"/>
          <w:b/>
          <w:sz w:val="28"/>
          <w:szCs w:val="28"/>
          <w:shd w:val="pct15" w:color="auto" w:fill="FFFFFF"/>
        </w:rPr>
        <w:t>摘錄</w:t>
      </w:r>
      <w:r w:rsidR="00310F4C" w:rsidRPr="00986339">
        <w:rPr>
          <w:rFonts w:eastAsia="標楷體"/>
          <w:b/>
          <w:sz w:val="28"/>
          <w:szCs w:val="28"/>
          <w:shd w:val="pct15" w:color="auto" w:fill="FFFFFF"/>
        </w:rPr>
        <w:t>20</w:t>
      </w:r>
      <w:r w:rsidR="00310F4C" w:rsidRPr="00986339">
        <w:rPr>
          <w:rFonts w:eastAsia="標楷體" w:hint="eastAsia"/>
          <w:b/>
          <w:sz w:val="28"/>
          <w:szCs w:val="28"/>
          <w:shd w:val="pct15" w:color="auto" w:fill="FFFFFF"/>
        </w:rPr>
        <w:t>2</w:t>
      </w:r>
      <w:r w:rsidR="009A1E03">
        <w:rPr>
          <w:rFonts w:eastAsia="標楷體" w:hint="eastAsia"/>
          <w:b/>
          <w:sz w:val="28"/>
          <w:szCs w:val="28"/>
          <w:shd w:val="pct15" w:color="auto" w:fill="FFFFFF"/>
        </w:rPr>
        <w:t>50122</w:t>
      </w:r>
      <w:r w:rsidR="00A079BD" w:rsidRPr="00986339">
        <w:rPr>
          <w:rFonts w:eastAsia="標楷體"/>
          <w:b/>
          <w:sz w:val="28"/>
          <w:szCs w:val="28"/>
          <w:shd w:val="pct15" w:color="auto" w:fill="FFFFFF"/>
        </w:rPr>
        <w:t>第</w:t>
      </w:r>
      <w:r w:rsidR="000120ED">
        <w:rPr>
          <w:rFonts w:eastAsia="標楷體" w:hint="eastAsia"/>
          <w:b/>
          <w:sz w:val="28"/>
          <w:szCs w:val="28"/>
          <w:shd w:val="pct15" w:color="auto" w:fill="FFFFFF"/>
        </w:rPr>
        <w:t>2</w:t>
      </w:r>
      <w:r w:rsidR="00A079BD" w:rsidRPr="00986339">
        <w:rPr>
          <w:rFonts w:eastAsia="標楷體"/>
          <w:b/>
          <w:sz w:val="28"/>
          <w:szCs w:val="28"/>
          <w:shd w:val="pct15" w:color="auto" w:fill="FFFFFF"/>
        </w:rPr>
        <w:t>次館務會報</w:t>
      </w:r>
      <w:r w:rsidRPr="00986339">
        <w:rPr>
          <w:rFonts w:eastAsia="標楷體"/>
          <w:b/>
          <w:sz w:val="28"/>
          <w:szCs w:val="28"/>
          <w:shd w:val="pct15" w:color="auto" w:fill="FFFFFF"/>
        </w:rPr>
        <w:t>紀錄</w:t>
      </w:r>
    </w:p>
    <w:p w14:paraId="74200F80" w14:textId="1B0B591A" w:rsidR="007661F2" w:rsidRPr="00047099" w:rsidRDefault="005C2F4D" w:rsidP="00047099">
      <w:pPr>
        <w:widowControl/>
        <w:tabs>
          <w:tab w:val="left" w:pos="1579"/>
          <w:tab w:val="left" w:pos="1939"/>
        </w:tabs>
        <w:adjustRightInd w:val="0"/>
        <w:snapToGrid w:val="0"/>
        <w:spacing w:line="360" w:lineRule="exact"/>
        <w:jc w:val="both"/>
        <w:rPr>
          <w:rFonts w:eastAsia="標楷體"/>
          <w:kern w:val="0"/>
          <w:szCs w:val="24"/>
        </w:rPr>
      </w:pPr>
      <w:r w:rsidRPr="005C2F4D">
        <w:rPr>
          <w:rFonts w:eastAsia="標楷體" w:hint="eastAsia"/>
          <w:kern w:val="0"/>
          <w:szCs w:val="24"/>
        </w:rPr>
        <w:t>洽悉</w:t>
      </w:r>
      <w:r>
        <w:rPr>
          <w:rFonts w:eastAsia="標楷體" w:hint="eastAsia"/>
          <w:kern w:val="0"/>
          <w:szCs w:val="24"/>
        </w:rPr>
        <w:t>。</w:t>
      </w:r>
    </w:p>
    <w:p w14:paraId="64733DE0" w14:textId="77777777" w:rsidR="007437C0" w:rsidRPr="00533F6F" w:rsidRDefault="007437C0" w:rsidP="00860E33">
      <w:pPr>
        <w:spacing w:line="360" w:lineRule="exact"/>
        <w:rPr>
          <w:rFonts w:eastAsia="標楷體"/>
          <w:b/>
          <w:sz w:val="28"/>
          <w:szCs w:val="28"/>
        </w:rPr>
      </w:pPr>
      <w:r w:rsidRPr="00533F6F">
        <w:rPr>
          <w:rFonts w:eastAsia="標楷體"/>
          <w:b/>
          <w:sz w:val="28"/>
          <w:szCs w:val="28"/>
        </w:rPr>
        <w:t>研考報告</w:t>
      </w:r>
    </w:p>
    <w:p w14:paraId="7DAEFCD6" w14:textId="77777777" w:rsidR="00091F22" w:rsidRPr="00155EDA" w:rsidRDefault="00091F22" w:rsidP="00091F22">
      <w:pPr>
        <w:pStyle w:val="aff9"/>
        <w:kinsoku w:val="0"/>
        <w:ind w:leftChars="0" w:left="360"/>
        <w:rPr>
          <w:rFonts w:ascii="標楷體" w:eastAsia="標楷體" w:hAnsi="標楷體"/>
          <w:sz w:val="20"/>
          <w:szCs w:val="20"/>
        </w:rPr>
      </w:pPr>
      <w:r w:rsidRPr="00155EDA">
        <w:rPr>
          <w:rFonts w:eastAsia="標楷體" w:hint="eastAsia"/>
          <w:szCs w:val="32"/>
        </w:rPr>
        <w:t>本次管考事項業於本年</w:t>
      </w:r>
      <w:r>
        <w:rPr>
          <w:rFonts w:eastAsia="標楷體"/>
          <w:szCs w:val="32"/>
        </w:rPr>
        <w:t>2</w:t>
      </w:r>
      <w:r w:rsidRPr="00155EDA">
        <w:rPr>
          <w:rFonts w:eastAsia="標楷體"/>
          <w:szCs w:val="32"/>
        </w:rPr>
        <w:t>月</w:t>
      </w:r>
      <w:r w:rsidRPr="00155EDA">
        <w:rPr>
          <w:rFonts w:eastAsia="標楷體"/>
          <w:szCs w:val="32"/>
        </w:rPr>
        <w:t>6</w:t>
      </w:r>
      <w:r w:rsidRPr="00155EDA">
        <w:rPr>
          <w:rFonts w:eastAsia="標楷體"/>
          <w:szCs w:val="32"/>
        </w:rPr>
        <w:t>日由副館長召開管考案進度檢核會議，經會中討論及同仁補充辦理情形，確認已完成者</w:t>
      </w:r>
      <w:r w:rsidRPr="00155EDA">
        <w:rPr>
          <w:rFonts w:eastAsia="標楷體" w:hint="eastAsia"/>
          <w:szCs w:val="32"/>
        </w:rPr>
        <w:t>共</w:t>
      </w:r>
      <w:r w:rsidRPr="00155EDA">
        <w:rPr>
          <w:rFonts w:eastAsia="標楷體"/>
          <w:szCs w:val="32"/>
        </w:rPr>
        <w:t>計</w:t>
      </w:r>
      <w:r>
        <w:rPr>
          <w:rFonts w:eastAsia="標楷體" w:hint="eastAsia"/>
          <w:szCs w:val="32"/>
        </w:rPr>
        <w:t>7</w:t>
      </w:r>
      <w:r w:rsidRPr="00155EDA">
        <w:rPr>
          <w:rFonts w:eastAsia="標楷體"/>
          <w:szCs w:val="32"/>
        </w:rPr>
        <w:t>項，詳下表</w:t>
      </w:r>
    </w:p>
    <w:tbl>
      <w:tblPr>
        <w:tblW w:w="9563" w:type="dxa"/>
        <w:jc w:val="center"/>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296"/>
        <w:gridCol w:w="736"/>
        <w:gridCol w:w="2930"/>
        <w:gridCol w:w="708"/>
        <w:gridCol w:w="2934"/>
        <w:gridCol w:w="1045"/>
        <w:gridCol w:w="914"/>
      </w:tblGrid>
      <w:tr w:rsidR="00091F22" w14:paraId="184EAB40" w14:textId="77777777" w:rsidTr="00D47C11">
        <w:trPr>
          <w:tblHeader/>
          <w:jc w:val="center"/>
        </w:trPr>
        <w:tc>
          <w:tcPr>
            <w:tcW w:w="296" w:type="dxa"/>
            <w:tcBorders>
              <w:top w:val="single" w:sz="6" w:space="0" w:color="auto"/>
              <w:left w:val="single" w:sz="6" w:space="0" w:color="auto"/>
              <w:bottom w:val="single" w:sz="6" w:space="0" w:color="auto"/>
              <w:right w:val="single" w:sz="6" w:space="0" w:color="auto"/>
            </w:tcBorders>
            <w:shd w:val="clear" w:color="auto" w:fill="DBE5F1" w:themeFill="accent1" w:themeFillTint="33"/>
            <w:vAlign w:val="center"/>
            <w:hideMark/>
          </w:tcPr>
          <w:p w14:paraId="3D26A836" w14:textId="77777777" w:rsidR="00091F22" w:rsidRDefault="00091F22" w:rsidP="00D47C11">
            <w:pPr>
              <w:kinsoku w:val="0"/>
              <w:jc w:val="center"/>
              <w:rPr>
                <w:rFonts w:ascii="標楷體" w:eastAsia="標楷體" w:hAnsi="標楷體"/>
                <w:sz w:val="20"/>
              </w:rPr>
            </w:pPr>
            <w:r>
              <w:rPr>
                <w:rFonts w:ascii="標楷體" w:eastAsia="標楷體" w:hAnsi="標楷體" w:hint="eastAsia"/>
                <w:sz w:val="20"/>
              </w:rPr>
              <w:t>序號</w:t>
            </w:r>
          </w:p>
        </w:tc>
        <w:tc>
          <w:tcPr>
            <w:tcW w:w="736" w:type="dxa"/>
            <w:tcBorders>
              <w:top w:val="single" w:sz="6" w:space="0" w:color="auto"/>
              <w:left w:val="single" w:sz="6" w:space="0" w:color="auto"/>
              <w:bottom w:val="single" w:sz="6" w:space="0" w:color="auto"/>
              <w:right w:val="single" w:sz="6" w:space="0" w:color="auto"/>
            </w:tcBorders>
            <w:shd w:val="clear" w:color="auto" w:fill="DBE5F1" w:themeFill="accent1" w:themeFillTint="33"/>
            <w:vAlign w:val="center"/>
            <w:hideMark/>
          </w:tcPr>
          <w:p w14:paraId="0F0FECDF" w14:textId="77777777" w:rsidR="00091F22" w:rsidRDefault="00091F22" w:rsidP="00D47C11">
            <w:pPr>
              <w:kinsoku w:val="0"/>
              <w:jc w:val="center"/>
              <w:rPr>
                <w:rFonts w:ascii="標楷體" w:eastAsia="標楷體" w:hAnsi="標楷體"/>
                <w:sz w:val="20"/>
              </w:rPr>
            </w:pPr>
            <w:r>
              <w:rPr>
                <w:rFonts w:ascii="標楷體" w:eastAsia="標楷體" w:hAnsi="標楷體" w:hint="eastAsia"/>
                <w:sz w:val="20"/>
              </w:rPr>
              <w:t>管考</w:t>
            </w:r>
          </w:p>
          <w:p w14:paraId="70FEE4E6" w14:textId="77777777" w:rsidR="00091F22" w:rsidRDefault="00091F22" w:rsidP="00D47C11">
            <w:pPr>
              <w:kinsoku w:val="0"/>
              <w:jc w:val="center"/>
              <w:rPr>
                <w:rFonts w:ascii="標楷體" w:eastAsia="標楷體" w:hAnsi="標楷體"/>
                <w:sz w:val="20"/>
              </w:rPr>
            </w:pPr>
            <w:r>
              <w:rPr>
                <w:rFonts w:ascii="標楷體" w:eastAsia="標楷體" w:hAnsi="標楷體" w:hint="eastAsia"/>
                <w:sz w:val="20"/>
              </w:rPr>
              <w:t>案號</w:t>
            </w:r>
          </w:p>
        </w:tc>
        <w:tc>
          <w:tcPr>
            <w:tcW w:w="2930" w:type="dxa"/>
            <w:tcBorders>
              <w:top w:val="single" w:sz="6" w:space="0" w:color="auto"/>
              <w:left w:val="single" w:sz="6" w:space="0" w:color="auto"/>
              <w:bottom w:val="single" w:sz="6" w:space="0" w:color="auto"/>
              <w:right w:val="single" w:sz="6" w:space="0" w:color="auto"/>
            </w:tcBorders>
            <w:shd w:val="clear" w:color="auto" w:fill="DBE5F1" w:themeFill="accent1" w:themeFillTint="33"/>
            <w:vAlign w:val="center"/>
            <w:hideMark/>
          </w:tcPr>
          <w:p w14:paraId="7DA04D1A" w14:textId="77777777" w:rsidR="00091F22" w:rsidRDefault="00091F22" w:rsidP="00D47C11">
            <w:pPr>
              <w:kinsoku w:val="0"/>
              <w:jc w:val="center"/>
              <w:rPr>
                <w:rFonts w:ascii="標楷體" w:eastAsia="標楷體" w:hAnsi="標楷體"/>
                <w:sz w:val="20"/>
              </w:rPr>
            </w:pPr>
            <w:r>
              <w:rPr>
                <w:rFonts w:ascii="標楷體" w:eastAsia="標楷體" w:hAnsi="標楷體" w:hint="eastAsia"/>
                <w:sz w:val="20"/>
              </w:rPr>
              <w:t>管考內容</w:t>
            </w:r>
          </w:p>
        </w:tc>
        <w:tc>
          <w:tcPr>
            <w:tcW w:w="708" w:type="dxa"/>
            <w:tcBorders>
              <w:top w:val="single" w:sz="6" w:space="0" w:color="auto"/>
              <w:left w:val="single" w:sz="6" w:space="0" w:color="auto"/>
              <w:bottom w:val="single" w:sz="6" w:space="0" w:color="auto"/>
              <w:right w:val="single" w:sz="6" w:space="0" w:color="auto"/>
            </w:tcBorders>
            <w:shd w:val="clear" w:color="auto" w:fill="DBE5F1" w:themeFill="accent1" w:themeFillTint="33"/>
            <w:vAlign w:val="center"/>
            <w:hideMark/>
          </w:tcPr>
          <w:p w14:paraId="09BAE0E6" w14:textId="77777777" w:rsidR="00091F22" w:rsidRDefault="00091F22" w:rsidP="00D47C11">
            <w:pPr>
              <w:kinsoku w:val="0"/>
              <w:jc w:val="center"/>
              <w:rPr>
                <w:rFonts w:ascii="標楷體" w:eastAsia="標楷體" w:hAnsi="標楷體"/>
                <w:sz w:val="20"/>
              </w:rPr>
            </w:pPr>
            <w:r>
              <w:rPr>
                <w:rFonts w:ascii="標楷體" w:eastAsia="標楷體" w:hAnsi="標楷體" w:hint="eastAsia"/>
                <w:sz w:val="20"/>
              </w:rPr>
              <w:t>辦理</w:t>
            </w:r>
          </w:p>
          <w:p w14:paraId="6152942C" w14:textId="77777777" w:rsidR="00091F22" w:rsidRDefault="00091F22" w:rsidP="00D47C11">
            <w:pPr>
              <w:kinsoku w:val="0"/>
              <w:jc w:val="center"/>
              <w:rPr>
                <w:rFonts w:ascii="標楷體" w:eastAsia="標楷體" w:hAnsi="標楷體"/>
                <w:sz w:val="20"/>
              </w:rPr>
            </w:pPr>
            <w:r>
              <w:rPr>
                <w:rFonts w:ascii="標楷體" w:eastAsia="標楷體" w:hAnsi="標楷體" w:hint="eastAsia"/>
                <w:sz w:val="20"/>
              </w:rPr>
              <w:t>組室</w:t>
            </w:r>
          </w:p>
        </w:tc>
        <w:tc>
          <w:tcPr>
            <w:tcW w:w="2934" w:type="dxa"/>
            <w:tcBorders>
              <w:top w:val="single" w:sz="6" w:space="0" w:color="auto"/>
              <w:left w:val="single" w:sz="6" w:space="0" w:color="auto"/>
              <w:bottom w:val="single" w:sz="6" w:space="0" w:color="auto"/>
              <w:right w:val="single" w:sz="6" w:space="0" w:color="auto"/>
            </w:tcBorders>
            <w:shd w:val="clear" w:color="auto" w:fill="DBE5F1" w:themeFill="accent1" w:themeFillTint="33"/>
            <w:vAlign w:val="center"/>
            <w:hideMark/>
          </w:tcPr>
          <w:p w14:paraId="380B33CD" w14:textId="77777777" w:rsidR="00091F22" w:rsidRDefault="00091F22" w:rsidP="00D47C11">
            <w:pPr>
              <w:kinsoku w:val="0"/>
              <w:jc w:val="center"/>
              <w:rPr>
                <w:rFonts w:ascii="標楷體" w:eastAsia="標楷體" w:hAnsi="標楷體"/>
                <w:sz w:val="20"/>
              </w:rPr>
            </w:pPr>
            <w:r>
              <w:rPr>
                <w:rFonts w:ascii="標楷體" w:eastAsia="標楷體" w:hAnsi="標楷體" w:hint="eastAsia"/>
                <w:sz w:val="20"/>
              </w:rPr>
              <w:t>辦理情形</w:t>
            </w:r>
          </w:p>
        </w:tc>
        <w:tc>
          <w:tcPr>
            <w:tcW w:w="1045" w:type="dxa"/>
            <w:tcBorders>
              <w:top w:val="single" w:sz="6" w:space="0" w:color="auto"/>
              <w:left w:val="single" w:sz="6" w:space="0" w:color="auto"/>
              <w:bottom w:val="single" w:sz="6" w:space="0" w:color="auto"/>
              <w:right w:val="single" w:sz="6" w:space="0" w:color="auto"/>
            </w:tcBorders>
            <w:shd w:val="clear" w:color="auto" w:fill="DBE5F1" w:themeFill="accent1" w:themeFillTint="33"/>
            <w:vAlign w:val="center"/>
            <w:hideMark/>
          </w:tcPr>
          <w:p w14:paraId="20CF14D1" w14:textId="77777777" w:rsidR="00091F22" w:rsidRDefault="00091F22" w:rsidP="00D47C11">
            <w:pPr>
              <w:kinsoku w:val="0"/>
              <w:jc w:val="center"/>
              <w:rPr>
                <w:rFonts w:ascii="標楷體" w:eastAsia="標楷體" w:hAnsi="標楷體"/>
                <w:sz w:val="20"/>
              </w:rPr>
            </w:pPr>
            <w:r>
              <w:rPr>
                <w:rFonts w:ascii="標楷體" w:eastAsia="標楷體" w:hAnsi="標楷體" w:hint="eastAsia"/>
                <w:sz w:val="20"/>
              </w:rPr>
              <w:t>各組室預定完成日期</w:t>
            </w:r>
          </w:p>
        </w:tc>
        <w:tc>
          <w:tcPr>
            <w:tcW w:w="914" w:type="dxa"/>
            <w:tcBorders>
              <w:top w:val="single" w:sz="6" w:space="0" w:color="auto"/>
              <w:left w:val="single" w:sz="6" w:space="0" w:color="auto"/>
              <w:bottom w:val="single" w:sz="6" w:space="0" w:color="auto"/>
              <w:right w:val="single" w:sz="6" w:space="0" w:color="auto"/>
            </w:tcBorders>
            <w:shd w:val="clear" w:color="auto" w:fill="DBE5F1" w:themeFill="accent1" w:themeFillTint="33"/>
            <w:vAlign w:val="center"/>
            <w:hideMark/>
          </w:tcPr>
          <w:p w14:paraId="435E6B7E" w14:textId="77777777" w:rsidR="00091F22" w:rsidRDefault="00091F22" w:rsidP="00D47C11">
            <w:pPr>
              <w:kinsoku w:val="0"/>
              <w:jc w:val="center"/>
              <w:rPr>
                <w:rFonts w:ascii="標楷體" w:eastAsia="標楷體" w:hAnsi="標楷體"/>
                <w:sz w:val="20"/>
              </w:rPr>
            </w:pPr>
            <w:r>
              <w:rPr>
                <w:rFonts w:ascii="標楷體" w:eastAsia="標楷體" w:hAnsi="標楷體" w:hint="eastAsia"/>
                <w:sz w:val="20"/>
              </w:rPr>
              <w:t>本次進度檢查</w:t>
            </w:r>
          </w:p>
        </w:tc>
      </w:tr>
      <w:tr w:rsidR="00091F22" w14:paraId="56881455" w14:textId="77777777" w:rsidTr="00D47C11">
        <w:trPr>
          <w:jc w:val="center"/>
        </w:trPr>
        <w:tc>
          <w:tcPr>
            <w:tcW w:w="296" w:type="dxa"/>
            <w:tcBorders>
              <w:top w:val="single" w:sz="6" w:space="0" w:color="auto"/>
              <w:left w:val="single" w:sz="6" w:space="0" w:color="auto"/>
              <w:bottom w:val="single" w:sz="6" w:space="0" w:color="auto"/>
              <w:right w:val="single" w:sz="6" w:space="0" w:color="auto"/>
            </w:tcBorders>
            <w:shd w:val="clear" w:color="auto" w:fill="auto"/>
          </w:tcPr>
          <w:p w14:paraId="1D0C6E00" w14:textId="77777777" w:rsidR="00091F22" w:rsidRPr="009C190A" w:rsidRDefault="00091F22" w:rsidP="00B213FE">
            <w:pPr>
              <w:pStyle w:val="aff9"/>
              <w:widowControl/>
              <w:numPr>
                <w:ilvl w:val="0"/>
                <w:numId w:val="13"/>
              </w:numPr>
              <w:kinsoku w:val="0"/>
              <w:ind w:leftChars="0"/>
              <w:jc w:val="center"/>
              <w:rPr>
                <w:rFonts w:ascii="標楷體" w:eastAsia="標楷體" w:hAnsi="標楷體"/>
                <w:sz w:val="20"/>
                <w:szCs w:val="20"/>
              </w:rPr>
            </w:pPr>
          </w:p>
        </w:tc>
        <w:tc>
          <w:tcPr>
            <w:tcW w:w="736" w:type="dxa"/>
            <w:tcBorders>
              <w:top w:val="single" w:sz="6" w:space="0" w:color="auto"/>
              <w:left w:val="single" w:sz="6" w:space="0" w:color="auto"/>
              <w:bottom w:val="single" w:sz="6" w:space="0" w:color="auto"/>
              <w:right w:val="single" w:sz="6" w:space="0" w:color="auto"/>
            </w:tcBorders>
            <w:shd w:val="clear" w:color="auto" w:fill="auto"/>
            <w:hideMark/>
          </w:tcPr>
          <w:p w14:paraId="00E4AEE0" w14:textId="77777777" w:rsidR="00091F22" w:rsidRDefault="00091F22" w:rsidP="00D47C11">
            <w:pPr>
              <w:kinsoku w:val="0"/>
              <w:rPr>
                <w:rFonts w:ascii="標楷體" w:eastAsia="標楷體" w:hAnsi="標楷體"/>
                <w:sz w:val="20"/>
              </w:rPr>
            </w:pPr>
            <w:r>
              <w:rPr>
                <w:rFonts w:ascii="標楷體" w:eastAsia="標楷體" w:hAnsi="標楷體" w:hint="eastAsia"/>
                <w:sz w:val="20"/>
              </w:rPr>
              <w:t>113-274</w:t>
            </w:r>
          </w:p>
        </w:tc>
        <w:tc>
          <w:tcPr>
            <w:tcW w:w="2930" w:type="dxa"/>
            <w:tcBorders>
              <w:top w:val="single" w:sz="6" w:space="0" w:color="auto"/>
              <w:left w:val="single" w:sz="6" w:space="0" w:color="auto"/>
              <w:bottom w:val="single" w:sz="6" w:space="0" w:color="auto"/>
              <w:right w:val="single" w:sz="6" w:space="0" w:color="auto"/>
            </w:tcBorders>
            <w:shd w:val="clear" w:color="auto" w:fill="auto"/>
            <w:hideMark/>
          </w:tcPr>
          <w:p w14:paraId="601575AE" w14:textId="77777777" w:rsidR="00091F22" w:rsidRPr="001462E0" w:rsidRDefault="00091F22" w:rsidP="00D47C11">
            <w:pPr>
              <w:kinsoku w:val="0"/>
              <w:rPr>
                <w:rFonts w:ascii="標楷體" w:eastAsia="標楷體" w:hAnsi="標楷體"/>
              </w:rPr>
            </w:pPr>
            <w:r w:rsidRPr="001462E0">
              <w:rPr>
                <w:rFonts w:ascii="標楷體" w:eastAsia="標楷體" w:hAnsi="標楷體" w:hint="eastAsia"/>
              </w:rPr>
              <w:t>工業史蹟館展廳更新，目前展示組爭取教育部114年中程計畫經費，另亦可與中鋼或中油洽談合作，進行展廳更新。如中油石化事業部，有意願於氫能展期間辦理親子日來館參訪，可洽談合作計畫，請再提供整體規劃予該公司。預定1月底前由展廳召集人簽核，請依規劃辦理情形儘速簽陳。(20250122第2次)(20241023第19次)</w:t>
            </w:r>
          </w:p>
        </w:tc>
        <w:tc>
          <w:tcPr>
            <w:tcW w:w="708" w:type="dxa"/>
            <w:tcBorders>
              <w:top w:val="single" w:sz="6" w:space="0" w:color="auto"/>
              <w:left w:val="single" w:sz="6" w:space="0" w:color="auto"/>
              <w:bottom w:val="single" w:sz="6" w:space="0" w:color="auto"/>
              <w:right w:val="single" w:sz="6" w:space="0" w:color="auto"/>
            </w:tcBorders>
            <w:shd w:val="clear" w:color="auto" w:fill="auto"/>
            <w:hideMark/>
          </w:tcPr>
          <w:p w14:paraId="325077CB" w14:textId="77777777" w:rsidR="00091F22" w:rsidRDefault="00091F22" w:rsidP="00D47C11">
            <w:pPr>
              <w:kinsoku w:val="0"/>
              <w:rPr>
                <w:rFonts w:ascii="標楷體" w:eastAsia="標楷體" w:hAnsi="標楷體"/>
                <w:sz w:val="20"/>
              </w:rPr>
            </w:pPr>
            <w:r>
              <w:rPr>
                <w:rFonts w:ascii="標楷體" w:eastAsia="標楷體" w:hAnsi="標楷體" w:hint="eastAsia"/>
                <w:sz w:val="20"/>
              </w:rPr>
              <w:t>蒐研組</w:t>
            </w:r>
            <w:r>
              <w:rPr>
                <w:rFonts w:ascii="標楷體" w:eastAsia="標楷體" w:hAnsi="標楷體" w:hint="eastAsia"/>
                <w:sz w:val="20"/>
              </w:rPr>
              <w:br/>
              <w:t>展示組</w:t>
            </w:r>
          </w:p>
        </w:tc>
        <w:tc>
          <w:tcPr>
            <w:tcW w:w="2934" w:type="dxa"/>
            <w:tcBorders>
              <w:top w:val="single" w:sz="6" w:space="0" w:color="auto"/>
              <w:left w:val="single" w:sz="6" w:space="0" w:color="auto"/>
              <w:bottom w:val="single" w:sz="6" w:space="0" w:color="auto"/>
              <w:right w:val="single" w:sz="6" w:space="0" w:color="auto"/>
            </w:tcBorders>
            <w:shd w:val="clear" w:color="auto" w:fill="auto"/>
            <w:hideMark/>
          </w:tcPr>
          <w:p w14:paraId="5410750C" w14:textId="77777777" w:rsidR="00091F22" w:rsidRPr="009F2A7A" w:rsidRDefault="00091F22" w:rsidP="00D47C11">
            <w:pPr>
              <w:kinsoku w:val="0"/>
              <w:rPr>
                <w:rFonts w:ascii="標楷體" w:eastAsia="標楷體" w:hAnsi="標楷體"/>
              </w:rPr>
            </w:pPr>
            <w:r w:rsidRPr="009F2A7A">
              <w:rPr>
                <w:rFonts w:ascii="標楷體" w:eastAsia="標楷體" w:hAnsi="標楷體" w:hint="eastAsia"/>
              </w:rPr>
              <w:t>[</w:t>
            </w:r>
            <w:r w:rsidRPr="009F2A7A">
              <w:rPr>
                <w:rFonts w:ascii="標楷體" w:eastAsia="標楷體" w:hAnsi="標楷體" w:hint="eastAsia"/>
                <w:b/>
                <w:bCs/>
                <w:u w:val="single"/>
              </w:rPr>
              <w:t>蒐研組</w:t>
            </w:r>
            <w:r w:rsidRPr="009F2A7A">
              <w:rPr>
                <w:rFonts w:ascii="標楷體" w:eastAsia="標楷體" w:hAnsi="標楷體" w:hint="eastAsia"/>
              </w:rPr>
              <w:t>]</w:t>
            </w:r>
          </w:p>
          <w:p w14:paraId="2473CD43" w14:textId="3A5B1933" w:rsidR="009F2A7A" w:rsidRPr="009F2A7A" w:rsidRDefault="009F2A7A" w:rsidP="00B213FE">
            <w:pPr>
              <w:pStyle w:val="aff9"/>
              <w:numPr>
                <w:ilvl w:val="0"/>
                <w:numId w:val="86"/>
              </w:numPr>
              <w:kinsoku w:val="0"/>
              <w:ind w:leftChars="0"/>
              <w:rPr>
                <w:rFonts w:ascii="標楷體" w:eastAsia="標楷體" w:hAnsi="標楷體"/>
              </w:rPr>
            </w:pPr>
            <w:r w:rsidRPr="009F2A7A">
              <w:rPr>
                <w:rFonts w:ascii="標楷體" w:eastAsia="標楷體" w:hAnsi="標楷體" w:hint="eastAsia"/>
              </w:rPr>
              <w:t>台灣工業史蹟廳常設展更新展示全面更新計畫，已經於2月4日簽奉核可，並提供奉核簽電子檔建議列管案113-274解除列管，列為館務會報工作事項報告。</w:t>
            </w:r>
          </w:p>
          <w:p w14:paraId="7A00457A" w14:textId="43FBE48C" w:rsidR="00985642" w:rsidRPr="00985642" w:rsidRDefault="00985642" w:rsidP="00985642">
            <w:pPr>
              <w:pStyle w:val="aff9"/>
              <w:numPr>
                <w:ilvl w:val="0"/>
                <w:numId w:val="86"/>
              </w:numPr>
              <w:kinsoku w:val="0"/>
              <w:ind w:leftChars="0"/>
              <w:rPr>
                <w:rFonts w:ascii="標楷體" w:eastAsia="標楷體" w:hAnsi="標楷體"/>
              </w:rPr>
            </w:pPr>
            <w:r w:rsidRPr="00985642">
              <w:rPr>
                <w:rFonts w:ascii="標楷體" w:eastAsia="標楷體" w:hAnsi="標楷體" w:hint="eastAsia"/>
              </w:rPr>
              <w:t>本案經館長批示如副館長所擬，故後續將先以高雄市產業近百年發展史為主題(1920-2020年代)，策辦本館30周年館慶特展，再將部分展示內容移入工業史蹟廳</w:t>
            </w:r>
            <w:r w:rsidRPr="00985642">
              <w:rPr>
                <w:rFonts w:ascii="標楷體" w:eastAsia="標楷體" w:hAnsi="標楷體" w:hint="eastAsia"/>
              </w:rPr>
              <w:lastRenderedPageBreak/>
              <w:t>進行該廳局部更新。</w:t>
            </w:r>
          </w:p>
          <w:p w14:paraId="0C9743AC" w14:textId="61A6B9D7" w:rsidR="009F2A7A" w:rsidRDefault="00985642" w:rsidP="00985642">
            <w:pPr>
              <w:pStyle w:val="aff9"/>
              <w:numPr>
                <w:ilvl w:val="0"/>
                <w:numId w:val="86"/>
              </w:numPr>
              <w:kinsoku w:val="0"/>
              <w:ind w:leftChars="0"/>
              <w:rPr>
                <w:rFonts w:ascii="標楷體" w:eastAsia="標楷體" w:hAnsi="標楷體"/>
              </w:rPr>
            </w:pPr>
            <w:r w:rsidRPr="00985642">
              <w:rPr>
                <w:rFonts w:ascii="標楷體" w:eastAsia="標楷體" w:hAnsi="標楷體" w:hint="eastAsia"/>
              </w:rPr>
              <w:t>上該特展並經綜規小組簽奉核可成立工作小組，召集人為副館長，小組成員為蒐研組同仁陳淑菁、展示組同仁蘇宜湘與郭世文、綜規小組同仁張景勛。</w:t>
            </w:r>
          </w:p>
          <w:p w14:paraId="61924B45" w14:textId="555D1C3A" w:rsidR="009F2A7A" w:rsidRDefault="009F2A7A" w:rsidP="00B213FE">
            <w:pPr>
              <w:pStyle w:val="aff9"/>
              <w:numPr>
                <w:ilvl w:val="0"/>
                <w:numId w:val="86"/>
              </w:numPr>
              <w:kinsoku w:val="0"/>
              <w:ind w:leftChars="0"/>
              <w:rPr>
                <w:rFonts w:ascii="標楷體" w:eastAsia="標楷體" w:hAnsi="標楷體"/>
              </w:rPr>
            </w:pPr>
            <w:r w:rsidRPr="009F2A7A">
              <w:rPr>
                <w:rFonts w:ascii="標楷體" w:eastAsia="標楷體" w:hAnsi="標楷體" w:hint="eastAsia"/>
              </w:rPr>
              <w:t>工作小組第1次工作會議於2月11日下午4時召開，會中初步討論特展架構及後續執行分工，會議紀錄由綜規小組同仁張景勛簽核中。預定下次工作會議時間2月20日（四）下午2時召開。</w:t>
            </w:r>
          </w:p>
          <w:p w14:paraId="7010CCA3" w14:textId="40FF8DC9" w:rsidR="009F2A7A" w:rsidRPr="009F2A7A" w:rsidRDefault="009F2A7A" w:rsidP="00B213FE">
            <w:pPr>
              <w:pStyle w:val="aff9"/>
              <w:numPr>
                <w:ilvl w:val="0"/>
                <w:numId w:val="86"/>
              </w:numPr>
              <w:kinsoku w:val="0"/>
              <w:ind w:leftChars="0"/>
              <w:rPr>
                <w:rFonts w:ascii="標楷體" w:eastAsia="標楷體" w:hAnsi="標楷體"/>
              </w:rPr>
            </w:pPr>
            <w:r w:rsidRPr="009F2A7A">
              <w:rPr>
                <w:rFonts w:ascii="標楷體" w:eastAsia="標楷體" w:hAnsi="標楷體" w:hint="eastAsia"/>
              </w:rPr>
              <w:t>預定2月17-19日擇1日前往高雄市立歷史博物館參觀高雄產業主題特展，並拜訪該館館長討論合作事宜。</w:t>
            </w:r>
          </w:p>
          <w:p w14:paraId="16672015" w14:textId="4828C745" w:rsidR="00091F22" w:rsidRPr="009F2A7A" w:rsidRDefault="00091F22" w:rsidP="009F2A7A">
            <w:pPr>
              <w:kinsoku w:val="0"/>
              <w:rPr>
                <w:rFonts w:ascii="標楷體" w:eastAsia="標楷體" w:hAnsi="標楷體"/>
              </w:rPr>
            </w:pPr>
            <w:r w:rsidRPr="009F2A7A">
              <w:rPr>
                <w:rFonts w:ascii="標楷體" w:eastAsia="標楷體" w:hAnsi="標楷體" w:hint="eastAsia"/>
              </w:rPr>
              <w:t>[</w:t>
            </w:r>
            <w:r w:rsidRPr="009F2A7A">
              <w:rPr>
                <w:rFonts w:ascii="標楷體" w:eastAsia="標楷體" w:hAnsi="標楷體" w:hint="eastAsia"/>
                <w:b/>
                <w:bCs/>
                <w:u w:val="single"/>
              </w:rPr>
              <w:t>展示組</w:t>
            </w:r>
            <w:r w:rsidRPr="009F2A7A">
              <w:rPr>
                <w:rFonts w:ascii="標楷體" w:eastAsia="標楷體" w:hAnsi="標楷體" w:hint="eastAsia"/>
              </w:rPr>
              <w:t>]</w:t>
            </w:r>
            <w:r w:rsidRPr="009F2A7A">
              <w:rPr>
                <w:rFonts w:ascii="標楷體" w:eastAsia="標楷體" w:hAnsi="標楷體" w:hint="eastAsia"/>
              </w:rPr>
              <w:br/>
              <w:t>本案業於1月21日由展廳召集人簽出「台灣工業史蹟」展示廳全面更新計畫，奉核後本計畫將先提送教育部申請經費，並拜訪產業界尋求贊助。建請本案先行解除列管，後續辦理進度於館務會報提報。</w:t>
            </w:r>
          </w:p>
        </w:tc>
        <w:tc>
          <w:tcPr>
            <w:tcW w:w="1045" w:type="dxa"/>
            <w:tcBorders>
              <w:top w:val="single" w:sz="6" w:space="0" w:color="auto"/>
              <w:left w:val="single" w:sz="6" w:space="0" w:color="auto"/>
              <w:bottom w:val="single" w:sz="6" w:space="0" w:color="auto"/>
              <w:right w:val="single" w:sz="6" w:space="0" w:color="auto"/>
            </w:tcBorders>
            <w:shd w:val="clear" w:color="auto" w:fill="auto"/>
            <w:hideMark/>
          </w:tcPr>
          <w:p w14:paraId="0D468D7D" w14:textId="77777777" w:rsidR="00091F22" w:rsidRDefault="00091F22" w:rsidP="00D47C11">
            <w:pPr>
              <w:kinsoku w:val="0"/>
              <w:rPr>
                <w:rFonts w:ascii="標楷體" w:eastAsia="標楷體" w:hAnsi="標楷體"/>
                <w:sz w:val="20"/>
              </w:rPr>
            </w:pPr>
            <w:r>
              <w:rPr>
                <w:rFonts w:ascii="標楷體" w:eastAsia="標楷體" w:hAnsi="標楷體" w:hint="eastAsia"/>
                <w:sz w:val="20"/>
              </w:rPr>
              <w:lastRenderedPageBreak/>
              <w:t>[</w:t>
            </w:r>
            <w:r>
              <w:rPr>
                <w:rFonts w:ascii="標楷體" w:eastAsia="標楷體" w:hAnsi="標楷體" w:hint="eastAsia"/>
                <w:b/>
                <w:bCs/>
                <w:sz w:val="20"/>
                <w:u w:val="single"/>
              </w:rPr>
              <w:t>蒐研組</w:t>
            </w:r>
            <w:r>
              <w:rPr>
                <w:rFonts w:ascii="標楷體" w:eastAsia="標楷體" w:hAnsi="標楷體" w:hint="eastAsia"/>
                <w:sz w:val="20"/>
              </w:rPr>
              <w:t>]</w:t>
            </w:r>
            <w:r>
              <w:rPr>
                <w:rFonts w:ascii="標楷體" w:eastAsia="標楷體" w:hAnsi="標楷體" w:hint="eastAsia"/>
                <w:sz w:val="20"/>
              </w:rPr>
              <w:br/>
              <w:t>114/03/31</w:t>
            </w:r>
            <w:r>
              <w:rPr>
                <w:rFonts w:ascii="標楷體" w:eastAsia="標楷體" w:hAnsi="標楷體" w:hint="eastAsia"/>
                <w:sz w:val="20"/>
              </w:rPr>
              <w:br/>
              <w:t>[</w:t>
            </w:r>
            <w:r>
              <w:rPr>
                <w:rFonts w:ascii="標楷體" w:eastAsia="標楷體" w:hAnsi="標楷體" w:hint="eastAsia"/>
                <w:b/>
                <w:bCs/>
                <w:sz w:val="20"/>
                <w:u w:val="single"/>
              </w:rPr>
              <w:t>展示組</w:t>
            </w:r>
            <w:r>
              <w:rPr>
                <w:rFonts w:ascii="標楷體" w:eastAsia="標楷體" w:hAnsi="標楷體" w:hint="eastAsia"/>
                <w:sz w:val="20"/>
              </w:rPr>
              <w:t>]</w:t>
            </w:r>
            <w:r>
              <w:rPr>
                <w:rFonts w:ascii="標楷體" w:eastAsia="標楷體" w:hAnsi="標楷體" w:hint="eastAsia"/>
                <w:sz w:val="20"/>
              </w:rPr>
              <w:br/>
              <w:t>114/03/31</w:t>
            </w:r>
          </w:p>
        </w:tc>
        <w:tc>
          <w:tcPr>
            <w:tcW w:w="914" w:type="dxa"/>
            <w:tcBorders>
              <w:top w:val="single" w:sz="6" w:space="0" w:color="auto"/>
              <w:left w:val="single" w:sz="6" w:space="0" w:color="auto"/>
              <w:bottom w:val="single" w:sz="6" w:space="0" w:color="auto"/>
              <w:right w:val="single" w:sz="6" w:space="0" w:color="auto"/>
            </w:tcBorders>
            <w:shd w:val="clear" w:color="auto" w:fill="auto"/>
            <w:hideMark/>
          </w:tcPr>
          <w:p w14:paraId="66AEAF4D" w14:textId="77777777" w:rsidR="00091F22" w:rsidRDefault="00091F22" w:rsidP="00D47C11">
            <w:pPr>
              <w:kinsoku w:val="0"/>
              <w:rPr>
                <w:rFonts w:ascii="標楷體" w:eastAsia="標楷體" w:hAnsi="標楷體"/>
                <w:sz w:val="20"/>
              </w:rPr>
            </w:pPr>
            <w:r w:rsidRPr="00685CD5">
              <w:rPr>
                <w:rFonts w:ascii="標楷體" w:eastAsia="標楷體" w:hAnsi="標楷體"/>
                <w:sz w:val="20"/>
              </w:rPr>
              <w:t>已傳送奉核檔，解除列管。</w:t>
            </w:r>
          </w:p>
        </w:tc>
      </w:tr>
      <w:tr w:rsidR="00091F22" w14:paraId="6571DCBE" w14:textId="77777777" w:rsidTr="00D47C11">
        <w:trPr>
          <w:trHeight w:val="4393"/>
          <w:jc w:val="center"/>
        </w:trPr>
        <w:tc>
          <w:tcPr>
            <w:tcW w:w="296" w:type="dxa"/>
            <w:tcBorders>
              <w:top w:val="single" w:sz="6" w:space="0" w:color="auto"/>
              <w:left w:val="single" w:sz="6" w:space="0" w:color="auto"/>
              <w:bottom w:val="single" w:sz="6" w:space="0" w:color="auto"/>
              <w:right w:val="single" w:sz="6" w:space="0" w:color="auto"/>
            </w:tcBorders>
            <w:shd w:val="clear" w:color="auto" w:fill="auto"/>
          </w:tcPr>
          <w:p w14:paraId="3D80E848" w14:textId="77777777" w:rsidR="00091F22" w:rsidRPr="009C190A" w:rsidRDefault="00091F22" w:rsidP="00B213FE">
            <w:pPr>
              <w:pStyle w:val="aff9"/>
              <w:widowControl/>
              <w:numPr>
                <w:ilvl w:val="0"/>
                <w:numId w:val="13"/>
              </w:numPr>
              <w:kinsoku w:val="0"/>
              <w:ind w:leftChars="0"/>
              <w:jc w:val="center"/>
              <w:rPr>
                <w:rFonts w:ascii="標楷體" w:eastAsia="標楷體" w:hAnsi="標楷體"/>
                <w:sz w:val="20"/>
                <w:szCs w:val="20"/>
              </w:rPr>
            </w:pPr>
          </w:p>
        </w:tc>
        <w:tc>
          <w:tcPr>
            <w:tcW w:w="736" w:type="dxa"/>
            <w:tcBorders>
              <w:top w:val="single" w:sz="6" w:space="0" w:color="auto"/>
              <w:left w:val="single" w:sz="6" w:space="0" w:color="auto"/>
              <w:bottom w:val="single" w:sz="6" w:space="0" w:color="auto"/>
              <w:right w:val="single" w:sz="6" w:space="0" w:color="auto"/>
            </w:tcBorders>
            <w:shd w:val="clear" w:color="auto" w:fill="auto"/>
            <w:hideMark/>
          </w:tcPr>
          <w:p w14:paraId="155BDF1C" w14:textId="77777777" w:rsidR="00091F22" w:rsidRDefault="00091F22" w:rsidP="00D47C11">
            <w:pPr>
              <w:kinsoku w:val="0"/>
              <w:rPr>
                <w:rFonts w:ascii="標楷體" w:eastAsia="標楷體" w:hAnsi="標楷體"/>
                <w:sz w:val="20"/>
              </w:rPr>
            </w:pPr>
            <w:r>
              <w:rPr>
                <w:rFonts w:ascii="標楷體" w:eastAsia="標楷體" w:hAnsi="標楷體" w:hint="eastAsia"/>
                <w:sz w:val="20"/>
              </w:rPr>
              <w:t>113-295</w:t>
            </w:r>
          </w:p>
        </w:tc>
        <w:tc>
          <w:tcPr>
            <w:tcW w:w="2930" w:type="dxa"/>
            <w:tcBorders>
              <w:top w:val="single" w:sz="6" w:space="0" w:color="auto"/>
              <w:left w:val="single" w:sz="6" w:space="0" w:color="auto"/>
              <w:bottom w:val="single" w:sz="6" w:space="0" w:color="auto"/>
              <w:right w:val="single" w:sz="6" w:space="0" w:color="auto"/>
            </w:tcBorders>
            <w:shd w:val="clear" w:color="auto" w:fill="auto"/>
            <w:hideMark/>
          </w:tcPr>
          <w:p w14:paraId="008AFD8F" w14:textId="77777777" w:rsidR="00091F22" w:rsidRPr="001462E0" w:rsidRDefault="00091F22" w:rsidP="00D47C11">
            <w:pPr>
              <w:kinsoku w:val="0"/>
              <w:rPr>
                <w:rFonts w:ascii="標楷體" w:eastAsia="標楷體" w:hAnsi="標楷體"/>
              </w:rPr>
            </w:pPr>
            <w:r w:rsidRPr="001462E0">
              <w:rPr>
                <w:rFonts w:ascii="標楷體" w:eastAsia="標楷體" w:hAnsi="標楷體" w:hint="eastAsia"/>
              </w:rPr>
              <w:t>請展示組積極設計量測特展的相關文創品，俾利於特展現場販售。 應掌握民眾參觀後購買文創商品之心理，請釐清是否於現場設置文創商品販售區，並修正辦理情形文字內容。(2024/12/18第23次)(1131108輿情會議)</w:t>
            </w:r>
          </w:p>
        </w:tc>
        <w:tc>
          <w:tcPr>
            <w:tcW w:w="708" w:type="dxa"/>
            <w:tcBorders>
              <w:top w:val="single" w:sz="6" w:space="0" w:color="auto"/>
              <w:left w:val="single" w:sz="6" w:space="0" w:color="auto"/>
              <w:bottom w:val="single" w:sz="6" w:space="0" w:color="auto"/>
              <w:right w:val="single" w:sz="6" w:space="0" w:color="auto"/>
            </w:tcBorders>
            <w:shd w:val="clear" w:color="auto" w:fill="auto"/>
            <w:hideMark/>
          </w:tcPr>
          <w:p w14:paraId="6F2DF5E4" w14:textId="77777777" w:rsidR="00091F22" w:rsidRDefault="00091F22" w:rsidP="00D47C11">
            <w:pPr>
              <w:kinsoku w:val="0"/>
              <w:rPr>
                <w:rFonts w:ascii="標楷體" w:eastAsia="標楷體" w:hAnsi="標楷體"/>
                <w:sz w:val="20"/>
              </w:rPr>
            </w:pPr>
            <w:r>
              <w:rPr>
                <w:rFonts w:ascii="標楷體" w:eastAsia="標楷體" w:hAnsi="標楷體" w:hint="eastAsia"/>
                <w:sz w:val="20"/>
              </w:rPr>
              <w:t>展示組</w:t>
            </w:r>
          </w:p>
        </w:tc>
        <w:tc>
          <w:tcPr>
            <w:tcW w:w="2934" w:type="dxa"/>
            <w:tcBorders>
              <w:top w:val="single" w:sz="6" w:space="0" w:color="auto"/>
              <w:left w:val="single" w:sz="6" w:space="0" w:color="auto"/>
              <w:bottom w:val="single" w:sz="6" w:space="0" w:color="auto"/>
              <w:right w:val="single" w:sz="6" w:space="0" w:color="auto"/>
            </w:tcBorders>
            <w:shd w:val="clear" w:color="auto" w:fill="auto"/>
            <w:hideMark/>
          </w:tcPr>
          <w:p w14:paraId="513F2CB5" w14:textId="77777777" w:rsidR="00091F22" w:rsidRPr="001462E0" w:rsidRDefault="00091F22" w:rsidP="00D47C11">
            <w:pPr>
              <w:kinsoku w:val="0"/>
              <w:spacing w:after="240"/>
              <w:rPr>
                <w:rFonts w:ascii="標楷體" w:eastAsia="標楷體" w:hAnsi="標楷體"/>
              </w:rPr>
            </w:pPr>
            <w:r w:rsidRPr="001462E0">
              <w:rPr>
                <w:rFonts w:ascii="標楷體" w:eastAsia="標楷體" w:hAnsi="標楷體" w:hint="eastAsia"/>
              </w:rPr>
              <w:t>本案業於114年1月20日1146160141號簽已奉核完成解除列管。</w:t>
            </w:r>
            <w:r w:rsidRPr="001462E0">
              <w:rPr>
                <w:rFonts w:ascii="標楷體" w:eastAsia="標楷體" w:hAnsi="標楷體" w:hint="eastAsia"/>
              </w:rPr>
              <w:br/>
              <w:t>簽核內容說明，量測特展已積極設計相關文創品，包括紋身貼紙星座12款、紋身貼紙天神12款、展品磁鐵12款、主視覺資料夾3款、便條紙2款、天神布貼2款；相關文創品已於本特展廳內接近出口區設置文創商品販售區與一樓易奇趣商店販售。已完成管考項目，建請同意解除列管。</w:t>
            </w:r>
          </w:p>
        </w:tc>
        <w:tc>
          <w:tcPr>
            <w:tcW w:w="1045" w:type="dxa"/>
            <w:tcBorders>
              <w:top w:val="single" w:sz="6" w:space="0" w:color="auto"/>
              <w:left w:val="single" w:sz="6" w:space="0" w:color="auto"/>
              <w:bottom w:val="single" w:sz="6" w:space="0" w:color="auto"/>
              <w:right w:val="single" w:sz="6" w:space="0" w:color="auto"/>
            </w:tcBorders>
            <w:shd w:val="clear" w:color="auto" w:fill="auto"/>
            <w:hideMark/>
          </w:tcPr>
          <w:p w14:paraId="7FA2EAF3" w14:textId="77777777" w:rsidR="00091F22" w:rsidRDefault="00091F22" w:rsidP="00D47C11">
            <w:pPr>
              <w:kinsoku w:val="0"/>
              <w:rPr>
                <w:rFonts w:ascii="標楷體" w:eastAsia="標楷體" w:hAnsi="標楷體"/>
                <w:sz w:val="20"/>
              </w:rPr>
            </w:pPr>
            <w:r>
              <w:rPr>
                <w:rFonts w:ascii="標楷體" w:eastAsia="標楷體" w:hAnsi="標楷體" w:hint="eastAsia"/>
                <w:sz w:val="20"/>
              </w:rPr>
              <w:t>113/12/31</w:t>
            </w:r>
          </w:p>
        </w:tc>
        <w:tc>
          <w:tcPr>
            <w:tcW w:w="914" w:type="dxa"/>
            <w:tcBorders>
              <w:top w:val="single" w:sz="6" w:space="0" w:color="auto"/>
              <w:left w:val="single" w:sz="6" w:space="0" w:color="auto"/>
              <w:bottom w:val="single" w:sz="6" w:space="0" w:color="auto"/>
              <w:right w:val="single" w:sz="6" w:space="0" w:color="auto"/>
            </w:tcBorders>
            <w:shd w:val="clear" w:color="auto" w:fill="auto"/>
            <w:hideMark/>
          </w:tcPr>
          <w:p w14:paraId="281C6C42" w14:textId="77777777" w:rsidR="00091F22" w:rsidRDefault="00091F22" w:rsidP="00D47C11">
            <w:pPr>
              <w:kinsoku w:val="0"/>
              <w:rPr>
                <w:rFonts w:ascii="標楷體" w:eastAsia="標楷體" w:hAnsi="標楷體"/>
                <w:sz w:val="20"/>
              </w:rPr>
            </w:pPr>
            <w:r>
              <w:rPr>
                <w:rFonts w:ascii="標楷體" w:eastAsia="標楷體" w:hAnsi="標楷體" w:hint="eastAsia"/>
                <w:sz w:val="20"/>
              </w:rPr>
              <w:t>已傳送奉核檔，解除列管。</w:t>
            </w:r>
          </w:p>
        </w:tc>
      </w:tr>
      <w:tr w:rsidR="00091F22" w14:paraId="7DEAC33C" w14:textId="77777777" w:rsidTr="00D47C11">
        <w:trPr>
          <w:jc w:val="center"/>
        </w:trPr>
        <w:tc>
          <w:tcPr>
            <w:tcW w:w="296" w:type="dxa"/>
            <w:tcBorders>
              <w:top w:val="single" w:sz="6" w:space="0" w:color="auto"/>
              <w:left w:val="single" w:sz="6" w:space="0" w:color="auto"/>
              <w:bottom w:val="single" w:sz="6" w:space="0" w:color="auto"/>
              <w:right w:val="single" w:sz="6" w:space="0" w:color="auto"/>
            </w:tcBorders>
            <w:shd w:val="clear" w:color="auto" w:fill="auto"/>
          </w:tcPr>
          <w:p w14:paraId="5C2E4AC6" w14:textId="77777777" w:rsidR="00091F22" w:rsidRPr="009C190A" w:rsidRDefault="00091F22" w:rsidP="00B213FE">
            <w:pPr>
              <w:pStyle w:val="aff9"/>
              <w:widowControl/>
              <w:numPr>
                <w:ilvl w:val="0"/>
                <w:numId w:val="13"/>
              </w:numPr>
              <w:kinsoku w:val="0"/>
              <w:ind w:leftChars="0"/>
              <w:jc w:val="center"/>
              <w:rPr>
                <w:rFonts w:ascii="標楷體" w:eastAsia="標楷體" w:hAnsi="標楷體"/>
                <w:sz w:val="20"/>
                <w:szCs w:val="20"/>
              </w:rPr>
            </w:pPr>
          </w:p>
        </w:tc>
        <w:tc>
          <w:tcPr>
            <w:tcW w:w="736" w:type="dxa"/>
            <w:tcBorders>
              <w:top w:val="single" w:sz="6" w:space="0" w:color="auto"/>
              <w:left w:val="single" w:sz="6" w:space="0" w:color="auto"/>
              <w:bottom w:val="single" w:sz="6" w:space="0" w:color="auto"/>
              <w:right w:val="single" w:sz="6" w:space="0" w:color="auto"/>
            </w:tcBorders>
            <w:shd w:val="clear" w:color="auto" w:fill="auto"/>
            <w:hideMark/>
          </w:tcPr>
          <w:p w14:paraId="76F78164" w14:textId="77777777" w:rsidR="00091F22" w:rsidRDefault="00091F22" w:rsidP="00D47C11">
            <w:pPr>
              <w:kinsoku w:val="0"/>
              <w:rPr>
                <w:rFonts w:ascii="標楷體" w:eastAsia="標楷體" w:hAnsi="標楷體"/>
                <w:sz w:val="20"/>
              </w:rPr>
            </w:pPr>
            <w:r>
              <w:rPr>
                <w:rFonts w:ascii="標楷體" w:eastAsia="標楷體" w:hAnsi="標楷體" w:hint="eastAsia"/>
                <w:sz w:val="20"/>
              </w:rPr>
              <w:t>113-300</w:t>
            </w:r>
          </w:p>
        </w:tc>
        <w:tc>
          <w:tcPr>
            <w:tcW w:w="2930" w:type="dxa"/>
            <w:tcBorders>
              <w:top w:val="single" w:sz="6" w:space="0" w:color="auto"/>
              <w:left w:val="single" w:sz="6" w:space="0" w:color="auto"/>
              <w:bottom w:val="single" w:sz="6" w:space="0" w:color="auto"/>
              <w:right w:val="single" w:sz="6" w:space="0" w:color="auto"/>
            </w:tcBorders>
            <w:shd w:val="clear" w:color="auto" w:fill="auto"/>
            <w:hideMark/>
          </w:tcPr>
          <w:p w14:paraId="102BD603" w14:textId="77777777" w:rsidR="00091F22" w:rsidRPr="001462E0" w:rsidRDefault="00091F22" w:rsidP="00D47C11">
            <w:pPr>
              <w:kinsoku w:val="0"/>
              <w:rPr>
                <w:rFonts w:ascii="標楷體" w:eastAsia="標楷體" w:hAnsi="標楷體"/>
              </w:rPr>
            </w:pPr>
            <w:r w:rsidRPr="001462E0">
              <w:rPr>
                <w:rFonts w:ascii="標楷體" w:eastAsia="標楷體" w:hAnsi="標楷體" w:hint="eastAsia"/>
              </w:rPr>
              <w:t>藝術平權協會來函邀請本館共同辦理「白盒子延伸計畫-汨汨之島 原鄉．異景．流變」平權畫作展覽，請科教組設計視障相關活動，作為該(114)年度身心障礙、弱勢平權及性別教育成果，活動結合時事、與他單位共同合辦，串聯成為具有新聞性的亮點。(20241120第21次)</w:t>
            </w:r>
          </w:p>
        </w:tc>
        <w:tc>
          <w:tcPr>
            <w:tcW w:w="708" w:type="dxa"/>
            <w:tcBorders>
              <w:top w:val="single" w:sz="6" w:space="0" w:color="auto"/>
              <w:left w:val="single" w:sz="6" w:space="0" w:color="auto"/>
              <w:bottom w:val="single" w:sz="6" w:space="0" w:color="auto"/>
              <w:right w:val="single" w:sz="6" w:space="0" w:color="auto"/>
            </w:tcBorders>
            <w:shd w:val="clear" w:color="auto" w:fill="auto"/>
            <w:hideMark/>
          </w:tcPr>
          <w:p w14:paraId="7CBDEE27" w14:textId="77777777" w:rsidR="00091F22" w:rsidRDefault="00091F22" w:rsidP="00D47C11">
            <w:pPr>
              <w:kinsoku w:val="0"/>
              <w:rPr>
                <w:rFonts w:ascii="標楷體" w:eastAsia="標楷體" w:hAnsi="標楷體"/>
                <w:sz w:val="20"/>
              </w:rPr>
            </w:pPr>
            <w:r>
              <w:rPr>
                <w:rFonts w:ascii="標楷體" w:eastAsia="標楷體" w:hAnsi="標楷體" w:hint="eastAsia"/>
                <w:sz w:val="20"/>
              </w:rPr>
              <w:t>科教組</w:t>
            </w:r>
          </w:p>
        </w:tc>
        <w:tc>
          <w:tcPr>
            <w:tcW w:w="2934" w:type="dxa"/>
            <w:tcBorders>
              <w:top w:val="single" w:sz="6" w:space="0" w:color="auto"/>
              <w:left w:val="single" w:sz="6" w:space="0" w:color="auto"/>
              <w:bottom w:val="single" w:sz="6" w:space="0" w:color="auto"/>
              <w:right w:val="single" w:sz="6" w:space="0" w:color="auto"/>
            </w:tcBorders>
            <w:shd w:val="clear" w:color="auto" w:fill="auto"/>
            <w:hideMark/>
          </w:tcPr>
          <w:p w14:paraId="1D664FCC" w14:textId="77777777" w:rsidR="00091F22" w:rsidRPr="001462E0" w:rsidRDefault="00091F22" w:rsidP="00D47C11">
            <w:pPr>
              <w:kinsoku w:val="0"/>
              <w:rPr>
                <w:rFonts w:ascii="標楷體" w:eastAsia="標楷體" w:hAnsi="標楷體"/>
              </w:rPr>
            </w:pPr>
            <w:r w:rsidRPr="001462E0">
              <w:rPr>
                <w:rFonts w:ascii="標楷體" w:eastAsia="標楷體" w:hAnsi="標楷體" w:hint="eastAsia"/>
              </w:rPr>
              <w:t>本案已於本(114)年1月23日將本組實施情況簽案陳核中。</w:t>
            </w:r>
          </w:p>
        </w:tc>
        <w:tc>
          <w:tcPr>
            <w:tcW w:w="1045" w:type="dxa"/>
            <w:tcBorders>
              <w:top w:val="single" w:sz="6" w:space="0" w:color="auto"/>
              <w:left w:val="single" w:sz="6" w:space="0" w:color="auto"/>
              <w:bottom w:val="single" w:sz="6" w:space="0" w:color="auto"/>
              <w:right w:val="single" w:sz="6" w:space="0" w:color="auto"/>
            </w:tcBorders>
            <w:shd w:val="clear" w:color="auto" w:fill="auto"/>
            <w:hideMark/>
          </w:tcPr>
          <w:p w14:paraId="791001E0" w14:textId="77777777" w:rsidR="00091F22" w:rsidRDefault="00091F22" w:rsidP="00D47C11">
            <w:pPr>
              <w:kinsoku w:val="0"/>
              <w:rPr>
                <w:rFonts w:ascii="標楷體" w:eastAsia="標楷體" w:hAnsi="標楷體"/>
                <w:sz w:val="20"/>
              </w:rPr>
            </w:pPr>
            <w:r>
              <w:rPr>
                <w:rFonts w:ascii="標楷體" w:eastAsia="標楷體" w:hAnsi="標楷體" w:hint="eastAsia"/>
                <w:sz w:val="20"/>
              </w:rPr>
              <w:t>113/11/25</w:t>
            </w:r>
            <w:r>
              <w:rPr>
                <w:rFonts w:ascii="標楷體" w:eastAsia="標楷體" w:hAnsi="標楷體" w:hint="eastAsia"/>
                <w:sz w:val="20"/>
              </w:rPr>
              <w:br/>
              <w:t>113/12/31</w:t>
            </w:r>
          </w:p>
        </w:tc>
        <w:tc>
          <w:tcPr>
            <w:tcW w:w="914" w:type="dxa"/>
            <w:tcBorders>
              <w:top w:val="single" w:sz="6" w:space="0" w:color="auto"/>
              <w:left w:val="single" w:sz="6" w:space="0" w:color="auto"/>
              <w:bottom w:val="single" w:sz="6" w:space="0" w:color="auto"/>
              <w:right w:val="single" w:sz="6" w:space="0" w:color="auto"/>
            </w:tcBorders>
            <w:shd w:val="clear" w:color="auto" w:fill="auto"/>
            <w:hideMark/>
          </w:tcPr>
          <w:p w14:paraId="7624D420" w14:textId="77777777" w:rsidR="00091F22" w:rsidRDefault="00091F22" w:rsidP="00D47C11">
            <w:pPr>
              <w:kinsoku w:val="0"/>
              <w:rPr>
                <w:rFonts w:ascii="標楷體" w:eastAsia="標楷體" w:hAnsi="標楷體"/>
                <w:sz w:val="20"/>
              </w:rPr>
            </w:pPr>
            <w:r w:rsidRPr="003818E1">
              <w:rPr>
                <w:rFonts w:ascii="標楷體" w:eastAsia="標楷體" w:hAnsi="標楷體"/>
                <w:sz w:val="20"/>
              </w:rPr>
              <w:t>已傳送奉核檔，解除列管。</w:t>
            </w:r>
            <w:r>
              <w:rPr>
                <w:rFonts w:ascii="標楷體" w:eastAsia="標楷體" w:hAnsi="標楷體" w:hint="eastAsia"/>
                <w:sz w:val="20"/>
              </w:rPr>
              <w:t>。</w:t>
            </w:r>
          </w:p>
        </w:tc>
      </w:tr>
      <w:tr w:rsidR="00091F22" w14:paraId="4C8DD869" w14:textId="77777777" w:rsidTr="00D47C11">
        <w:trPr>
          <w:jc w:val="center"/>
        </w:trPr>
        <w:tc>
          <w:tcPr>
            <w:tcW w:w="296" w:type="dxa"/>
            <w:tcBorders>
              <w:top w:val="single" w:sz="6" w:space="0" w:color="auto"/>
              <w:left w:val="single" w:sz="6" w:space="0" w:color="auto"/>
              <w:bottom w:val="single" w:sz="6" w:space="0" w:color="auto"/>
              <w:right w:val="single" w:sz="6" w:space="0" w:color="auto"/>
            </w:tcBorders>
            <w:shd w:val="clear" w:color="auto" w:fill="auto"/>
          </w:tcPr>
          <w:p w14:paraId="3250DF7E" w14:textId="77777777" w:rsidR="00091F22" w:rsidRPr="009C190A" w:rsidRDefault="00091F22" w:rsidP="00B213FE">
            <w:pPr>
              <w:pStyle w:val="aff9"/>
              <w:widowControl/>
              <w:numPr>
                <w:ilvl w:val="0"/>
                <w:numId w:val="13"/>
              </w:numPr>
              <w:kinsoku w:val="0"/>
              <w:ind w:leftChars="0"/>
              <w:jc w:val="center"/>
              <w:rPr>
                <w:rFonts w:ascii="標楷體" w:eastAsia="標楷體" w:hAnsi="標楷體"/>
                <w:sz w:val="20"/>
                <w:szCs w:val="20"/>
              </w:rPr>
            </w:pPr>
          </w:p>
        </w:tc>
        <w:tc>
          <w:tcPr>
            <w:tcW w:w="736" w:type="dxa"/>
            <w:tcBorders>
              <w:top w:val="single" w:sz="6" w:space="0" w:color="auto"/>
              <w:left w:val="single" w:sz="6" w:space="0" w:color="auto"/>
              <w:bottom w:val="single" w:sz="6" w:space="0" w:color="auto"/>
              <w:right w:val="single" w:sz="6" w:space="0" w:color="auto"/>
            </w:tcBorders>
            <w:shd w:val="clear" w:color="auto" w:fill="auto"/>
            <w:hideMark/>
          </w:tcPr>
          <w:p w14:paraId="639AA0A4" w14:textId="77777777" w:rsidR="00091F22" w:rsidRDefault="00091F22" w:rsidP="00D47C11">
            <w:pPr>
              <w:kinsoku w:val="0"/>
              <w:rPr>
                <w:rFonts w:ascii="標楷體" w:eastAsia="標楷體" w:hAnsi="標楷體"/>
                <w:sz w:val="20"/>
              </w:rPr>
            </w:pPr>
            <w:r>
              <w:rPr>
                <w:rFonts w:ascii="標楷體" w:eastAsia="標楷體" w:hAnsi="標楷體" w:hint="eastAsia"/>
                <w:sz w:val="20"/>
              </w:rPr>
              <w:t>113-312</w:t>
            </w:r>
          </w:p>
        </w:tc>
        <w:tc>
          <w:tcPr>
            <w:tcW w:w="2930" w:type="dxa"/>
            <w:tcBorders>
              <w:top w:val="single" w:sz="6" w:space="0" w:color="auto"/>
              <w:left w:val="single" w:sz="6" w:space="0" w:color="auto"/>
              <w:bottom w:val="single" w:sz="6" w:space="0" w:color="auto"/>
              <w:right w:val="single" w:sz="6" w:space="0" w:color="auto"/>
            </w:tcBorders>
            <w:shd w:val="clear" w:color="auto" w:fill="auto"/>
            <w:hideMark/>
          </w:tcPr>
          <w:p w14:paraId="3E119270" w14:textId="77777777" w:rsidR="00091F22" w:rsidRPr="001462E0" w:rsidRDefault="00091F22" w:rsidP="00D47C11">
            <w:pPr>
              <w:kinsoku w:val="0"/>
              <w:rPr>
                <w:rFonts w:ascii="標楷體" w:eastAsia="標楷體" w:hAnsi="標楷體"/>
              </w:rPr>
            </w:pPr>
            <w:r w:rsidRPr="001462E0">
              <w:rPr>
                <w:rFonts w:ascii="標楷體" w:eastAsia="標楷體" w:hAnsi="標楷體" w:hint="eastAsia"/>
              </w:rPr>
              <w:t>有關FUN城市無紙化自動售票機，應有實際運行後之因應措施、替代方案、志工教育訓練與壓力測試，請公服組事先模擬，相關應對作法轉知各督勤主管；亦請公服組同仁於連假或假日時前往協助，對於民眾使用無紙化自動售票機若有爭議請從</w:t>
            </w:r>
            <w:r w:rsidRPr="001462E0">
              <w:rPr>
                <w:rFonts w:ascii="標楷體" w:eastAsia="標楷體" w:hAnsi="標楷體" w:hint="eastAsia"/>
              </w:rPr>
              <w:lastRenderedPageBreak/>
              <w:t>寬處理，減少爭議。 事前請與志工充分宣導，志工才能於第一線民眾反映時適時說明。全面使用無紙化售票機後，請持續觀察使用情形至農曆年後，再評估是否解管。(20241218第23次)(20241204第22次)</w:t>
            </w:r>
          </w:p>
        </w:tc>
        <w:tc>
          <w:tcPr>
            <w:tcW w:w="708" w:type="dxa"/>
            <w:tcBorders>
              <w:top w:val="single" w:sz="6" w:space="0" w:color="auto"/>
              <w:left w:val="single" w:sz="6" w:space="0" w:color="auto"/>
              <w:bottom w:val="single" w:sz="6" w:space="0" w:color="auto"/>
              <w:right w:val="single" w:sz="6" w:space="0" w:color="auto"/>
            </w:tcBorders>
            <w:shd w:val="clear" w:color="auto" w:fill="auto"/>
            <w:hideMark/>
          </w:tcPr>
          <w:p w14:paraId="432BAAE1" w14:textId="77777777" w:rsidR="00091F22" w:rsidRDefault="00091F22" w:rsidP="00D47C11">
            <w:pPr>
              <w:kinsoku w:val="0"/>
              <w:rPr>
                <w:rFonts w:ascii="標楷體" w:eastAsia="標楷體" w:hAnsi="標楷體"/>
                <w:sz w:val="20"/>
              </w:rPr>
            </w:pPr>
            <w:r>
              <w:rPr>
                <w:rFonts w:ascii="標楷體" w:eastAsia="標楷體" w:hAnsi="標楷體" w:hint="eastAsia"/>
                <w:sz w:val="20"/>
              </w:rPr>
              <w:lastRenderedPageBreak/>
              <w:t>公服組</w:t>
            </w:r>
          </w:p>
        </w:tc>
        <w:tc>
          <w:tcPr>
            <w:tcW w:w="2934" w:type="dxa"/>
            <w:tcBorders>
              <w:top w:val="single" w:sz="6" w:space="0" w:color="auto"/>
              <w:left w:val="single" w:sz="6" w:space="0" w:color="auto"/>
              <w:bottom w:val="single" w:sz="6" w:space="0" w:color="auto"/>
              <w:right w:val="single" w:sz="6" w:space="0" w:color="auto"/>
            </w:tcBorders>
            <w:shd w:val="clear" w:color="auto" w:fill="auto"/>
            <w:hideMark/>
          </w:tcPr>
          <w:p w14:paraId="7D474B8E" w14:textId="77777777" w:rsidR="00091F22" w:rsidRPr="0077652D" w:rsidRDefault="00091F22" w:rsidP="00B213FE">
            <w:pPr>
              <w:pStyle w:val="aff9"/>
              <w:widowControl/>
              <w:numPr>
                <w:ilvl w:val="0"/>
                <w:numId w:val="11"/>
              </w:numPr>
              <w:kinsoku w:val="0"/>
              <w:ind w:leftChars="0"/>
              <w:rPr>
                <w:rFonts w:ascii="標楷體" w:eastAsia="標楷體" w:hAnsi="標楷體"/>
              </w:rPr>
            </w:pPr>
            <w:r w:rsidRPr="0077652D">
              <w:rPr>
                <w:rFonts w:ascii="標楷體" w:eastAsia="標楷體" w:hAnsi="標楷體" w:hint="eastAsia"/>
              </w:rPr>
              <w:t>已於12月31在體驗設施各現場公告說帖。</w:t>
            </w:r>
          </w:p>
          <w:p w14:paraId="332A9447" w14:textId="77777777" w:rsidR="00091F22" w:rsidRDefault="00091F22" w:rsidP="00B213FE">
            <w:pPr>
              <w:pStyle w:val="aff9"/>
              <w:widowControl/>
              <w:numPr>
                <w:ilvl w:val="0"/>
                <w:numId w:val="11"/>
              </w:numPr>
              <w:kinsoku w:val="0"/>
              <w:ind w:leftChars="0"/>
              <w:rPr>
                <w:rFonts w:ascii="標楷體" w:eastAsia="標楷體" w:hAnsi="標楷體"/>
              </w:rPr>
            </w:pPr>
            <w:r w:rsidRPr="001462E0">
              <w:rPr>
                <w:rFonts w:ascii="標楷體" w:eastAsia="標楷體" w:hAnsi="標楷體" w:hint="eastAsia"/>
              </w:rPr>
              <w:t>於1月14日至1月19日fun城市教育訓練期間，再次加強說明現金售票機制取消後，體驗設施因應模式，與fun城市電子售票差異留意事項說明。</w:t>
            </w:r>
          </w:p>
          <w:p w14:paraId="03872DDB" w14:textId="77777777" w:rsidR="00091F22" w:rsidRDefault="00091F22" w:rsidP="00B213FE">
            <w:pPr>
              <w:pStyle w:val="aff9"/>
              <w:widowControl/>
              <w:numPr>
                <w:ilvl w:val="0"/>
                <w:numId w:val="11"/>
              </w:numPr>
              <w:kinsoku w:val="0"/>
              <w:ind w:leftChars="0"/>
              <w:rPr>
                <w:rFonts w:ascii="標楷體" w:eastAsia="標楷體" w:hAnsi="標楷體"/>
              </w:rPr>
            </w:pPr>
            <w:r w:rsidRPr="001462E0">
              <w:rPr>
                <w:rFonts w:ascii="標楷體" w:eastAsia="標楷體" w:hAnsi="標楷體" w:hint="eastAsia"/>
              </w:rPr>
              <w:lastRenderedPageBreak/>
              <w:t>自本(114)年啟用FUN城市無紙化自動售票機制後，因FUN城市志工提前使用麥克風於排隊隊伍中多次來回廣播宣導，建議無使用一卡通、悠遊卡、line pay付費模式之民眾，可與前後排隊之 民眾先行協調因應。 經近日觀察，除購票速度因此加速有效進行，縮減民眾排隊時間外，或因以上3類付費工具已屬遍及率較高，且國外來客亦可購買一卡通於交通消費用途，普遍可獲民眾接受支持。 另於其他體驗設施項目反應收取現金體驗票的比例也不多，服務台初步統計每日購買現金票券者約10人，整體運作良好。</w:t>
            </w:r>
          </w:p>
          <w:p w14:paraId="73F6D7AA" w14:textId="77777777" w:rsidR="00091F22" w:rsidRPr="001462E0" w:rsidRDefault="00091F22" w:rsidP="00B213FE">
            <w:pPr>
              <w:pStyle w:val="aff9"/>
              <w:widowControl/>
              <w:numPr>
                <w:ilvl w:val="0"/>
                <w:numId w:val="11"/>
              </w:numPr>
              <w:kinsoku w:val="0"/>
              <w:ind w:leftChars="0"/>
              <w:rPr>
                <w:rFonts w:ascii="標楷體" w:eastAsia="標楷體" w:hAnsi="標楷體"/>
              </w:rPr>
            </w:pPr>
            <w:r w:rsidRPr="001462E0">
              <w:rPr>
                <w:rFonts w:ascii="標楷體" w:eastAsia="標楷體" w:hAnsi="標楷體" w:hint="eastAsia"/>
              </w:rPr>
              <w:t xml:space="preserve">本案建請同意解除列管。 </w:t>
            </w:r>
          </w:p>
        </w:tc>
        <w:tc>
          <w:tcPr>
            <w:tcW w:w="1045" w:type="dxa"/>
            <w:tcBorders>
              <w:top w:val="single" w:sz="6" w:space="0" w:color="auto"/>
              <w:left w:val="single" w:sz="6" w:space="0" w:color="auto"/>
              <w:bottom w:val="single" w:sz="6" w:space="0" w:color="auto"/>
              <w:right w:val="single" w:sz="6" w:space="0" w:color="auto"/>
            </w:tcBorders>
            <w:shd w:val="clear" w:color="auto" w:fill="auto"/>
            <w:hideMark/>
          </w:tcPr>
          <w:p w14:paraId="5FBC7BEF" w14:textId="77777777" w:rsidR="00091F22" w:rsidRDefault="00091F22" w:rsidP="00D47C11">
            <w:pPr>
              <w:kinsoku w:val="0"/>
              <w:rPr>
                <w:rFonts w:ascii="標楷體" w:eastAsia="標楷體" w:hAnsi="標楷體"/>
                <w:sz w:val="20"/>
              </w:rPr>
            </w:pPr>
            <w:r>
              <w:rPr>
                <w:rFonts w:ascii="標楷體" w:eastAsia="標楷體" w:hAnsi="標楷體" w:hint="eastAsia"/>
                <w:sz w:val="20"/>
              </w:rPr>
              <w:lastRenderedPageBreak/>
              <w:t>113/12/11</w:t>
            </w:r>
            <w:r>
              <w:rPr>
                <w:rFonts w:ascii="標楷體" w:eastAsia="標楷體" w:hAnsi="標楷體" w:hint="eastAsia"/>
                <w:sz w:val="20"/>
              </w:rPr>
              <w:br/>
              <w:t>114/02/15</w:t>
            </w:r>
          </w:p>
        </w:tc>
        <w:tc>
          <w:tcPr>
            <w:tcW w:w="914" w:type="dxa"/>
            <w:tcBorders>
              <w:top w:val="single" w:sz="6" w:space="0" w:color="auto"/>
              <w:left w:val="single" w:sz="6" w:space="0" w:color="auto"/>
              <w:bottom w:val="single" w:sz="6" w:space="0" w:color="auto"/>
              <w:right w:val="single" w:sz="6" w:space="0" w:color="auto"/>
            </w:tcBorders>
            <w:shd w:val="clear" w:color="auto" w:fill="auto"/>
            <w:hideMark/>
          </w:tcPr>
          <w:p w14:paraId="5CEB5E4F" w14:textId="77777777" w:rsidR="00091F22" w:rsidRDefault="00091F22" w:rsidP="00D47C11">
            <w:pPr>
              <w:kinsoku w:val="0"/>
              <w:rPr>
                <w:rFonts w:ascii="標楷體" w:eastAsia="標楷體" w:hAnsi="標楷體"/>
                <w:sz w:val="20"/>
              </w:rPr>
            </w:pPr>
            <w:r>
              <w:rPr>
                <w:rFonts w:ascii="標楷體" w:eastAsia="標楷體" w:hAnsi="標楷體" w:hint="eastAsia"/>
                <w:sz w:val="20"/>
              </w:rPr>
              <w:t>已完成指示事項，解除列管。</w:t>
            </w:r>
          </w:p>
        </w:tc>
      </w:tr>
      <w:tr w:rsidR="00091F22" w14:paraId="7E1C17F8" w14:textId="77777777" w:rsidTr="00D47C11">
        <w:trPr>
          <w:jc w:val="center"/>
        </w:trPr>
        <w:tc>
          <w:tcPr>
            <w:tcW w:w="296" w:type="dxa"/>
            <w:tcBorders>
              <w:top w:val="single" w:sz="6" w:space="0" w:color="auto"/>
              <w:left w:val="single" w:sz="6" w:space="0" w:color="auto"/>
              <w:bottom w:val="single" w:sz="6" w:space="0" w:color="auto"/>
              <w:right w:val="single" w:sz="6" w:space="0" w:color="auto"/>
            </w:tcBorders>
            <w:shd w:val="clear" w:color="auto" w:fill="auto"/>
          </w:tcPr>
          <w:p w14:paraId="78B41A92" w14:textId="77777777" w:rsidR="00091F22" w:rsidRPr="009C190A" w:rsidRDefault="00091F22" w:rsidP="00B213FE">
            <w:pPr>
              <w:pStyle w:val="aff9"/>
              <w:widowControl/>
              <w:numPr>
                <w:ilvl w:val="0"/>
                <w:numId w:val="13"/>
              </w:numPr>
              <w:kinsoku w:val="0"/>
              <w:ind w:leftChars="0"/>
              <w:jc w:val="center"/>
              <w:rPr>
                <w:rFonts w:ascii="標楷體" w:eastAsia="標楷體" w:hAnsi="標楷體"/>
                <w:sz w:val="20"/>
                <w:szCs w:val="20"/>
              </w:rPr>
            </w:pPr>
          </w:p>
        </w:tc>
        <w:tc>
          <w:tcPr>
            <w:tcW w:w="736" w:type="dxa"/>
            <w:tcBorders>
              <w:top w:val="single" w:sz="6" w:space="0" w:color="auto"/>
              <w:left w:val="single" w:sz="6" w:space="0" w:color="auto"/>
              <w:bottom w:val="single" w:sz="6" w:space="0" w:color="auto"/>
              <w:right w:val="single" w:sz="6" w:space="0" w:color="auto"/>
            </w:tcBorders>
            <w:shd w:val="clear" w:color="auto" w:fill="auto"/>
            <w:hideMark/>
          </w:tcPr>
          <w:p w14:paraId="306C387E" w14:textId="77777777" w:rsidR="00091F22" w:rsidRDefault="00091F22" w:rsidP="00D47C11">
            <w:pPr>
              <w:kinsoku w:val="0"/>
              <w:rPr>
                <w:rFonts w:ascii="標楷體" w:eastAsia="標楷體" w:hAnsi="標楷體"/>
                <w:sz w:val="20"/>
              </w:rPr>
            </w:pPr>
            <w:r>
              <w:rPr>
                <w:rFonts w:ascii="標楷體" w:eastAsia="標楷體" w:hAnsi="標楷體" w:hint="eastAsia"/>
                <w:sz w:val="20"/>
              </w:rPr>
              <w:t>113-313</w:t>
            </w:r>
          </w:p>
        </w:tc>
        <w:tc>
          <w:tcPr>
            <w:tcW w:w="2930" w:type="dxa"/>
            <w:tcBorders>
              <w:top w:val="single" w:sz="6" w:space="0" w:color="auto"/>
              <w:left w:val="single" w:sz="6" w:space="0" w:color="auto"/>
              <w:bottom w:val="single" w:sz="6" w:space="0" w:color="auto"/>
              <w:right w:val="single" w:sz="6" w:space="0" w:color="auto"/>
            </w:tcBorders>
            <w:shd w:val="clear" w:color="auto" w:fill="auto"/>
            <w:hideMark/>
          </w:tcPr>
          <w:p w14:paraId="42C01184" w14:textId="77777777" w:rsidR="00091F22" w:rsidRPr="001462E0" w:rsidRDefault="00091F22" w:rsidP="00D47C11">
            <w:pPr>
              <w:kinsoku w:val="0"/>
              <w:rPr>
                <w:rFonts w:ascii="標楷體" w:eastAsia="標楷體" w:hAnsi="標楷體"/>
              </w:rPr>
            </w:pPr>
            <w:r w:rsidRPr="001462E0">
              <w:rPr>
                <w:rFonts w:ascii="標楷體" w:eastAsia="標楷體" w:hAnsi="標楷體" w:hint="eastAsia"/>
              </w:rPr>
              <w:t>教育部補助調升清潔勞務承攬人力基本薪資，肯定其付出，務必從明年1月1日開始執行；終身學習券補助亦請積極配合。 秘書室持續列管至檢視廠商實際支付薪資結果。(20241218第23次)(20241204第22次)</w:t>
            </w:r>
          </w:p>
        </w:tc>
        <w:tc>
          <w:tcPr>
            <w:tcW w:w="708" w:type="dxa"/>
            <w:tcBorders>
              <w:top w:val="single" w:sz="6" w:space="0" w:color="auto"/>
              <w:left w:val="single" w:sz="6" w:space="0" w:color="auto"/>
              <w:bottom w:val="single" w:sz="6" w:space="0" w:color="auto"/>
              <w:right w:val="single" w:sz="6" w:space="0" w:color="auto"/>
            </w:tcBorders>
            <w:shd w:val="clear" w:color="auto" w:fill="auto"/>
            <w:hideMark/>
          </w:tcPr>
          <w:p w14:paraId="5D6CC354" w14:textId="77777777" w:rsidR="00091F22" w:rsidRDefault="00091F22" w:rsidP="00D47C11">
            <w:pPr>
              <w:kinsoku w:val="0"/>
              <w:rPr>
                <w:rFonts w:ascii="標楷體" w:eastAsia="標楷體" w:hAnsi="標楷體"/>
                <w:sz w:val="20"/>
              </w:rPr>
            </w:pPr>
            <w:r>
              <w:rPr>
                <w:rFonts w:ascii="標楷體" w:eastAsia="標楷體" w:hAnsi="標楷體" w:hint="eastAsia"/>
                <w:sz w:val="20"/>
              </w:rPr>
              <w:t>秘書室</w:t>
            </w:r>
          </w:p>
        </w:tc>
        <w:tc>
          <w:tcPr>
            <w:tcW w:w="2934" w:type="dxa"/>
            <w:tcBorders>
              <w:top w:val="single" w:sz="6" w:space="0" w:color="auto"/>
              <w:left w:val="single" w:sz="6" w:space="0" w:color="auto"/>
              <w:bottom w:val="single" w:sz="6" w:space="0" w:color="auto"/>
              <w:right w:val="single" w:sz="6" w:space="0" w:color="auto"/>
            </w:tcBorders>
            <w:shd w:val="clear" w:color="auto" w:fill="auto"/>
            <w:hideMark/>
          </w:tcPr>
          <w:p w14:paraId="308E4735" w14:textId="77777777" w:rsidR="00091F22" w:rsidRPr="001462E0" w:rsidRDefault="00091F22" w:rsidP="00D47C11">
            <w:pPr>
              <w:kinsoku w:val="0"/>
              <w:rPr>
                <w:rFonts w:ascii="標楷體" w:eastAsia="標楷體" w:hAnsi="標楷體"/>
              </w:rPr>
            </w:pPr>
            <w:r w:rsidRPr="001462E0">
              <w:rPr>
                <w:rFonts w:ascii="標楷體" w:eastAsia="標楷體" w:hAnsi="標楷體" w:hint="eastAsia"/>
              </w:rPr>
              <w:t>114.1月請款資料請信實廠商提供清潔同仁薪資所得證明，</w:t>
            </w:r>
            <w:r>
              <w:rPr>
                <w:rFonts w:ascii="標楷體" w:eastAsia="標楷體" w:hAnsi="標楷體" w:hint="eastAsia"/>
              </w:rPr>
              <w:t>已</w:t>
            </w:r>
            <w:r w:rsidRPr="001462E0">
              <w:rPr>
                <w:rFonts w:ascii="標楷體" w:eastAsia="標楷體" w:hAnsi="標楷體" w:hint="eastAsia"/>
              </w:rPr>
              <w:t>簽辦契約變更並支付款項。</w:t>
            </w:r>
          </w:p>
        </w:tc>
        <w:tc>
          <w:tcPr>
            <w:tcW w:w="1045" w:type="dxa"/>
            <w:tcBorders>
              <w:top w:val="single" w:sz="6" w:space="0" w:color="auto"/>
              <w:left w:val="single" w:sz="6" w:space="0" w:color="auto"/>
              <w:bottom w:val="single" w:sz="6" w:space="0" w:color="auto"/>
              <w:right w:val="single" w:sz="6" w:space="0" w:color="auto"/>
            </w:tcBorders>
            <w:shd w:val="clear" w:color="auto" w:fill="auto"/>
            <w:hideMark/>
          </w:tcPr>
          <w:p w14:paraId="5D4E7FFD" w14:textId="77777777" w:rsidR="00091F22" w:rsidRDefault="00091F22" w:rsidP="00D47C11">
            <w:pPr>
              <w:kinsoku w:val="0"/>
              <w:rPr>
                <w:rFonts w:ascii="標楷體" w:eastAsia="標楷體" w:hAnsi="標楷體"/>
                <w:sz w:val="20"/>
              </w:rPr>
            </w:pPr>
            <w:r>
              <w:rPr>
                <w:rFonts w:ascii="標楷體" w:eastAsia="標楷體" w:hAnsi="標楷體" w:hint="eastAsia"/>
                <w:sz w:val="20"/>
              </w:rPr>
              <w:t>114/02/14</w:t>
            </w:r>
            <w:r>
              <w:rPr>
                <w:rFonts w:ascii="標楷體" w:eastAsia="標楷體" w:hAnsi="標楷體" w:hint="eastAsia"/>
                <w:sz w:val="20"/>
              </w:rPr>
              <w:br/>
              <w:t>114/03/15</w:t>
            </w:r>
          </w:p>
        </w:tc>
        <w:tc>
          <w:tcPr>
            <w:tcW w:w="914" w:type="dxa"/>
            <w:tcBorders>
              <w:top w:val="single" w:sz="6" w:space="0" w:color="auto"/>
              <w:left w:val="single" w:sz="6" w:space="0" w:color="auto"/>
              <w:bottom w:val="single" w:sz="6" w:space="0" w:color="auto"/>
              <w:right w:val="single" w:sz="6" w:space="0" w:color="auto"/>
            </w:tcBorders>
            <w:shd w:val="clear" w:color="auto" w:fill="auto"/>
            <w:hideMark/>
          </w:tcPr>
          <w:p w14:paraId="2790EE8B" w14:textId="77777777" w:rsidR="00091F22" w:rsidRDefault="00091F22" w:rsidP="00D47C11">
            <w:pPr>
              <w:kinsoku w:val="0"/>
              <w:rPr>
                <w:rFonts w:ascii="標楷體" w:eastAsia="標楷體" w:hAnsi="標楷體"/>
                <w:sz w:val="20"/>
              </w:rPr>
            </w:pPr>
            <w:r>
              <w:rPr>
                <w:rFonts w:ascii="標楷體" w:eastAsia="標楷體" w:hAnsi="標楷體" w:hint="eastAsia"/>
                <w:sz w:val="20"/>
              </w:rPr>
              <w:t>已完成指示事項，解除列管。</w:t>
            </w:r>
          </w:p>
        </w:tc>
      </w:tr>
      <w:tr w:rsidR="00091F22" w14:paraId="4F80D206" w14:textId="77777777" w:rsidTr="00D47C11">
        <w:trPr>
          <w:jc w:val="center"/>
        </w:trPr>
        <w:tc>
          <w:tcPr>
            <w:tcW w:w="296" w:type="dxa"/>
            <w:tcBorders>
              <w:top w:val="single" w:sz="6" w:space="0" w:color="auto"/>
              <w:left w:val="single" w:sz="6" w:space="0" w:color="auto"/>
              <w:bottom w:val="single" w:sz="6" w:space="0" w:color="auto"/>
              <w:right w:val="single" w:sz="6" w:space="0" w:color="auto"/>
            </w:tcBorders>
            <w:shd w:val="clear" w:color="auto" w:fill="auto"/>
          </w:tcPr>
          <w:p w14:paraId="16D07E41" w14:textId="77777777" w:rsidR="00091F22" w:rsidRPr="009C190A" w:rsidRDefault="00091F22" w:rsidP="00B213FE">
            <w:pPr>
              <w:pStyle w:val="aff9"/>
              <w:widowControl/>
              <w:numPr>
                <w:ilvl w:val="0"/>
                <w:numId w:val="13"/>
              </w:numPr>
              <w:kinsoku w:val="0"/>
              <w:ind w:leftChars="0"/>
              <w:jc w:val="center"/>
              <w:rPr>
                <w:rFonts w:ascii="標楷體" w:eastAsia="標楷體" w:hAnsi="標楷體"/>
                <w:sz w:val="20"/>
                <w:szCs w:val="20"/>
              </w:rPr>
            </w:pPr>
          </w:p>
        </w:tc>
        <w:tc>
          <w:tcPr>
            <w:tcW w:w="736" w:type="dxa"/>
            <w:tcBorders>
              <w:top w:val="single" w:sz="6" w:space="0" w:color="auto"/>
              <w:left w:val="single" w:sz="6" w:space="0" w:color="auto"/>
              <w:bottom w:val="single" w:sz="6" w:space="0" w:color="auto"/>
              <w:right w:val="single" w:sz="6" w:space="0" w:color="auto"/>
            </w:tcBorders>
            <w:shd w:val="clear" w:color="auto" w:fill="auto"/>
            <w:hideMark/>
          </w:tcPr>
          <w:p w14:paraId="57885283" w14:textId="77777777" w:rsidR="00091F22" w:rsidRDefault="00091F22" w:rsidP="00D47C11">
            <w:pPr>
              <w:kinsoku w:val="0"/>
              <w:rPr>
                <w:rFonts w:ascii="標楷體" w:eastAsia="標楷體" w:hAnsi="標楷體"/>
                <w:sz w:val="20"/>
              </w:rPr>
            </w:pPr>
            <w:r>
              <w:rPr>
                <w:rFonts w:ascii="標楷體" w:eastAsia="標楷體" w:hAnsi="標楷體" w:hint="eastAsia"/>
                <w:sz w:val="20"/>
              </w:rPr>
              <w:t>114-</w:t>
            </w:r>
            <w:r>
              <w:rPr>
                <w:rFonts w:ascii="標楷體" w:eastAsia="標楷體" w:hAnsi="標楷體" w:hint="eastAsia"/>
                <w:sz w:val="20"/>
              </w:rPr>
              <w:lastRenderedPageBreak/>
              <w:t>001</w:t>
            </w:r>
          </w:p>
        </w:tc>
        <w:tc>
          <w:tcPr>
            <w:tcW w:w="2930" w:type="dxa"/>
            <w:tcBorders>
              <w:top w:val="single" w:sz="6" w:space="0" w:color="auto"/>
              <w:left w:val="single" w:sz="6" w:space="0" w:color="auto"/>
              <w:bottom w:val="single" w:sz="6" w:space="0" w:color="auto"/>
              <w:right w:val="single" w:sz="6" w:space="0" w:color="auto"/>
            </w:tcBorders>
            <w:shd w:val="clear" w:color="auto" w:fill="auto"/>
            <w:hideMark/>
          </w:tcPr>
          <w:p w14:paraId="23D24FB2" w14:textId="77777777" w:rsidR="00091F22" w:rsidRPr="001462E0" w:rsidRDefault="00091F22" w:rsidP="00D47C11">
            <w:pPr>
              <w:kinsoku w:val="0"/>
              <w:rPr>
                <w:rFonts w:ascii="標楷體" w:eastAsia="標楷體" w:hAnsi="標楷體"/>
              </w:rPr>
            </w:pPr>
            <w:r w:rsidRPr="001462E0">
              <w:rPr>
                <w:rFonts w:ascii="標楷體" w:eastAsia="標楷體" w:hAnsi="標楷體" w:hint="eastAsia"/>
              </w:rPr>
              <w:lastRenderedPageBreak/>
              <w:t>北館AB103會議室外3桌</w:t>
            </w:r>
            <w:r w:rsidRPr="001462E0">
              <w:rPr>
                <w:rFonts w:ascii="標楷體" w:eastAsia="標楷體" w:hAnsi="標楷體" w:hint="eastAsia"/>
              </w:rPr>
              <w:lastRenderedPageBreak/>
              <w:t>，已瀕汰舊，格式不統一，應統一樣式或以桌巾裝飾，請儘速辦理。(20250122第2次)</w:t>
            </w:r>
          </w:p>
        </w:tc>
        <w:tc>
          <w:tcPr>
            <w:tcW w:w="708" w:type="dxa"/>
            <w:tcBorders>
              <w:top w:val="single" w:sz="6" w:space="0" w:color="auto"/>
              <w:left w:val="single" w:sz="6" w:space="0" w:color="auto"/>
              <w:bottom w:val="single" w:sz="6" w:space="0" w:color="auto"/>
              <w:right w:val="single" w:sz="6" w:space="0" w:color="auto"/>
            </w:tcBorders>
            <w:shd w:val="clear" w:color="auto" w:fill="auto"/>
            <w:hideMark/>
          </w:tcPr>
          <w:p w14:paraId="56482CEA" w14:textId="77777777" w:rsidR="00091F22" w:rsidRDefault="00091F22" w:rsidP="00D47C11">
            <w:pPr>
              <w:kinsoku w:val="0"/>
              <w:rPr>
                <w:rFonts w:ascii="標楷體" w:eastAsia="標楷體" w:hAnsi="標楷體"/>
                <w:sz w:val="20"/>
              </w:rPr>
            </w:pPr>
            <w:r>
              <w:rPr>
                <w:rFonts w:ascii="標楷體" w:eastAsia="標楷體" w:hAnsi="標楷體" w:hint="eastAsia"/>
                <w:sz w:val="20"/>
              </w:rPr>
              <w:lastRenderedPageBreak/>
              <w:t>公服組</w:t>
            </w:r>
          </w:p>
        </w:tc>
        <w:tc>
          <w:tcPr>
            <w:tcW w:w="2934" w:type="dxa"/>
            <w:tcBorders>
              <w:top w:val="single" w:sz="6" w:space="0" w:color="auto"/>
              <w:left w:val="single" w:sz="6" w:space="0" w:color="auto"/>
              <w:bottom w:val="single" w:sz="6" w:space="0" w:color="auto"/>
              <w:right w:val="single" w:sz="6" w:space="0" w:color="auto"/>
            </w:tcBorders>
            <w:shd w:val="clear" w:color="auto" w:fill="auto"/>
            <w:hideMark/>
          </w:tcPr>
          <w:p w14:paraId="29EFF143" w14:textId="77777777" w:rsidR="00091F22" w:rsidRPr="001462E0" w:rsidRDefault="00091F22" w:rsidP="00D47C11">
            <w:pPr>
              <w:kinsoku w:val="0"/>
              <w:rPr>
                <w:rFonts w:ascii="標楷體" w:eastAsia="標楷體" w:hAnsi="標楷體"/>
              </w:rPr>
            </w:pPr>
            <w:r w:rsidRPr="001462E0">
              <w:rPr>
                <w:rFonts w:ascii="標楷體" w:eastAsia="標楷體" w:hAnsi="標楷體" w:hint="eastAsia"/>
              </w:rPr>
              <w:t>本案已將桌子統一(保留2</w:t>
            </w:r>
            <w:r w:rsidRPr="001462E0">
              <w:rPr>
                <w:rFonts w:ascii="標楷體" w:eastAsia="標楷體" w:hAnsi="標楷體" w:hint="eastAsia"/>
              </w:rPr>
              <w:lastRenderedPageBreak/>
              <w:t>張樣式相同的辦公桌)，並於1月23日完成，本案建請解除列管。</w:t>
            </w:r>
          </w:p>
        </w:tc>
        <w:tc>
          <w:tcPr>
            <w:tcW w:w="1045" w:type="dxa"/>
            <w:tcBorders>
              <w:top w:val="single" w:sz="6" w:space="0" w:color="auto"/>
              <w:left w:val="single" w:sz="6" w:space="0" w:color="auto"/>
              <w:bottom w:val="single" w:sz="6" w:space="0" w:color="auto"/>
              <w:right w:val="single" w:sz="6" w:space="0" w:color="auto"/>
            </w:tcBorders>
            <w:shd w:val="clear" w:color="auto" w:fill="auto"/>
            <w:hideMark/>
          </w:tcPr>
          <w:p w14:paraId="75077286" w14:textId="77777777" w:rsidR="00091F22" w:rsidRDefault="00091F22" w:rsidP="00D47C11">
            <w:pPr>
              <w:kinsoku w:val="0"/>
              <w:rPr>
                <w:rFonts w:ascii="標楷體" w:eastAsia="標楷體" w:hAnsi="標楷體"/>
                <w:sz w:val="20"/>
              </w:rPr>
            </w:pPr>
            <w:r>
              <w:rPr>
                <w:rFonts w:ascii="標楷體" w:eastAsia="標楷體" w:hAnsi="標楷體" w:hint="eastAsia"/>
                <w:sz w:val="20"/>
              </w:rPr>
              <w:lastRenderedPageBreak/>
              <w:t>114/02/06</w:t>
            </w:r>
          </w:p>
        </w:tc>
        <w:tc>
          <w:tcPr>
            <w:tcW w:w="914" w:type="dxa"/>
            <w:tcBorders>
              <w:top w:val="single" w:sz="6" w:space="0" w:color="auto"/>
              <w:left w:val="single" w:sz="6" w:space="0" w:color="auto"/>
              <w:bottom w:val="single" w:sz="6" w:space="0" w:color="auto"/>
              <w:right w:val="single" w:sz="6" w:space="0" w:color="auto"/>
            </w:tcBorders>
            <w:shd w:val="clear" w:color="auto" w:fill="auto"/>
            <w:hideMark/>
          </w:tcPr>
          <w:p w14:paraId="39C1810E" w14:textId="77777777" w:rsidR="00091F22" w:rsidRDefault="00091F22" w:rsidP="00D47C11">
            <w:pPr>
              <w:kinsoku w:val="0"/>
              <w:rPr>
                <w:rFonts w:ascii="標楷體" w:eastAsia="標楷體" w:hAnsi="標楷體"/>
                <w:sz w:val="20"/>
              </w:rPr>
            </w:pPr>
            <w:r>
              <w:rPr>
                <w:rFonts w:ascii="標楷體" w:eastAsia="標楷體" w:hAnsi="標楷體" w:hint="eastAsia"/>
                <w:sz w:val="20"/>
              </w:rPr>
              <w:t>已完成指</w:t>
            </w:r>
            <w:r>
              <w:rPr>
                <w:rFonts w:ascii="標楷體" w:eastAsia="標楷體" w:hAnsi="標楷體" w:hint="eastAsia"/>
                <w:sz w:val="20"/>
              </w:rPr>
              <w:lastRenderedPageBreak/>
              <w:t>示事項，解除列管。</w:t>
            </w:r>
          </w:p>
        </w:tc>
      </w:tr>
      <w:tr w:rsidR="00091F22" w14:paraId="7BBB3A78" w14:textId="77777777" w:rsidTr="00D47C11">
        <w:trPr>
          <w:jc w:val="center"/>
        </w:trPr>
        <w:tc>
          <w:tcPr>
            <w:tcW w:w="296" w:type="dxa"/>
            <w:tcBorders>
              <w:top w:val="single" w:sz="6" w:space="0" w:color="auto"/>
              <w:left w:val="single" w:sz="6" w:space="0" w:color="auto"/>
              <w:bottom w:val="single" w:sz="6" w:space="0" w:color="auto"/>
              <w:right w:val="single" w:sz="6" w:space="0" w:color="auto"/>
            </w:tcBorders>
            <w:shd w:val="clear" w:color="auto" w:fill="auto"/>
          </w:tcPr>
          <w:p w14:paraId="1C060527" w14:textId="77777777" w:rsidR="00091F22" w:rsidRPr="009C190A" w:rsidRDefault="00091F22" w:rsidP="00B213FE">
            <w:pPr>
              <w:pStyle w:val="aff9"/>
              <w:widowControl/>
              <w:numPr>
                <w:ilvl w:val="0"/>
                <w:numId w:val="13"/>
              </w:numPr>
              <w:kinsoku w:val="0"/>
              <w:ind w:leftChars="0"/>
              <w:jc w:val="center"/>
              <w:rPr>
                <w:rFonts w:ascii="標楷體" w:eastAsia="標楷體" w:hAnsi="標楷體"/>
                <w:sz w:val="20"/>
                <w:szCs w:val="20"/>
              </w:rPr>
            </w:pPr>
          </w:p>
        </w:tc>
        <w:tc>
          <w:tcPr>
            <w:tcW w:w="736" w:type="dxa"/>
            <w:tcBorders>
              <w:top w:val="single" w:sz="6" w:space="0" w:color="auto"/>
              <w:left w:val="single" w:sz="6" w:space="0" w:color="auto"/>
              <w:bottom w:val="single" w:sz="6" w:space="0" w:color="auto"/>
              <w:right w:val="single" w:sz="6" w:space="0" w:color="auto"/>
            </w:tcBorders>
            <w:shd w:val="clear" w:color="auto" w:fill="auto"/>
            <w:hideMark/>
          </w:tcPr>
          <w:p w14:paraId="2E005BE5" w14:textId="77777777" w:rsidR="00091F22" w:rsidRDefault="00091F22" w:rsidP="00D47C11">
            <w:pPr>
              <w:kinsoku w:val="0"/>
              <w:rPr>
                <w:rFonts w:ascii="標楷體" w:eastAsia="標楷體" w:hAnsi="標楷體"/>
                <w:sz w:val="20"/>
              </w:rPr>
            </w:pPr>
            <w:r>
              <w:rPr>
                <w:rFonts w:ascii="標楷體" w:eastAsia="標楷體" w:hAnsi="標楷體" w:hint="eastAsia"/>
                <w:sz w:val="20"/>
              </w:rPr>
              <w:t>114-003</w:t>
            </w:r>
          </w:p>
        </w:tc>
        <w:tc>
          <w:tcPr>
            <w:tcW w:w="2930" w:type="dxa"/>
            <w:tcBorders>
              <w:top w:val="single" w:sz="6" w:space="0" w:color="auto"/>
              <w:left w:val="single" w:sz="6" w:space="0" w:color="auto"/>
              <w:bottom w:val="single" w:sz="6" w:space="0" w:color="auto"/>
              <w:right w:val="single" w:sz="6" w:space="0" w:color="auto"/>
            </w:tcBorders>
            <w:shd w:val="clear" w:color="auto" w:fill="auto"/>
            <w:hideMark/>
          </w:tcPr>
          <w:p w14:paraId="5ED238E8" w14:textId="77777777" w:rsidR="00091F22" w:rsidRPr="001462E0" w:rsidRDefault="00091F22" w:rsidP="00D47C11">
            <w:pPr>
              <w:kinsoku w:val="0"/>
              <w:rPr>
                <w:rFonts w:ascii="標楷體" w:eastAsia="標楷體" w:hAnsi="標楷體"/>
              </w:rPr>
            </w:pPr>
            <w:r w:rsidRPr="0002748E">
              <w:rPr>
                <w:rFonts w:ascii="標楷體" w:eastAsia="標楷體" w:hAnsi="標楷體" w:hint="eastAsia"/>
              </w:rPr>
              <w:t>本館於「第一屆國家食農教育傑出貢獻獎」止步於入圍決審，請了解可改進方向，持續精進。展示組新進同仁遴選者具農業專業背景，如順利就任，期許未來升級臺灣農業故事廳及烹調科學廳，並與園區進行結合，推動食農教育。</w:t>
            </w:r>
            <w:r w:rsidRPr="001462E0">
              <w:rPr>
                <w:rFonts w:ascii="標楷體" w:eastAsia="標楷體" w:hAnsi="標楷體" w:hint="eastAsia"/>
              </w:rPr>
              <w:t>(20250122第2次)</w:t>
            </w:r>
          </w:p>
        </w:tc>
        <w:tc>
          <w:tcPr>
            <w:tcW w:w="708" w:type="dxa"/>
            <w:tcBorders>
              <w:top w:val="single" w:sz="6" w:space="0" w:color="auto"/>
              <w:left w:val="single" w:sz="6" w:space="0" w:color="auto"/>
              <w:bottom w:val="single" w:sz="6" w:space="0" w:color="auto"/>
              <w:right w:val="single" w:sz="6" w:space="0" w:color="auto"/>
            </w:tcBorders>
            <w:shd w:val="clear" w:color="auto" w:fill="auto"/>
            <w:hideMark/>
          </w:tcPr>
          <w:p w14:paraId="41DDF885" w14:textId="77777777" w:rsidR="00091F22" w:rsidRDefault="00091F22" w:rsidP="00D47C11">
            <w:pPr>
              <w:kinsoku w:val="0"/>
              <w:rPr>
                <w:rFonts w:ascii="標楷體" w:eastAsia="標楷體" w:hAnsi="標楷體"/>
                <w:sz w:val="20"/>
              </w:rPr>
            </w:pPr>
            <w:r>
              <w:rPr>
                <w:rFonts w:ascii="標楷體" w:eastAsia="標楷體" w:hAnsi="標楷體" w:hint="eastAsia"/>
                <w:sz w:val="20"/>
              </w:rPr>
              <w:t>展示組</w:t>
            </w:r>
          </w:p>
        </w:tc>
        <w:tc>
          <w:tcPr>
            <w:tcW w:w="2934" w:type="dxa"/>
            <w:tcBorders>
              <w:top w:val="single" w:sz="6" w:space="0" w:color="auto"/>
              <w:left w:val="single" w:sz="6" w:space="0" w:color="auto"/>
              <w:bottom w:val="single" w:sz="6" w:space="0" w:color="auto"/>
              <w:right w:val="single" w:sz="6" w:space="0" w:color="auto"/>
            </w:tcBorders>
            <w:shd w:val="clear" w:color="auto" w:fill="auto"/>
            <w:hideMark/>
          </w:tcPr>
          <w:p w14:paraId="7B93D0CB" w14:textId="77777777" w:rsidR="00091F22" w:rsidRDefault="00091F22" w:rsidP="00B213FE">
            <w:pPr>
              <w:pStyle w:val="aff9"/>
              <w:widowControl/>
              <w:numPr>
                <w:ilvl w:val="0"/>
                <w:numId w:val="12"/>
              </w:numPr>
              <w:kinsoku w:val="0"/>
              <w:ind w:leftChars="0"/>
              <w:rPr>
                <w:rFonts w:ascii="標楷體" w:eastAsia="標楷體" w:hAnsi="標楷體"/>
              </w:rPr>
            </w:pPr>
            <w:r w:rsidRPr="001462E0">
              <w:rPr>
                <w:rFonts w:ascii="標楷體" w:eastAsia="標楷體" w:hAnsi="標楷體" w:hint="eastAsia"/>
              </w:rPr>
              <w:t>「第一屆國家食農教育傑出貢獻獎」為2022年《食農教育法》三讀通過後，農業部首次辦理，首屆共有273位報名，團體獎入圍25位，最終個人獎與團體獎共15位得獎。</w:t>
            </w:r>
          </w:p>
          <w:p w14:paraId="70BDEAB6" w14:textId="77777777" w:rsidR="00091F22" w:rsidRPr="001462E0" w:rsidRDefault="00091F22" w:rsidP="00B213FE">
            <w:pPr>
              <w:pStyle w:val="aff9"/>
              <w:widowControl/>
              <w:numPr>
                <w:ilvl w:val="0"/>
                <w:numId w:val="12"/>
              </w:numPr>
              <w:kinsoku w:val="0"/>
              <w:ind w:leftChars="0"/>
              <w:rPr>
                <w:rFonts w:ascii="標楷體" w:eastAsia="標楷體" w:hAnsi="標楷體"/>
              </w:rPr>
            </w:pPr>
            <w:r w:rsidRPr="001462E0">
              <w:rPr>
                <w:rFonts w:ascii="標楷體" w:eastAsia="標楷體" w:hAnsi="標楷體" w:hint="eastAsia"/>
              </w:rPr>
              <w:t>本館為團體獎入圍，有關未後續獲獎原因，2月3日農業部承辦人葉智均技士回復決審委員意見未對外公開，但對於本館皆表達正向意見，所有團體入圍單位僅有1名經決審實地訪查後經評估與提報資料不符未頒發入圍證明，本館為頒發入圍證明肯定的參賽團體之一。同時，葉技士也表示農業部內部討論，相較於民間團體，對於機關標準會比較高，未來也將考慮將公務機關單獨列為一項參賽獎項。</w:t>
            </w:r>
          </w:p>
        </w:tc>
        <w:tc>
          <w:tcPr>
            <w:tcW w:w="1045" w:type="dxa"/>
            <w:tcBorders>
              <w:top w:val="single" w:sz="6" w:space="0" w:color="auto"/>
              <w:left w:val="single" w:sz="6" w:space="0" w:color="auto"/>
              <w:bottom w:val="single" w:sz="6" w:space="0" w:color="auto"/>
              <w:right w:val="single" w:sz="6" w:space="0" w:color="auto"/>
            </w:tcBorders>
            <w:shd w:val="clear" w:color="auto" w:fill="auto"/>
            <w:hideMark/>
          </w:tcPr>
          <w:p w14:paraId="40E248C5" w14:textId="77777777" w:rsidR="00091F22" w:rsidRDefault="00091F22" w:rsidP="00D47C11">
            <w:pPr>
              <w:kinsoku w:val="0"/>
              <w:rPr>
                <w:rFonts w:ascii="標楷體" w:eastAsia="標楷體" w:hAnsi="標楷體"/>
                <w:sz w:val="20"/>
              </w:rPr>
            </w:pPr>
            <w:r>
              <w:rPr>
                <w:rFonts w:ascii="標楷體" w:eastAsia="標楷體" w:hAnsi="標楷體" w:hint="eastAsia"/>
                <w:sz w:val="20"/>
              </w:rPr>
              <w:t>114/02/07</w:t>
            </w:r>
          </w:p>
        </w:tc>
        <w:tc>
          <w:tcPr>
            <w:tcW w:w="914" w:type="dxa"/>
            <w:tcBorders>
              <w:top w:val="single" w:sz="6" w:space="0" w:color="auto"/>
              <w:left w:val="single" w:sz="6" w:space="0" w:color="auto"/>
              <w:bottom w:val="single" w:sz="6" w:space="0" w:color="auto"/>
              <w:right w:val="single" w:sz="6" w:space="0" w:color="auto"/>
            </w:tcBorders>
            <w:shd w:val="clear" w:color="auto" w:fill="auto"/>
            <w:hideMark/>
          </w:tcPr>
          <w:p w14:paraId="440E82C3" w14:textId="77777777" w:rsidR="00091F22" w:rsidRDefault="00091F22" w:rsidP="00D47C11">
            <w:pPr>
              <w:kinsoku w:val="0"/>
              <w:rPr>
                <w:rFonts w:ascii="標楷體" w:eastAsia="標楷體" w:hAnsi="標楷體"/>
                <w:sz w:val="20"/>
              </w:rPr>
            </w:pPr>
            <w:r>
              <w:rPr>
                <w:rFonts w:ascii="標楷體" w:eastAsia="標楷體" w:hAnsi="標楷體" w:hint="eastAsia"/>
                <w:sz w:val="20"/>
              </w:rPr>
              <w:t>已完成指示事項，解除列管。</w:t>
            </w:r>
          </w:p>
        </w:tc>
      </w:tr>
    </w:tbl>
    <w:p w14:paraId="58BF004F" w14:textId="77777777" w:rsidR="00091F22" w:rsidRDefault="00091F22" w:rsidP="00091F22">
      <w:pPr>
        <w:kinsoku w:val="0"/>
      </w:pPr>
    </w:p>
    <w:p w14:paraId="58FAFE3D" w14:textId="77777777" w:rsidR="00231003" w:rsidRPr="00533F6F" w:rsidRDefault="00231003" w:rsidP="004E6E28">
      <w:pPr>
        <w:ind w:firstLineChars="200" w:firstLine="480"/>
        <w:rPr>
          <w:rFonts w:ascii="標楷體" w:eastAsia="標楷體" w:hAnsi="標楷體"/>
        </w:rPr>
      </w:pPr>
    </w:p>
    <w:p w14:paraId="2FF85BE7" w14:textId="77777777" w:rsidR="00231003" w:rsidRDefault="00231003">
      <w:pPr>
        <w:widowControl/>
        <w:rPr>
          <w:rFonts w:eastAsia="標楷體"/>
          <w:b/>
          <w:sz w:val="28"/>
          <w:szCs w:val="28"/>
        </w:rPr>
      </w:pPr>
      <w:r>
        <w:rPr>
          <w:rFonts w:eastAsia="標楷體"/>
          <w:b/>
          <w:sz w:val="28"/>
          <w:szCs w:val="28"/>
        </w:rPr>
        <w:br w:type="page"/>
      </w:r>
    </w:p>
    <w:p w14:paraId="65EA7C6A" w14:textId="77777777" w:rsidR="008742ED" w:rsidRPr="008742ED" w:rsidRDefault="00583B68" w:rsidP="00577AD8">
      <w:pPr>
        <w:widowControl/>
        <w:rPr>
          <w:rFonts w:eastAsia="標楷體"/>
          <w:szCs w:val="24"/>
        </w:rPr>
      </w:pPr>
      <w:r w:rsidRPr="00CF7BC5">
        <w:rPr>
          <w:rFonts w:eastAsia="標楷體"/>
          <w:b/>
          <w:sz w:val="28"/>
          <w:szCs w:val="28"/>
        </w:rPr>
        <w:lastRenderedPageBreak/>
        <w:t>各單位工作報告</w:t>
      </w:r>
    </w:p>
    <w:p w14:paraId="6FB3E3FE" w14:textId="77777777" w:rsidR="001F49D1" w:rsidRPr="00BE58C7" w:rsidRDefault="001F49D1" w:rsidP="001F49D1">
      <w:pPr>
        <w:spacing w:line="360" w:lineRule="exact"/>
        <w:jc w:val="center"/>
        <w:rPr>
          <w:rFonts w:eastAsia="標楷體"/>
          <w:sz w:val="28"/>
          <w:szCs w:val="28"/>
        </w:rPr>
      </w:pPr>
      <w:r w:rsidRPr="00BE58C7">
        <w:rPr>
          <w:rFonts w:eastAsia="標楷體"/>
          <w:sz w:val="28"/>
          <w:szCs w:val="28"/>
        </w:rPr>
        <w:t>報告單位：蒐藏研究組</w:t>
      </w:r>
    </w:p>
    <w:p w14:paraId="11728B9A" w14:textId="4113FA97" w:rsidR="00146E4E" w:rsidRDefault="00146E4E" w:rsidP="00B213FE">
      <w:pPr>
        <w:numPr>
          <w:ilvl w:val="0"/>
          <w:numId w:val="23"/>
        </w:numPr>
        <w:spacing w:line="360" w:lineRule="exact"/>
        <w:ind w:left="567" w:hanging="567"/>
        <w:jc w:val="both"/>
        <w:rPr>
          <w:rFonts w:eastAsia="標楷體"/>
          <w:b/>
          <w:bCs/>
        </w:rPr>
      </w:pPr>
      <w:r>
        <w:rPr>
          <w:rFonts w:eastAsia="標楷體"/>
          <w:b/>
          <w:bCs/>
        </w:rPr>
        <w:t>1</w:t>
      </w:r>
      <w:r>
        <w:rPr>
          <w:rFonts w:eastAsia="標楷體" w:hint="eastAsia"/>
          <w:b/>
          <w:bCs/>
        </w:rPr>
        <w:t>月工作重點</w:t>
      </w:r>
      <w:r>
        <w:rPr>
          <w:rFonts w:eastAsia="標楷體"/>
          <w:b/>
          <w:bCs/>
        </w:rPr>
        <w:t>(1</w:t>
      </w:r>
      <w:r>
        <w:rPr>
          <w:rFonts w:eastAsia="標楷體" w:hint="eastAsia"/>
          <w:b/>
          <w:bCs/>
        </w:rPr>
        <w:t>月</w:t>
      </w:r>
      <w:r>
        <w:rPr>
          <w:rFonts w:eastAsia="標楷體"/>
          <w:b/>
          <w:bCs/>
        </w:rPr>
        <w:t>1</w:t>
      </w:r>
      <w:r>
        <w:rPr>
          <w:rFonts w:eastAsia="標楷體" w:hint="eastAsia"/>
          <w:b/>
          <w:bCs/>
        </w:rPr>
        <w:t>日至</w:t>
      </w:r>
      <w:r>
        <w:rPr>
          <w:rFonts w:eastAsia="標楷體"/>
          <w:b/>
          <w:bCs/>
        </w:rPr>
        <w:t>1</w:t>
      </w:r>
      <w:r>
        <w:rPr>
          <w:rFonts w:eastAsia="標楷體" w:hint="eastAsia"/>
          <w:b/>
          <w:bCs/>
        </w:rPr>
        <w:t>月</w:t>
      </w:r>
      <w:r>
        <w:rPr>
          <w:rFonts w:eastAsia="標楷體"/>
          <w:b/>
          <w:bCs/>
        </w:rPr>
        <w:t>31</w:t>
      </w:r>
      <w:r>
        <w:rPr>
          <w:rFonts w:eastAsia="標楷體" w:hint="eastAsia"/>
          <w:b/>
          <w:bCs/>
        </w:rPr>
        <w:t>日</w:t>
      </w:r>
      <w:r>
        <w:rPr>
          <w:rFonts w:eastAsia="標楷體"/>
          <w:b/>
          <w:bCs/>
        </w:rPr>
        <w:t>)</w:t>
      </w:r>
    </w:p>
    <w:p w14:paraId="726259D3" w14:textId="77777777" w:rsidR="00146E4E" w:rsidRDefault="00146E4E" w:rsidP="00B213FE">
      <w:pPr>
        <w:numPr>
          <w:ilvl w:val="0"/>
          <w:numId w:val="24"/>
        </w:numPr>
        <w:spacing w:line="360" w:lineRule="exact"/>
        <w:ind w:left="851" w:hanging="567"/>
        <w:jc w:val="both"/>
        <w:rPr>
          <w:rFonts w:eastAsia="標楷體"/>
        </w:rPr>
      </w:pPr>
      <w:r>
        <w:rPr>
          <w:rFonts w:eastAsia="標楷體" w:hint="eastAsia"/>
        </w:rPr>
        <w:t>業務報告</w:t>
      </w:r>
    </w:p>
    <w:p w14:paraId="421CED69" w14:textId="77777777" w:rsidR="00146E4E" w:rsidRDefault="00146E4E" w:rsidP="00B213FE">
      <w:pPr>
        <w:numPr>
          <w:ilvl w:val="1"/>
          <w:numId w:val="24"/>
        </w:numPr>
        <w:spacing w:line="360" w:lineRule="exact"/>
        <w:ind w:left="1134" w:hanging="654"/>
        <w:jc w:val="both"/>
        <w:rPr>
          <w:rFonts w:eastAsia="標楷體"/>
        </w:rPr>
      </w:pPr>
      <w:r>
        <w:rPr>
          <w:rFonts w:eastAsia="標楷體" w:hint="eastAsia"/>
        </w:rPr>
        <w:t>主動徵集產業研究進度</w:t>
      </w:r>
    </w:p>
    <w:tbl>
      <w:tblPr>
        <w:tblW w:w="8965" w:type="dxa"/>
        <w:jc w:val="center"/>
        <w:tblBorders>
          <w:top w:val="thinThickSmallGap" w:sz="18" w:space="0" w:color="auto"/>
          <w:left w:val="thinThickSmallGap" w:sz="18" w:space="0" w:color="auto"/>
          <w:bottom w:val="thickThinSmallGap" w:sz="18" w:space="0" w:color="auto"/>
          <w:right w:val="thickThinSmallGap" w:sz="18" w:space="0" w:color="auto"/>
          <w:insideH w:val="single" w:sz="4" w:space="0" w:color="auto"/>
          <w:insideV w:val="single" w:sz="4" w:space="0" w:color="auto"/>
        </w:tblBorders>
        <w:tblLook w:val="04A0" w:firstRow="1" w:lastRow="0" w:firstColumn="1" w:lastColumn="0" w:noHBand="0" w:noVBand="1"/>
      </w:tblPr>
      <w:tblGrid>
        <w:gridCol w:w="1752"/>
        <w:gridCol w:w="2425"/>
        <w:gridCol w:w="1752"/>
        <w:gridCol w:w="3036"/>
      </w:tblGrid>
      <w:tr w:rsidR="00146E4E" w14:paraId="4AFD7E54" w14:textId="77777777" w:rsidTr="00146E4E">
        <w:trPr>
          <w:jc w:val="center"/>
        </w:trPr>
        <w:tc>
          <w:tcPr>
            <w:tcW w:w="1752" w:type="dxa"/>
            <w:tcBorders>
              <w:top w:val="thinThickSmallGap" w:sz="18" w:space="0" w:color="auto"/>
              <w:left w:val="thinThickSmallGap" w:sz="18" w:space="0" w:color="auto"/>
              <w:bottom w:val="single" w:sz="4" w:space="0" w:color="auto"/>
              <w:right w:val="single" w:sz="4" w:space="0" w:color="auto"/>
            </w:tcBorders>
            <w:shd w:val="clear" w:color="auto" w:fill="FBE4D5"/>
            <w:vAlign w:val="center"/>
            <w:hideMark/>
          </w:tcPr>
          <w:p w14:paraId="6ACCB56D" w14:textId="77777777" w:rsidR="00146E4E" w:rsidRDefault="00146E4E">
            <w:pPr>
              <w:pStyle w:val="affffe"/>
              <w:spacing w:line="360" w:lineRule="exact"/>
              <w:jc w:val="center"/>
              <w:rPr>
                <w:rFonts w:eastAsia="標楷體"/>
              </w:rPr>
            </w:pPr>
            <w:proofErr w:type="spellStart"/>
            <w:r>
              <w:rPr>
                <w:rFonts w:eastAsia="標楷體" w:hint="eastAsia"/>
              </w:rPr>
              <w:t>項目</w:t>
            </w:r>
            <w:proofErr w:type="spellEnd"/>
          </w:p>
        </w:tc>
        <w:tc>
          <w:tcPr>
            <w:tcW w:w="2425" w:type="dxa"/>
            <w:tcBorders>
              <w:top w:val="thinThickSmallGap" w:sz="18" w:space="0" w:color="auto"/>
              <w:left w:val="single" w:sz="4" w:space="0" w:color="auto"/>
              <w:bottom w:val="single" w:sz="4" w:space="0" w:color="auto"/>
              <w:right w:val="single" w:sz="4" w:space="0" w:color="auto"/>
            </w:tcBorders>
            <w:shd w:val="clear" w:color="auto" w:fill="FBE4D5"/>
            <w:vAlign w:val="center"/>
            <w:hideMark/>
          </w:tcPr>
          <w:p w14:paraId="4A590019" w14:textId="77777777" w:rsidR="00146E4E" w:rsidRDefault="00146E4E">
            <w:pPr>
              <w:pStyle w:val="affffe"/>
              <w:spacing w:line="360" w:lineRule="exact"/>
              <w:jc w:val="center"/>
              <w:rPr>
                <w:rFonts w:eastAsia="標楷體"/>
              </w:rPr>
            </w:pPr>
            <w:proofErr w:type="spellStart"/>
            <w:r>
              <w:rPr>
                <w:rFonts w:eastAsia="標楷體" w:hint="eastAsia"/>
              </w:rPr>
              <w:t>預定期程</w:t>
            </w:r>
            <w:proofErr w:type="spellEnd"/>
          </w:p>
        </w:tc>
        <w:tc>
          <w:tcPr>
            <w:tcW w:w="1752" w:type="dxa"/>
            <w:tcBorders>
              <w:top w:val="thinThickSmallGap" w:sz="18" w:space="0" w:color="auto"/>
              <w:left w:val="single" w:sz="4" w:space="0" w:color="auto"/>
              <w:bottom w:val="single" w:sz="4" w:space="0" w:color="auto"/>
              <w:right w:val="single" w:sz="4" w:space="0" w:color="auto"/>
            </w:tcBorders>
            <w:shd w:val="clear" w:color="auto" w:fill="FBE4D5"/>
            <w:vAlign w:val="center"/>
            <w:hideMark/>
          </w:tcPr>
          <w:p w14:paraId="53658F54" w14:textId="77777777" w:rsidR="00146E4E" w:rsidRDefault="00146E4E">
            <w:pPr>
              <w:pStyle w:val="affffe"/>
              <w:spacing w:line="360" w:lineRule="exact"/>
              <w:jc w:val="center"/>
              <w:rPr>
                <w:rFonts w:eastAsia="標楷體"/>
              </w:rPr>
            </w:pPr>
            <w:proofErr w:type="spellStart"/>
            <w:r>
              <w:rPr>
                <w:rFonts w:eastAsia="標楷體" w:hint="eastAsia"/>
              </w:rPr>
              <w:t>進度</w:t>
            </w:r>
            <w:proofErr w:type="spellEnd"/>
          </w:p>
        </w:tc>
        <w:tc>
          <w:tcPr>
            <w:tcW w:w="3036" w:type="dxa"/>
            <w:tcBorders>
              <w:top w:val="thinThickSmallGap" w:sz="18" w:space="0" w:color="auto"/>
              <w:left w:val="single" w:sz="4" w:space="0" w:color="auto"/>
              <w:bottom w:val="single" w:sz="4" w:space="0" w:color="auto"/>
              <w:right w:val="thickThinSmallGap" w:sz="18" w:space="0" w:color="auto"/>
            </w:tcBorders>
            <w:shd w:val="clear" w:color="auto" w:fill="FBE4D5"/>
            <w:vAlign w:val="center"/>
            <w:hideMark/>
          </w:tcPr>
          <w:p w14:paraId="7A3877F5" w14:textId="77777777" w:rsidR="00146E4E" w:rsidRDefault="00146E4E">
            <w:pPr>
              <w:pStyle w:val="affffe"/>
              <w:spacing w:line="360" w:lineRule="exact"/>
              <w:jc w:val="center"/>
              <w:rPr>
                <w:rFonts w:eastAsia="標楷體"/>
              </w:rPr>
            </w:pPr>
            <w:proofErr w:type="spellStart"/>
            <w:r>
              <w:rPr>
                <w:rFonts w:eastAsia="標楷體" w:hint="eastAsia"/>
              </w:rPr>
              <w:t>進度落後之因應措施</w:t>
            </w:r>
            <w:proofErr w:type="spellEnd"/>
          </w:p>
          <w:p w14:paraId="635EE82A" w14:textId="77777777" w:rsidR="00146E4E" w:rsidRDefault="00146E4E">
            <w:pPr>
              <w:pStyle w:val="affffe"/>
              <w:spacing w:line="360" w:lineRule="exact"/>
              <w:jc w:val="center"/>
              <w:rPr>
                <w:rFonts w:eastAsia="標楷體"/>
              </w:rPr>
            </w:pPr>
            <w:proofErr w:type="spellStart"/>
            <w:r>
              <w:rPr>
                <w:rFonts w:eastAsia="標楷體" w:hint="eastAsia"/>
              </w:rPr>
              <w:t>及後續進度規劃</w:t>
            </w:r>
            <w:proofErr w:type="spellEnd"/>
          </w:p>
        </w:tc>
      </w:tr>
      <w:tr w:rsidR="00146E4E" w14:paraId="603CD785" w14:textId="77777777" w:rsidTr="00146E4E">
        <w:trPr>
          <w:jc w:val="center"/>
        </w:trPr>
        <w:tc>
          <w:tcPr>
            <w:tcW w:w="1752" w:type="dxa"/>
            <w:tcBorders>
              <w:top w:val="single" w:sz="4" w:space="0" w:color="auto"/>
              <w:left w:val="thinThickSmallGap" w:sz="18" w:space="0" w:color="auto"/>
              <w:bottom w:val="single" w:sz="4" w:space="0" w:color="auto"/>
              <w:right w:val="single" w:sz="4" w:space="0" w:color="auto"/>
            </w:tcBorders>
            <w:hideMark/>
          </w:tcPr>
          <w:p w14:paraId="79E44C01" w14:textId="77777777" w:rsidR="00146E4E" w:rsidRDefault="00146E4E">
            <w:pPr>
              <w:pStyle w:val="affffe"/>
              <w:spacing w:line="360" w:lineRule="exact"/>
              <w:jc w:val="both"/>
              <w:rPr>
                <w:rFonts w:eastAsia="標楷體"/>
              </w:rPr>
            </w:pPr>
            <w:proofErr w:type="spellStart"/>
            <w:r>
              <w:rPr>
                <w:rFonts w:eastAsia="標楷體" w:hint="eastAsia"/>
              </w:rPr>
              <w:t>綠能產業</w:t>
            </w:r>
            <w:proofErr w:type="spellEnd"/>
          </w:p>
        </w:tc>
        <w:tc>
          <w:tcPr>
            <w:tcW w:w="2425" w:type="dxa"/>
            <w:tcBorders>
              <w:top w:val="single" w:sz="4" w:space="0" w:color="auto"/>
              <w:left w:val="single" w:sz="4" w:space="0" w:color="auto"/>
              <w:bottom w:val="single" w:sz="4" w:space="0" w:color="auto"/>
              <w:right w:val="single" w:sz="4" w:space="0" w:color="auto"/>
            </w:tcBorders>
            <w:hideMark/>
          </w:tcPr>
          <w:p w14:paraId="4644CD5B" w14:textId="77777777" w:rsidR="00146E4E" w:rsidRDefault="00146E4E">
            <w:pPr>
              <w:pStyle w:val="affffe"/>
              <w:spacing w:line="360" w:lineRule="exact"/>
              <w:jc w:val="center"/>
              <w:rPr>
                <w:rFonts w:eastAsia="標楷體"/>
              </w:rPr>
            </w:pPr>
            <w:r>
              <w:rPr>
                <w:rFonts w:eastAsia="標楷體"/>
              </w:rPr>
              <w:t>114.02</w:t>
            </w:r>
          </w:p>
        </w:tc>
        <w:tc>
          <w:tcPr>
            <w:tcW w:w="1752" w:type="dxa"/>
            <w:tcBorders>
              <w:top w:val="single" w:sz="4" w:space="0" w:color="auto"/>
              <w:left w:val="single" w:sz="4" w:space="0" w:color="auto"/>
              <w:bottom w:val="single" w:sz="4" w:space="0" w:color="auto"/>
              <w:right w:val="single" w:sz="4" w:space="0" w:color="auto"/>
            </w:tcBorders>
            <w:hideMark/>
          </w:tcPr>
          <w:p w14:paraId="5886F3CC" w14:textId="77777777" w:rsidR="00146E4E" w:rsidRDefault="00146E4E">
            <w:pPr>
              <w:pStyle w:val="affffe"/>
              <w:spacing w:line="360" w:lineRule="exact"/>
              <w:jc w:val="both"/>
              <w:rPr>
                <w:rFonts w:eastAsia="標楷體"/>
              </w:rPr>
            </w:pPr>
            <w:r>
              <w:rPr>
                <w:rFonts w:eastAsia="標楷體" w:hint="eastAsia"/>
              </w:rPr>
              <w:t>▓</w:t>
            </w:r>
            <w:proofErr w:type="spellStart"/>
            <w:r>
              <w:rPr>
                <w:rFonts w:eastAsia="標楷體" w:hint="eastAsia"/>
              </w:rPr>
              <w:t>符合□落後</w:t>
            </w:r>
            <w:proofErr w:type="spellEnd"/>
          </w:p>
        </w:tc>
        <w:tc>
          <w:tcPr>
            <w:tcW w:w="3036" w:type="dxa"/>
            <w:tcBorders>
              <w:top w:val="single" w:sz="4" w:space="0" w:color="auto"/>
              <w:left w:val="single" w:sz="4" w:space="0" w:color="auto"/>
              <w:bottom w:val="single" w:sz="4" w:space="0" w:color="auto"/>
              <w:right w:val="thickThinSmallGap" w:sz="18" w:space="0" w:color="auto"/>
            </w:tcBorders>
          </w:tcPr>
          <w:p w14:paraId="4C43CDD9" w14:textId="77777777" w:rsidR="00146E4E" w:rsidRDefault="00146E4E">
            <w:pPr>
              <w:pStyle w:val="affffe"/>
              <w:spacing w:line="360" w:lineRule="exact"/>
              <w:jc w:val="both"/>
              <w:rPr>
                <w:rFonts w:eastAsia="標楷體"/>
                <w:strike/>
              </w:rPr>
            </w:pPr>
          </w:p>
        </w:tc>
      </w:tr>
      <w:tr w:rsidR="00146E4E" w14:paraId="562D696D" w14:textId="77777777" w:rsidTr="00146E4E">
        <w:trPr>
          <w:jc w:val="center"/>
        </w:trPr>
        <w:tc>
          <w:tcPr>
            <w:tcW w:w="1752" w:type="dxa"/>
            <w:tcBorders>
              <w:top w:val="single" w:sz="4" w:space="0" w:color="auto"/>
              <w:left w:val="thinThickSmallGap" w:sz="18" w:space="0" w:color="auto"/>
              <w:bottom w:val="single" w:sz="4" w:space="0" w:color="auto"/>
              <w:right w:val="single" w:sz="4" w:space="0" w:color="auto"/>
            </w:tcBorders>
            <w:shd w:val="clear" w:color="auto" w:fill="F2F2F2"/>
            <w:hideMark/>
          </w:tcPr>
          <w:p w14:paraId="1924F36B" w14:textId="77777777" w:rsidR="00146E4E" w:rsidRDefault="00146E4E">
            <w:pPr>
              <w:pStyle w:val="affffe"/>
              <w:spacing w:line="360" w:lineRule="exact"/>
              <w:jc w:val="both"/>
              <w:rPr>
                <w:rFonts w:eastAsia="標楷體"/>
              </w:rPr>
            </w:pPr>
            <w:proofErr w:type="spellStart"/>
            <w:r>
              <w:rPr>
                <w:rFonts w:eastAsia="標楷體" w:hint="eastAsia"/>
              </w:rPr>
              <w:t>數位軟體產業</w:t>
            </w:r>
            <w:proofErr w:type="spellEnd"/>
          </w:p>
        </w:tc>
        <w:tc>
          <w:tcPr>
            <w:tcW w:w="2425" w:type="dxa"/>
            <w:tcBorders>
              <w:top w:val="single" w:sz="4" w:space="0" w:color="auto"/>
              <w:left w:val="single" w:sz="4" w:space="0" w:color="auto"/>
              <w:bottom w:val="single" w:sz="4" w:space="0" w:color="auto"/>
              <w:right w:val="single" w:sz="4" w:space="0" w:color="auto"/>
            </w:tcBorders>
            <w:shd w:val="clear" w:color="auto" w:fill="F2F2F2"/>
            <w:hideMark/>
          </w:tcPr>
          <w:p w14:paraId="399B0B24" w14:textId="77777777" w:rsidR="00146E4E" w:rsidRDefault="00146E4E">
            <w:pPr>
              <w:pStyle w:val="affffe"/>
              <w:spacing w:line="360" w:lineRule="exact"/>
              <w:jc w:val="center"/>
              <w:rPr>
                <w:rFonts w:eastAsia="標楷體"/>
              </w:rPr>
            </w:pPr>
            <w:r>
              <w:rPr>
                <w:rFonts w:eastAsia="標楷體"/>
              </w:rPr>
              <w:t>114.02</w:t>
            </w:r>
          </w:p>
        </w:tc>
        <w:tc>
          <w:tcPr>
            <w:tcW w:w="1752" w:type="dxa"/>
            <w:tcBorders>
              <w:top w:val="single" w:sz="4" w:space="0" w:color="auto"/>
              <w:left w:val="single" w:sz="4" w:space="0" w:color="auto"/>
              <w:bottom w:val="single" w:sz="4" w:space="0" w:color="auto"/>
              <w:right w:val="single" w:sz="4" w:space="0" w:color="auto"/>
            </w:tcBorders>
            <w:shd w:val="clear" w:color="auto" w:fill="F2F2F2"/>
            <w:hideMark/>
          </w:tcPr>
          <w:p w14:paraId="0C07318F" w14:textId="77777777" w:rsidR="00146E4E" w:rsidRDefault="00146E4E">
            <w:pPr>
              <w:pStyle w:val="affffe"/>
              <w:spacing w:line="360" w:lineRule="exact"/>
              <w:jc w:val="both"/>
              <w:rPr>
                <w:rFonts w:eastAsia="標楷體"/>
              </w:rPr>
            </w:pPr>
            <w:r>
              <w:rPr>
                <w:rFonts w:eastAsia="標楷體" w:hint="eastAsia"/>
              </w:rPr>
              <w:t>▓</w:t>
            </w:r>
            <w:proofErr w:type="spellStart"/>
            <w:r>
              <w:rPr>
                <w:rFonts w:eastAsia="標楷體" w:hint="eastAsia"/>
              </w:rPr>
              <w:t>符合□落後</w:t>
            </w:r>
            <w:proofErr w:type="spellEnd"/>
          </w:p>
        </w:tc>
        <w:tc>
          <w:tcPr>
            <w:tcW w:w="3036" w:type="dxa"/>
            <w:tcBorders>
              <w:top w:val="single" w:sz="4" w:space="0" w:color="auto"/>
              <w:left w:val="single" w:sz="4" w:space="0" w:color="auto"/>
              <w:bottom w:val="single" w:sz="4" w:space="0" w:color="auto"/>
              <w:right w:val="thickThinSmallGap" w:sz="18" w:space="0" w:color="auto"/>
            </w:tcBorders>
            <w:shd w:val="clear" w:color="auto" w:fill="F2F2F2"/>
          </w:tcPr>
          <w:p w14:paraId="0B04E763" w14:textId="77777777" w:rsidR="00146E4E" w:rsidRDefault="00146E4E">
            <w:pPr>
              <w:pStyle w:val="affffe"/>
              <w:spacing w:line="360" w:lineRule="exact"/>
              <w:jc w:val="both"/>
              <w:rPr>
                <w:rFonts w:eastAsia="標楷體"/>
              </w:rPr>
            </w:pPr>
          </w:p>
        </w:tc>
      </w:tr>
      <w:tr w:rsidR="00146E4E" w14:paraId="4A09525F" w14:textId="77777777" w:rsidTr="00146E4E">
        <w:trPr>
          <w:jc w:val="center"/>
        </w:trPr>
        <w:tc>
          <w:tcPr>
            <w:tcW w:w="1752" w:type="dxa"/>
            <w:tcBorders>
              <w:top w:val="single" w:sz="4" w:space="0" w:color="auto"/>
              <w:left w:val="thinThickSmallGap" w:sz="18" w:space="0" w:color="auto"/>
              <w:bottom w:val="single" w:sz="4" w:space="0" w:color="auto"/>
              <w:right w:val="single" w:sz="4" w:space="0" w:color="auto"/>
            </w:tcBorders>
            <w:hideMark/>
          </w:tcPr>
          <w:p w14:paraId="273257BC" w14:textId="77777777" w:rsidR="00146E4E" w:rsidRDefault="00146E4E">
            <w:pPr>
              <w:pStyle w:val="affffe"/>
              <w:spacing w:line="360" w:lineRule="exact"/>
              <w:jc w:val="both"/>
              <w:rPr>
                <w:rFonts w:eastAsia="標楷體"/>
              </w:rPr>
            </w:pPr>
            <w:proofErr w:type="spellStart"/>
            <w:r>
              <w:rPr>
                <w:rFonts w:eastAsia="標楷體" w:hint="eastAsia"/>
              </w:rPr>
              <w:t>遊艇產業</w:t>
            </w:r>
            <w:proofErr w:type="spellEnd"/>
          </w:p>
        </w:tc>
        <w:tc>
          <w:tcPr>
            <w:tcW w:w="2425" w:type="dxa"/>
            <w:tcBorders>
              <w:top w:val="single" w:sz="4" w:space="0" w:color="auto"/>
              <w:left w:val="single" w:sz="4" w:space="0" w:color="auto"/>
              <w:bottom w:val="single" w:sz="4" w:space="0" w:color="auto"/>
              <w:right w:val="single" w:sz="4" w:space="0" w:color="auto"/>
            </w:tcBorders>
            <w:hideMark/>
          </w:tcPr>
          <w:p w14:paraId="515C98AB" w14:textId="77777777" w:rsidR="00146E4E" w:rsidRDefault="00146E4E">
            <w:pPr>
              <w:pStyle w:val="affffe"/>
              <w:spacing w:line="360" w:lineRule="exact"/>
              <w:jc w:val="center"/>
              <w:rPr>
                <w:rFonts w:eastAsia="標楷體"/>
              </w:rPr>
            </w:pPr>
            <w:r>
              <w:rPr>
                <w:rFonts w:eastAsia="標楷體"/>
              </w:rPr>
              <w:t>114.04</w:t>
            </w:r>
          </w:p>
        </w:tc>
        <w:tc>
          <w:tcPr>
            <w:tcW w:w="1752" w:type="dxa"/>
            <w:tcBorders>
              <w:top w:val="single" w:sz="4" w:space="0" w:color="auto"/>
              <w:left w:val="single" w:sz="4" w:space="0" w:color="auto"/>
              <w:bottom w:val="single" w:sz="4" w:space="0" w:color="auto"/>
              <w:right w:val="single" w:sz="4" w:space="0" w:color="auto"/>
            </w:tcBorders>
            <w:hideMark/>
          </w:tcPr>
          <w:p w14:paraId="6859BC00" w14:textId="77777777" w:rsidR="00146E4E" w:rsidRDefault="00146E4E">
            <w:pPr>
              <w:pStyle w:val="affffe"/>
              <w:spacing w:line="360" w:lineRule="exact"/>
              <w:jc w:val="both"/>
              <w:rPr>
                <w:rFonts w:eastAsia="標楷體"/>
              </w:rPr>
            </w:pPr>
            <w:r>
              <w:rPr>
                <w:rFonts w:eastAsia="標楷體" w:hint="eastAsia"/>
              </w:rPr>
              <w:t>□</w:t>
            </w:r>
            <w:proofErr w:type="spellStart"/>
            <w:r>
              <w:rPr>
                <w:rFonts w:eastAsia="標楷體" w:hint="eastAsia"/>
              </w:rPr>
              <w:t>符合▓落後</w:t>
            </w:r>
            <w:proofErr w:type="spellEnd"/>
          </w:p>
        </w:tc>
        <w:tc>
          <w:tcPr>
            <w:tcW w:w="3036" w:type="dxa"/>
            <w:tcBorders>
              <w:top w:val="single" w:sz="4" w:space="0" w:color="auto"/>
              <w:left w:val="single" w:sz="4" w:space="0" w:color="auto"/>
              <w:bottom w:val="single" w:sz="4" w:space="0" w:color="auto"/>
              <w:right w:val="thickThinSmallGap" w:sz="18" w:space="0" w:color="auto"/>
            </w:tcBorders>
            <w:hideMark/>
          </w:tcPr>
          <w:p w14:paraId="558E2AB5" w14:textId="77777777" w:rsidR="00146E4E" w:rsidRPr="001C6ABD" w:rsidRDefault="00146E4E">
            <w:pPr>
              <w:pStyle w:val="affffe"/>
              <w:spacing w:line="360" w:lineRule="exact"/>
              <w:jc w:val="both"/>
              <w:rPr>
                <w:rFonts w:eastAsia="標楷體"/>
                <w:highlight w:val="yellow"/>
                <w:lang w:eastAsia="zh-TW"/>
              </w:rPr>
            </w:pPr>
            <w:r w:rsidRPr="00342780">
              <w:rPr>
                <w:rFonts w:eastAsia="標楷體" w:hint="eastAsia"/>
                <w:lang w:eastAsia="zh-TW"/>
              </w:rPr>
              <w:t>預計</w:t>
            </w:r>
            <w:r w:rsidRPr="00342780">
              <w:rPr>
                <w:rFonts w:eastAsia="標楷體"/>
                <w:lang w:eastAsia="zh-TW"/>
              </w:rPr>
              <w:t>2</w:t>
            </w:r>
            <w:r w:rsidRPr="00342780">
              <w:rPr>
                <w:rFonts w:eastAsia="標楷體" w:hint="eastAsia"/>
                <w:lang w:eastAsia="zh-TW"/>
              </w:rPr>
              <w:t>月</w:t>
            </w:r>
            <w:r w:rsidRPr="00342780">
              <w:rPr>
                <w:rFonts w:eastAsia="標楷體"/>
                <w:lang w:eastAsia="zh-TW"/>
              </w:rPr>
              <w:t>12</w:t>
            </w:r>
            <w:r w:rsidRPr="00342780">
              <w:rPr>
                <w:rFonts w:eastAsia="標楷體" w:hint="eastAsia"/>
                <w:lang w:eastAsia="zh-TW"/>
              </w:rPr>
              <w:t>日參訪嘉信遊艇公司後，依其建議提出具體方案。</w:t>
            </w:r>
          </w:p>
        </w:tc>
      </w:tr>
      <w:tr w:rsidR="00146E4E" w14:paraId="426B3448" w14:textId="77777777" w:rsidTr="00146E4E">
        <w:trPr>
          <w:jc w:val="center"/>
        </w:trPr>
        <w:tc>
          <w:tcPr>
            <w:tcW w:w="1752" w:type="dxa"/>
            <w:tcBorders>
              <w:top w:val="single" w:sz="4" w:space="0" w:color="auto"/>
              <w:left w:val="thinThickSmallGap" w:sz="18" w:space="0" w:color="auto"/>
              <w:bottom w:val="thickThinSmallGap" w:sz="18" w:space="0" w:color="auto"/>
              <w:right w:val="single" w:sz="4" w:space="0" w:color="auto"/>
            </w:tcBorders>
            <w:shd w:val="clear" w:color="auto" w:fill="F2F2F2"/>
            <w:hideMark/>
          </w:tcPr>
          <w:p w14:paraId="62A9E093" w14:textId="77777777" w:rsidR="00146E4E" w:rsidRDefault="00146E4E">
            <w:pPr>
              <w:pStyle w:val="affffe"/>
              <w:spacing w:line="360" w:lineRule="exact"/>
              <w:jc w:val="both"/>
              <w:rPr>
                <w:rFonts w:eastAsia="標楷體"/>
              </w:rPr>
            </w:pPr>
            <w:proofErr w:type="spellStart"/>
            <w:r>
              <w:rPr>
                <w:rFonts w:eastAsia="標楷體" w:hint="eastAsia"/>
              </w:rPr>
              <w:t>鋼鐵產業</w:t>
            </w:r>
            <w:proofErr w:type="spellEnd"/>
          </w:p>
        </w:tc>
        <w:tc>
          <w:tcPr>
            <w:tcW w:w="2425" w:type="dxa"/>
            <w:tcBorders>
              <w:top w:val="single" w:sz="4" w:space="0" w:color="auto"/>
              <w:left w:val="single" w:sz="4" w:space="0" w:color="auto"/>
              <w:bottom w:val="thickThinSmallGap" w:sz="18" w:space="0" w:color="auto"/>
              <w:right w:val="single" w:sz="4" w:space="0" w:color="auto"/>
            </w:tcBorders>
            <w:shd w:val="clear" w:color="auto" w:fill="F2F2F2"/>
            <w:hideMark/>
          </w:tcPr>
          <w:p w14:paraId="2A194DFB" w14:textId="77777777" w:rsidR="00146E4E" w:rsidRDefault="00146E4E">
            <w:pPr>
              <w:pStyle w:val="affffe"/>
              <w:spacing w:line="360" w:lineRule="exact"/>
              <w:jc w:val="center"/>
              <w:rPr>
                <w:rFonts w:eastAsia="標楷體"/>
              </w:rPr>
            </w:pPr>
            <w:r>
              <w:rPr>
                <w:rFonts w:eastAsia="標楷體"/>
              </w:rPr>
              <w:t>114.02</w:t>
            </w:r>
          </w:p>
        </w:tc>
        <w:tc>
          <w:tcPr>
            <w:tcW w:w="1752" w:type="dxa"/>
            <w:tcBorders>
              <w:top w:val="single" w:sz="4" w:space="0" w:color="auto"/>
              <w:left w:val="single" w:sz="4" w:space="0" w:color="auto"/>
              <w:bottom w:val="thickThinSmallGap" w:sz="18" w:space="0" w:color="auto"/>
              <w:right w:val="single" w:sz="4" w:space="0" w:color="auto"/>
            </w:tcBorders>
            <w:shd w:val="clear" w:color="auto" w:fill="F2F2F2"/>
            <w:hideMark/>
          </w:tcPr>
          <w:p w14:paraId="27D16336" w14:textId="77777777" w:rsidR="00146E4E" w:rsidRDefault="00146E4E">
            <w:pPr>
              <w:pStyle w:val="affffe"/>
              <w:spacing w:line="360" w:lineRule="exact"/>
              <w:jc w:val="both"/>
              <w:rPr>
                <w:rFonts w:eastAsia="標楷體"/>
              </w:rPr>
            </w:pPr>
            <w:r>
              <w:rPr>
                <w:rFonts w:eastAsia="標楷體" w:hint="eastAsia"/>
              </w:rPr>
              <w:t>▓</w:t>
            </w:r>
            <w:proofErr w:type="spellStart"/>
            <w:r>
              <w:rPr>
                <w:rFonts w:eastAsia="標楷體" w:hint="eastAsia"/>
              </w:rPr>
              <w:t>符合□落後</w:t>
            </w:r>
            <w:proofErr w:type="spellEnd"/>
          </w:p>
        </w:tc>
        <w:tc>
          <w:tcPr>
            <w:tcW w:w="3036" w:type="dxa"/>
            <w:tcBorders>
              <w:top w:val="single" w:sz="4" w:space="0" w:color="auto"/>
              <w:left w:val="single" w:sz="4" w:space="0" w:color="auto"/>
              <w:bottom w:val="thickThinSmallGap" w:sz="18" w:space="0" w:color="auto"/>
              <w:right w:val="thickThinSmallGap" w:sz="18" w:space="0" w:color="auto"/>
            </w:tcBorders>
            <w:shd w:val="clear" w:color="auto" w:fill="F2F2F2"/>
          </w:tcPr>
          <w:p w14:paraId="26D7DDF8" w14:textId="77777777" w:rsidR="00146E4E" w:rsidRDefault="00146E4E">
            <w:pPr>
              <w:pStyle w:val="affffe"/>
              <w:spacing w:line="360" w:lineRule="exact"/>
              <w:jc w:val="both"/>
              <w:rPr>
                <w:rFonts w:eastAsia="標楷體"/>
              </w:rPr>
            </w:pPr>
          </w:p>
        </w:tc>
      </w:tr>
    </w:tbl>
    <w:p w14:paraId="25C1890C" w14:textId="77777777" w:rsidR="00146E4E" w:rsidRDefault="00146E4E" w:rsidP="00146E4E">
      <w:pPr>
        <w:spacing w:line="360" w:lineRule="exact"/>
        <w:ind w:left="480"/>
        <w:jc w:val="both"/>
        <w:rPr>
          <w:rFonts w:eastAsia="標楷體"/>
        </w:rPr>
      </w:pPr>
    </w:p>
    <w:p w14:paraId="0CB35180" w14:textId="77777777" w:rsidR="00146E4E" w:rsidRDefault="00146E4E" w:rsidP="00B213FE">
      <w:pPr>
        <w:numPr>
          <w:ilvl w:val="1"/>
          <w:numId w:val="24"/>
        </w:numPr>
        <w:spacing w:line="360" w:lineRule="exact"/>
        <w:ind w:left="1134" w:hanging="654"/>
        <w:jc w:val="both"/>
        <w:rPr>
          <w:rFonts w:eastAsia="標楷體"/>
        </w:rPr>
      </w:pPr>
      <w:r>
        <w:rPr>
          <w:rFonts w:eastAsia="標楷體" w:hint="eastAsia"/>
        </w:rPr>
        <w:t>被動蒐藏物件評估</w:t>
      </w:r>
    </w:p>
    <w:tbl>
      <w:tblPr>
        <w:tblW w:w="8965" w:type="dxa"/>
        <w:jc w:val="center"/>
        <w:tblBorders>
          <w:top w:val="thinThickSmallGap" w:sz="18" w:space="0" w:color="auto"/>
          <w:left w:val="thinThickSmallGap" w:sz="18" w:space="0" w:color="auto"/>
          <w:bottom w:val="thickThinSmallGap" w:sz="18" w:space="0" w:color="auto"/>
          <w:right w:val="thickThinSmallGap" w:sz="18" w:space="0" w:color="auto"/>
          <w:insideH w:val="single" w:sz="4" w:space="0" w:color="auto"/>
          <w:insideV w:val="single" w:sz="4" w:space="0" w:color="auto"/>
        </w:tblBorders>
        <w:tblLook w:val="04A0" w:firstRow="1" w:lastRow="0" w:firstColumn="1" w:lastColumn="0" w:noHBand="0" w:noVBand="1"/>
      </w:tblPr>
      <w:tblGrid>
        <w:gridCol w:w="1752"/>
        <w:gridCol w:w="2425"/>
        <w:gridCol w:w="1752"/>
        <w:gridCol w:w="3036"/>
      </w:tblGrid>
      <w:tr w:rsidR="00146E4E" w14:paraId="0B69E524" w14:textId="77777777" w:rsidTr="00146E4E">
        <w:trPr>
          <w:jc w:val="center"/>
        </w:trPr>
        <w:tc>
          <w:tcPr>
            <w:tcW w:w="1752" w:type="dxa"/>
            <w:tcBorders>
              <w:top w:val="thinThickSmallGap" w:sz="18" w:space="0" w:color="auto"/>
              <w:left w:val="thinThickSmallGap" w:sz="18" w:space="0" w:color="auto"/>
              <w:bottom w:val="single" w:sz="4" w:space="0" w:color="auto"/>
              <w:right w:val="single" w:sz="4" w:space="0" w:color="auto"/>
            </w:tcBorders>
            <w:shd w:val="clear" w:color="auto" w:fill="FBE4D5"/>
            <w:vAlign w:val="center"/>
            <w:hideMark/>
          </w:tcPr>
          <w:p w14:paraId="564A618F" w14:textId="77777777" w:rsidR="00146E4E" w:rsidRDefault="00146E4E">
            <w:pPr>
              <w:pStyle w:val="affffe"/>
              <w:spacing w:line="360" w:lineRule="exact"/>
              <w:jc w:val="center"/>
              <w:rPr>
                <w:rFonts w:eastAsia="標楷體"/>
              </w:rPr>
            </w:pPr>
            <w:proofErr w:type="spellStart"/>
            <w:r>
              <w:rPr>
                <w:rFonts w:eastAsia="標楷體" w:hint="eastAsia"/>
              </w:rPr>
              <w:t>負責同仁</w:t>
            </w:r>
            <w:proofErr w:type="spellEnd"/>
          </w:p>
        </w:tc>
        <w:tc>
          <w:tcPr>
            <w:tcW w:w="2425" w:type="dxa"/>
            <w:tcBorders>
              <w:top w:val="thinThickSmallGap" w:sz="18" w:space="0" w:color="auto"/>
              <w:left w:val="single" w:sz="4" w:space="0" w:color="auto"/>
              <w:bottom w:val="single" w:sz="4" w:space="0" w:color="auto"/>
              <w:right w:val="single" w:sz="4" w:space="0" w:color="auto"/>
            </w:tcBorders>
            <w:shd w:val="clear" w:color="auto" w:fill="FBE4D5"/>
            <w:vAlign w:val="center"/>
            <w:hideMark/>
          </w:tcPr>
          <w:p w14:paraId="7E8D7E6A" w14:textId="77777777" w:rsidR="00146E4E" w:rsidRDefault="00146E4E">
            <w:pPr>
              <w:pStyle w:val="affffe"/>
              <w:spacing w:line="360" w:lineRule="exact"/>
              <w:jc w:val="center"/>
              <w:rPr>
                <w:rFonts w:eastAsia="標楷體"/>
                <w:lang w:eastAsia="zh-TW"/>
              </w:rPr>
            </w:pPr>
            <w:r>
              <w:rPr>
                <w:rFonts w:eastAsia="標楷體"/>
                <w:lang w:eastAsia="zh-TW"/>
              </w:rPr>
              <w:t>114</w:t>
            </w:r>
            <w:r>
              <w:rPr>
                <w:rFonts w:eastAsia="標楷體" w:hint="eastAsia"/>
                <w:lang w:eastAsia="zh-TW"/>
              </w:rPr>
              <w:t>年第</w:t>
            </w:r>
            <w:r>
              <w:rPr>
                <w:rFonts w:eastAsia="標楷體"/>
                <w:lang w:eastAsia="zh-TW"/>
              </w:rPr>
              <w:t>1</w:t>
            </w:r>
            <w:r>
              <w:rPr>
                <w:rFonts w:eastAsia="標楷體" w:hint="eastAsia"/>
                <w:lang w:eastAsia="zh-TW"/>
              </w:rPr>
              <w:t>次審議會預定完成件數</w:t>
            </w:r>
          </w:p>
        </w:tc>
        <w:tc>
          <w:tcPr>
            <w:tcW w:w="1752" w:type="dxa"/>
            <w:tcBorders>
              <w:top w:val="thinThickSmallGap" w:sz="18" w:space="0" w:color="auto"/>
              <w:left w:val="single" w:sz="4" w:space="0" w:color="auto"/>
              <w:bottom w:val="single" w:sz="4" w:space="0" w:color="auto"/>
              <w:right w:val="single" w:sz="4" w:space="0" w:color="auto"/>
            </w:tcBorders>
            <w:shd w:val="clear" w:color="auto" w:fill="FBE4D5"/>
            <w:vAlign w:val="center"/>
            <w:hideMark/>
          </w:tcPr>
          <w:p w14:paraId="1537B60D" w14:textId="77777777" w:rsidR="00146E4E" w:rsidRDefault="00146E4E">
            <w:pPr>
              <w:pStyle w:val="affffe"/>
              <w:spacing w:line="360" w:lineRule="exact"/>
              <w:jc w:val="center"/>
              <w:rPr>
                <w:rFonts w:eastAsia="標楷體"/>
              </w:rPr>
            </w:pPr>
            <w:proofErr w:type="spellStart"/>
            <w:r>
              <w:rPr>
                <w:rFonts w:eastAsia="標楷體" w:hint="eastAsia"/>
              </w:rPr>
              <w:t>進度</w:t>
            </w:r>
            <w:proofErr w:type="spellEnd"/>
          </w:p>
        </w:tc>
        <w:tc>
          <w:tcPr>
            <w:tcW w:w="3036" w:type="dxa"/>
            <w:tcBorders>
              <w:top w:val="thinThickSmallGap" w:sz="18" w:space="0" w:color="auto"/>
              <w:left w:val="single" w:sz="4" w:space="0" w:color="auto"/>
              <w:bottom w:val="single" w:sz="4" w:space="0" w:color="auto"/>
              <w:right w:val="thickThinSmallGap" w:sz="18" w:space="0" w:color="auto"/>
            </w:tcBorders>
            <w:shd w:val="clear" w:color="auto" w:fill="FBE4D5"/>
            <w:vAlign w:val="center"/>
            <w:hideMark/>
          </w:tcPr>
          <w:p w14:paraId="154FC8D9" w14:textId="77777777" w:rsidR="00146E4E" w:rsidRDefault="00146E4E">
            <w:pPr>
              <w:pStyle w:val="affffe"/>
              <w:spacing w:line="360" w:lineRule="exact"/>
              <w:jc w:val="center"/>
              <w:rPr>
                <w:rFonts w:eastAsia="標楷體"/>
                <w:lang w:eastAsia="zh-TW"/>
              </w:rPr>
            </w:pPr>
            <w:r>
              <w:rPr>
                <w:rFonts w:eastAsia="標楷體" w:hint="eastAsia"/>
                <w:lang w:eastAsia="zh-TW"/>
              </w:rPr>
              <w:t>進度落後之因應措施</w:t>
            </w:r>
          </w:p>
          <w:p w14:paraId="30D8E22F" w14:textId="77777777" w:rsidR="00146E4E" w:rsidRDefault="00146E4E">
            <w:pPr>
              <w:pStyle w:val="affffe"/>
              <w:spacing w:line="360" w:lineRule="exact"/>
              <w:jc w:val="center"/>
              <w:rPr>
                <w:rFonts w:eastAsia="標楷體"/>
                <w:lang w:eastAsia="zh-TW"/>
              </w:rPr>
            </w:pPr>
            <w:r>
              <w:rPr>
                <w:rFonts w:eastAsia="標楷體" w:hint="eastAsia"/>
                <w:lang w:eastAsia="zh-TW"/>
              </w:rPr>
              <w:t>及後續進度規劃</w:t>
            </w:r>
          </w:p>
        </w:tc>
      </w:tr>
      <w:tr w:rsidR="00146E4E" w14:paraId="17994DB8" w14:textId="77777777" w:rsidTr="00146E4E">
        <w:trPr>
          <w:jc w:val="center"/>
        </w:trPr>
        <w:tc>
          <w:tcPr>
            <w:tcW w:w="1752" w:type="dxa"/>
            <w:tcBorders>
              <w:top w:val="single" w:sz="4" w:space="0" w:color="auto"/>
              <w:left w:val="thinThickSmallGap" w:sz="18" w:space="0" w:color="auto"/>
              <w:bottom w:val="single" w:sz="4" w:space="0" w:color="auto"/>
              <w:right w:val="single" w:sz="4" w:space="0" w:color="auto"/>
            </w:tcBorders>
            <w:hideMark/>
          </w:tcPr>
          <w:p w14:paraId="7888552A" w14:textId="77777777" w:rsidR="00146E4E" w:rsidRDefault="00146E4E">
            <w:pPr>
              <w:pStyle w:val="affffe"/>
              <w:spacing w:line="360" w:lineRule="exact"/>
              <w:jc w:val="both"/>
              <w:rPr>
                <w:rFonts w:eastAsia="標楷體"/>
              </w:rPr>
            </w:pPr>
            <w:r>
              <w:rPr>
                <w:rFonts w:eastAsia="標楷體" w:hint="eastAsia"/>
              </w:rPr>
              <w:t>黃俊夫</w:t>
            </w:r>
          </w:p>
        </w:tc>
        <w:tc>
          <w:tcPr>
            <w:tcW w:w="2425" w:type="dxa"/>
            <w:tcBorders>
              <w:top w:val="single" w:sz="4" w:space="0" w:color="auto"/>
              <w:left w:val="single" w:sz="4" w:space="0" w:color="auto"/>
              <w:bottom w:val="single" w:sz="4" w:space="0" w:color="auto"/>
              <w:right w:val="single" w:sz="4" w:space="0" w:color="auto"/>
            </w:tcBorders>
            <w:hideMark/>
          </w:tcPr>
          <w:p w14:paraId="21382A37" w14:textId="77777777" w:rsidR="00146E4E" w:rsidRDefault="00146E4E">
            <w:pPr>
              <w:pStyle w:val="affffe"/>
              <w:spacing w:line="360" w:lineRule="exact"/>
              <w:jc w:val="center"/>
              <w:rPr>
                <w:rFonts w:eastAsia="標楷體"/>
              </w:rPr>
            </w:pPr>
            <w:r>
              <w:rPr>
                <w:rFonts w:eastAsia="標楷體"/>
              </w:rPr>
              <w:t>6</w:t>
            </w:r>
          </w:p>
        </w:tc>
        <w:tc>
          <w:tcPr>
            <w:tcW w:w="1752" w:type="dxa"/>
            <w:tcBorders>
              <w:top w:val="single" w:sz="4" w:space="0" w:color="auto"/>
              <w:left w:val="single" w:sz="4" w:space="0" w:color="auto"/>
              <w:bottom w:val="single" w:sz="4" w:space="0" w:color="auto"/>
              <w:right w:val="single" w:sz="4" w:space="0" w:color="auto"/>
            </w:tcBorders>
            <w:hideMark/>
          </w:tcPr>
          <w:p w14:paraId="02B8407F" w14:textId="77777777" w:rsidR="00146E4E" w:rsidRDefault="00146E4E">
            <w:pPr>
              <w:pStyle w:val="affffe"/>
              <w:spacing w:line="360" w:lineRule="exact"/>
              <w:jc w:val="both"/>
              <w:rPr>
                <w:rFonts w:eastAsia="標楷體"/>
              </w:rPr>
            </w:pPr>
            <w:r>
              <w:rPr>
                <w:rFonts w:eastAsia="標楷體" w:hint="eastAsia"/>
              </w:rPr>
              <w:t>▓</w:t>
            </w:r>
            <w:proofErr w:type="spellStart"/>
            <w:r>
              <w:rPr>
                <w:rFonts w:eastAsia="標楷體" w:hint="eastAsia"/>
              </w:rPr>
              <w:t>符合□落後</w:t>
            </w:r>
            <w:proofErr w:type="spellEnd"/>
          </w:p>
        </w:tc>
        <w:tc>
          <w:tcPr>
            <w:tcW w:w="3036" w:type="dxa"/>
            <w:tcBorders>
              <w:top w:val="single" w:sz="4" w:space="0" w:color="auto"/>
              <w:left w:val="single" w:sz="4" w:space="0" w:color="auto"/>
              <w:bottom w:val="single" w:sz="4" w:space="0" w:color="auto"/>
              <w:right w:val="thickThinSmallGap" w:sz="18" w:space="0" w:color="auto"/>
            </w:tcBorders>
          </w:tcPr>
          <w:p w14:paraId="718F0AAC" w14:textId="77777777" w:rsidR="00146E4E" w:rsidRDefault="00146E4E">
            <w:pPr>
              <w:pStyle w:val="affffe"/>
              <w:spacing w:line="360" w:lineRule="exact"/>
              <w:jc w:val="both"/>
              <w:rPr>
                <w:rFonts w:eastAsia="標楷體"/>
                <w:strike/>
              </w:rPr>
            </w:pPr>
          </w:p>
        </w:tc>
      </w:tr>
      <w:tr w:rsidR="00146E4E" w14:paraId="59F74FE7" w14:textId="77777777" w:rsidTr="00146E4E">
        <w:trPr>
          <w:jc w:val="center"/>
        </w:trPr>
        <w:tc>
          <w:tcPr>
            <w:tcW w:w="1752" w:type="dxa"/>
            <w:tcBorders>
              <w:top w:val="single" w:sz="4" w:space="0" w:color="auto"/>
              <w:left w:val="thinThickSmallGap" w:sz="18" w:space="0" w:color="auto"/>
              <w:bottom w:val="single" w:sz="4" w:space="0" w:color="auto"/>
              <w:right w:val="single" w:sz="4" w:space="0" w:color="auto"/>
            </w:tcBorders>
            <w:shd w:val="clear" w:color="auto" w:fill="F2F2F2"/>
            <w:hideMark/>
          </w:tcPr>
          <w:p w14:paraId="6F473F2B" w14:textId="77777777" w:rsidR="00146E4E" w:rsidRDefault="00146E4E">
            <w:pPr>
              <w:pStyle w:val="affffe"/>
              <w:spacing w:line="360" w:lineRule="exact"/>
              <w:jc w:val="both"/>
              <w:rPr>
                <w:rFonts w:eastAsia="標楷體"/>
              </w:rPr>
            </w:pPr>
            <w:r>
              <w:rPr>
                <w:rFonts w:eastAsia="標楷體" w:hint="eastAsia"/>
              </w:rPr>
              <w:t>陳淑菁</w:t>
            </w:r>
          </w:p>
        </w:tc>
        <w:tc>
          <w:tcPr>
            <w:tcW w:w="2425" w:type="dxa"/>
            <w:tcBorders>
              <w:top w:val="single" w:sz="4" w:space="0" w:color="auto"/>
              <w:left w:val="single" w:sz="4" w:space="0" w:color="auto"/>
              <w:bottom w:val="single" w:sz="4" w:space="0" w:color="auto"/>
              <w:right w:val="single" w:sz="4" w:space="0" w:color="auto"/>
            </w:tcBorders>
            <w:shd w:val="clear" w:color="auto" w:fill="F2F2F2"/>
            <w:hideMark/>
          </w:tcPr>
          <w:p w14:paraId="1B4F3EB9" w14:textId="77777777" w:rsidR="00146E4E" w:rsidRDefault="00146E4E">
            <w:pPr>
              <w:pStyle w:val="affffe"/>
              <w:spacing w:line="360" w:lineRule="exact"/>
              <w:jc w:val="center"/>
              <w:rPr>
                <w:rFonts w:eastAsia="標楷體"/>
              </w:rPr>
            </w:pPr>
            <w:r>
              <w:rPr>
                <w:rFonts w:eastAsia="標楷體"/>
              </w:rPr>
              <w:t>80</w:t>
            </w:r>
          </w:p>
        </w:tc>
        <w:tc>
          <w:tcPr>
            <w:tcW w:w="1752" w:type="dxa"/>
            <w:tcBorders>
              <w:top w:val="single" w:sz="4" w:space="0" w:color="auto"/>
              <w:left w:val="single" w:sz="4" w:space="0" w:color="auto"/>
              <w:bottom w:val="single" w:sz="4" w:space="0" w:color="auto"/>
              <w:right w:val="single" w:sz="4" w:space="0" w:color="auto"/>
            </w:tcBorders>
            <w:shd w:val="clear" w:color="auto" w:fill="F2F2F2"/>
            <w:hideMark/>
          </w:tcPr>
          <w:p w14:paraId="4A25FA7A" w14:textId="77777777" w:rsidR="00146E4E" w:rsidRDefault="00146E4E">
            <w:pPr>
              <w:pStyle w:val="affffe"/>
              <w:spacing w:line="360" w:lineRule="exact"/>
              <w:jc w:val="both"/>
              <w:rPr>
                <w:rFonts w:eastAsia="標楷體"/>
              </w:rPr>
            </w:pPr>
            <w:r>
              <w:rPr>
                <w:rFonts w:eastAsia="標楷體" w:hint="eastAsia"/>
              </w:rPr>
              <w:t>▓</w:t>
            </w:r>
            <w:proofErr w:type="spellStart"/>
            <w:r>
              <w:rPr>
                <w:rFonts w:eastAsia="標楷體" w:hint="eastAsia"/>
              </w:rPr>
              <w:t>符合□落後</w:t>
            </w:r>
            <w:proofErr w:type="spellEnd"/>
          </w:p>
        </w:tc>
        <w:tc>
          <w:tcPr>
            <w:tcW w:w="3036" w:type="dxa"/>
            <w:tcBorders>
              <w:top w:val="single" w:sz="4" w:space="0" w:color="auto"/>
              <w:left w:val="single" w:sz="4" w:space="0" w:color="auto"/>
              <w:bottom w:val="single" w:sz="4" w:space="0" w:color="auto"/>
              <w:right w:val="thickThinSmallGap" w:sz="18" w:space="0" w:color="auto"/>
            </w:tcBorders>
            <w:shd w:val="clear" w:color="auto" w:fill="F2F2F2"/>
          </w:tcPr>
          <w:p w14:paraId="2E06E7CC" w14:textId="77777777" w:rsidR="00146E4E" w:rsidRDefault="00146E4E">
            <w:pPr>
              <w:pStyle w:val="affffe"/>
              <w:spacing w:line="360" w:lineRule="exact"/>
              <w:jc w:val="both"/>
              <w:rPr>
                <w:rFonts w:eastAsia="標楷體"/>
                <w:strike/>
              </w:rPr>
            </w:pPr>
          </w:p>
        </w:tc>
      </w:tr>
      <w:tr w:rsidR="00146E4E" w14:paraId="7015C0A7" w14:textId="77777777" w:rsidTr="00146E4E">
        <w:trPr>
          <w:jc w:val="center"/>
        </w:trPr>
        <w:tc>
          <w:tcPr>
            <w:tcW w:w="1752" w:type="dxa"/>
            <w:tcBorders>
              <w:top w:val="single" w:sz="4" w:space="0" w:color="auto"/>
              <w:left w:val="thinThickSmallGap" w:sz="18" w:space="0" w:color="auto"/>
              <w:bottom w:val="single" w:sz="4" w:space="0" w:color="auto"/>
              <w:right w:val="single" w:sz="4" w:space="0" w:color="auto"/>
            </w:tcBorders>
            <w:hideMark/>
          </w:tcPr>
          <w:p w14:paraId="7FC1461A" w14:textId="77777777" w:rsidR="00146E4E" w:rsidRDefault="00146E4E">
            <w:pPr>
              <w:pStyle w:val="affffe"/>
              <w:spacing w:line="360" w:lineRule="exact"/>
              <w:jc w:val="both"/>
              <w:rPr>
                <w:rFonts w:eastAsia="標楷體"/>
              </w:rPr>
            </w:pPr>
            <w:proofErr w:type="spellStart"/>
            <w:r>
              <w:rPr>
                <w:rFonts w:eastAsia="標楷體" w:hint="eastAsia"/>
              </w:rPr>
              <w:t>吳慶泰</w:t>
            </w:r>
            <w:proofErr w:type="spellEnd"/>
          </w:p>
        </w:tc>
        <w:tc>
          <w:tcPr>
            <w:tcW w:w="2425" w:type="dxa"/>
            <w:tcBorders>
              <w:top w:val="single" w:sz="4" w:space="0" w:color="auto"/>
              <w:left w:val="single" w:sz="4" w:space="0" w:color="auto"/>
              <w:bottom w:val="single" w:sz="4" w:space="0" w:color="auto"/>
              <w:right w:val="single" w:sz="4" w:space="0" w:color="auto"/>
            </w:tcBorders>
            <w:hideMark/>
          </w:tcPr>
          <w:p w14:paraId="34AB56F2" w14:textId="77777777" w:rsidR="00146E4E" w:rsidRDefault="00146E4E">
            <w:pPr>
              <w:pStyle w:val="affffe"/>
              <w:spacing w:line="360" w:lineRule="exact"/>
              <w:jc w:val="center"/>
              <w:rPr>
                <w:rFonts w:eastAsia="標楷體"/>
              </w:rPr>
            </w:pPr>
            <w:r>
              <w:rPr>
                <w:rFonts w:eastAsia="標楷體"/>
              </w:rPr>
              <w:t>2</w:t>
            </w:r>
          </w:p>
        </w:tc>
        <w:tc>
          <w:tcPr>
            <w:tcW w:w="1752" w:type="dxa"/>
            <w:tcBorders>
              <w:top w:val="single" w:sz="4" w:space="0" w:color="auto"/>
              <w:left w:val="single" w:sz="4" w:space="0" w:color="auto"/>
              <w:bottom w:val="single" w:sz="4" w:space="0" w:color="auto"/>
              <w:right w:val="single" w:sz="4" w:space="0" w:color="auto"/>
            </w:tcBorders>
            <w:hideMark/>
          </w:tcPr>
          <w:p w14:paraId="2C33535D" w14:textId="77777777" w:rsidR="00146E4E" w:rsidRDefault="00146E4E">
            <w:pPr>
              <w:pStyle w:val="affffe"/>
              <w:spacing w:line="360" w:lineRule="exact"/>
              <w:jc w:val="both"/>
              <w:rPr>
                <w:rFonts w:eastAsia="標楷體"/>
              </w:rPr>
            </w:pPr>
            <w:r>
              <w:rPr>
                <w:rFonts w:eastAsia="標楷體" w:hint="eastAsia"/>
              </w:rPr>
              <w:t>▓</w:t>
            </w:r>
            <w:proofErr w:type="spellStart"/>
            <w:r>
              <w:rPr>
                <w:rFonts w:eastAsia="標楷體" w:hint="eastAsia"/>
              </w:rPr>
              <w:t>符合□落後</w:t>
            </w:r>
            <w:proofErr w:type="spellEnd"/>
          </w:p>
        </w:tc>
        <w:tc>
          <w:tcPr>
            <w:tcW w:w="3036" w:type="dxa"/>
            <w:tcBorders>
              <w:top w:val="single" w:sz="4" w:space="0" w:color="auto"/>
              <w:left w:val="single" w:sz="4" w:space="0" w:color="auto"/>
              <w:bottom w:val="single" w:sz="4" w:space="0" w:color="auto"/>
              <w:right w:val="thickThinSmallGap" w:sz="18" w:space="0" w:color="auto"/>
            </w:tcBorders>
          </w:tcPr>
          <w:p w14:paraId="4811DB45" w14:textId="77777777" w:rsidR="00146E4E" w:rsidRDefault="00146E4E">
            <w:pPr>
              <w:pStyle w:val="affffe"/>
              <w:spacing w:line="360" w:lineRule="exact"/>
              <w:jc w:val="both"/>
              <w:rPr>
                <w:rFonts w:eastAsia="標楷體"/>
                <w:strike/>
              </w:rPr>
            </w:pPr>
          </w:p>
        </w:tc>
      </w:tr>
      <w:tr w:rsidR="00146E4E" w14:paraId="461B9BDA" w14:textId="77777777" w:rsidTr="00146E4E">
        <w:trPr>
          <w:jc w:val="center"/>
        </w:trPr>
        <w:tc>
          <w:tcPr>
            <w:tcW w:w="1752" w:type="dxa"/>
            <w:tcBorders>
              <w:top w:val="single" w:sz="4" w:space="0" w:color="auto"/>
              <w:left w:val="thinThickSmallGap" w:sz="18" w:space="0" w:color="auto"/>
              <w:bottom w:val="thickThinSmallGap" w:sz="18" w:space="0" w:color="auto"/>
              <w:right w:val="single" w:sz="4" w:space="0" w:color="auto"/>
            </w:tcBorders>
            <w:shd w:val="clear" w:color="auto" w:fill="F2F2F2"/>
            <w:hideMark/>
          </w:tcPr>
          <w:p w14:paraId="0D8CB7AA" w14:textId="77777777" w:rsidR="00146E4E" w:rsidRDefault="00146E4E">
            <w:pPr>
              <w:pStyle w:val="affffe"/>
              <w:spacing w:line="360" w:lineRule="exact"/>
              <w:jc w:val="both"/>
              <w:rPr>
                <w:rFonts w:eastAsia="標楷體"/>
              </w:rPr>
            </w:pPr>
            <w:proofErr w:type="spellStart"/>
            <w:r>
              <w:rPr>
                <w:rFonts w:eastAsia="標楷體" w:hint="eastAsia"/>
              </w:rPr>
              <w:t>葛子祥</w:t>
            </w:r>
            <w:proofErr w:type="spellEnd"/>
          </w:p>
        </w:tc>
        <w:tc>
          <w:tcPr>
            <w:tcW w:w="2425" w:type="dxa"/>
            <w:tcBorders>
              <w:top w:val="single" w:sz="4" w:space="0" w:color="auto"/>
              <w:left w:val="single" w:sz="4" w:space="0" w:color="auto"/>
              <w:bottom w:val="thickThinSmallGap" w:sz="18" w:space="0" w:color="auto"/>
              <w:right w:val="single" w:sz="4" w:space="0" w:color="auto"/>
            </w:tcBorders>
            <w:shd w:val="clear" w:color="auto" w:fill="F2F2F2"/>
            <w:hideMark/>
          </w:tcPr>
          <w:p w14:paraId="6A6EA4EF" w14:textId="77777777" w:rsidR="00146E4E" w:rsidRDefault="00146E4E">
            <w:pPr>
              <w:pStyle w:val="affffe"/>
              <w:spacing w:line="360" w:lineRule="exact"/>
              <w:jc w:val="center"/>
              <w:rPr>
                <w:rFonts w:eastAsia="標楷體"/>
              </w:rPr>
            </w:pPr>
            <w:r>
              <w:rPr>
                <w:rFonts w:eastAsia="標楷體"/>
              </w:rPr>
              <w:t>3</w:t>
            </w:r>
          </w:p>
        </w:tc>
        <w:tc>
          <w:tcPr>
            <w:tcW w:w="1752" w:type="dxa"/>
            <w:tcBorders>
              <w:top w:val="single" w:sz="4" w:space="0" w:color="auto"/>
              <w:left w:val="single" w:sz="4" w:space="0" w:color="auto"/>
              <w:bottom w:val="thickThinSmallGap" w:sz="18" w:space="0" w:color="auto"/>
              <w:right w:val="single" w:sz="4" w:space="0" w:color="auto"/>
            </w:tcBorders>
            <w:shd w:val="clear" w:color="auto" w:fill="F2F2F2"/>
            <w:hideMark/>
          </w:tcPr>
          <w:p w14:paraId="31BA5D29" w14:textId="77777777" w:rsidR="00146E4E" w:rsidRDefault="00146E4E">
            <w:pPr>
              <w:pStyle w:val="affffe"/>
              <w:spacing w:line="360" w:lineRule="exact"/>
              <w:jc w:val="both"/>
              <w:rPr>
                <w:rFonts w:eastAsia="標楷體"/>
              </w:rPr>
            </w:pPr>
            <w:r>
              <w:rPr>
                <w:rFonts w:eastAsia="標楷體" w:hint="eastAsia"/>
              </w:rPr>
              <w:t>▓</w:t>
            </w:r>
            <w:proofErr w:type="spellStart"/>
            <w:r>
              <w:rPr>
                <w:rFonts w:eastAsia="標楷體" w:hint="eastAsia"/>
              </w:rPr>
              <w:t>符合□落後</w:t>
            </w:r>
            <w:proofErr w:type="spellEnd"/>
          </w:p>
        </w:tc>
        <w:tc>
          <w:tcPr>
            <w:tcW w:w="3036" w:type="dxa"/>
            <w:tcBorders>
              <w:top w:val="single" w:sz="4" w:space="0" w:color="auto"/>
              <w:left w:val="single" w:sz="4" w:space="0" w:color="auto"/>
              <w:bottom w:val="thickThinSmallGap" w:sz="18" w:space="0" w:color="auto"/>
              <w:right w:val="thickThinSmallGap" w:sz="18" w:space="0" w:color="auto"/>
            </w:tcBorders>
            <w:shd w:val="clear" w:color="auto" w:fill="F2F2F2"/>
          </w:tcPr>
          <w:p w14:paraId="5594BCCB" w14:textId="77777777" w:rsidR="00146E4E" w:rsidRDefault="00146E4E">
            <w:pPr>
              <w:pStyle w:val="affffe"/>
              <w:spacing w:line="360" w:lineRule="exact"/>
              <w:jc w:val="both"/>
              <w:rPr>
                <w:rFonts w:eastAsia="標楷體"/>
              </w:rPr>
            </w:pPr>
          </w:p>
        </w:tc>
      </w:tr>
    </w:tbl>
    <w:p w14:paraId="2C36C773" w14:textId="77777777" w:rsidR="00146E4E" w:rsidRDefault="00146E4E" w:rsidP="00146E4E">
      <w:pPr>
        <w:spacing w:line="360" w:lineRule="exact"/>
        <w:ind w:left="1134"/>
        <w:jc w:val="both"/>
        <w:rPr>
          <w:rFonts w:eastAsia="標楷體"/>
        </w:rPr>
      </w:pPr>
    </w:p>
    <w:p w14:paraId="4C8E44AB" w14:textId="77777777" w:rsidR="00146E4E" w:rsidRDefault="00146E4E" w:rsidP="00B213FE">
      <w:pPr>
        <w:numPr>
          <w:ilvl w:val="1"/>
          <w:numId w:val="24"/>
        </w:numPr>
        <w:spacing w:line="360" w:lineRule="exact"/>
        <w:ind w:left="1134" w:hanging="654"/>
        <w:jc w:val="both"/>
        <w:rPr>
          <w:rFonts w:eastAsia="標楷體"/>
        </w:rPr>
      </w:pPr>
      <w:r>
        <w:rPr>
          <w:rFonts w:eastAsia="標楷體" w:hint="eastAsia"/>
        </w:rPr>
        <w:t>暫時性典藏改列進度</w:t>
      </w:r>
    </w:p>
    <w:tbl>
      <w:tblPr>
        <w:tblW w:w="8965" w:type="dxa"/>
        <w:jc w:val="center"/>
        <w:tblBorders>
          <w:top w:val="thinThickSmallGap" w:sz="18" w:space="0" w:color="auto"/>
          <w:left w:val="thinThickSmallGap" w:sz="18" w:space="0" w:color="auto"/>
          <w:bottom w:val="thickThinSmallGap" w:sz="18" w:space="0" w:color="auto"/>
          <w:right w:val="thickThinSmallGap" w:sz="18" w:space="0" w:color="auto"/>
          <w:insideH w:val="single" w:sz="4" w:space="0" w:color="auto"/>
          <w:insideV w:val="single" w:sz="4" w:space="0" w:color="auto"/>
        </w:tblBorders>
        <w:tblLook w:val="04A0" w:firstRow="1" w:lastRow="0" w:firstColumn="1" w:lastColumn="0" w:noHBand="0" w:noVBand="1"/>
      </w:tblPr>
      <w:tblGrid>
        <w:gridCol w:w="1752"/>
        <w:gridCol w:w="2425"/>
        <w:gridCol w:w="1752"/>
        <w:gridCol w:w="3036"/>
      </w:tblGrid>
      <w:tr w:rsidR="00146E4E" w14:paraId="1914DE24" w14:textId="77777777" w:rsidTr="00146E4E">
        <w:trPr>
          <w:jc w:val="center"/>
        </w:trPr>
        <w:tc>
          <w:tcPr>
            <w:tcW w:w="1752" w:type="dxa"/>
            <w:tcBorders>
              <w:top w:val="thinThickSmallGap" w:sz="18" w:space="0" w:color="auto"/>
              <w:left w:val="thinThickSmallGap" w:sz="18" w:space="0" w:color="auto"/>
              <w:bottom w:val="single" w:sz="4" w:space="0" w:color="auto"/>
              <w:right w:val="single" w:sz="4" w:space="0" w:color="auto"/>
            </w:tcBorders>
            <w:shd w:val="clear" w:color="auto" w:fill="FBE4D5"/>
            <w:vAlign w:val="center"/>
            <w:hideMark/>
          </w:tcPr>
          <w:p w14:paraId="08ED2F50" w14:textId="77777777" w:rsidR="00146E4E" w:rsidRDefault="00146E4E">
            <w:pPr>
              <w:pStyle w:val="affffe"/>
              <w:spacing w:line="360" w:lineRule="exact"/>
              <w:jc w:val="center"/>
              <w:rPr>
                <w:rFonts w:eastAsia="標楷體"/>
              </w:rPr>
            </w:pPr>
            <w:proofErr w:type="spellStart"/>
            <w:r>
              <w:rPr>
                <w:rFonts w:eastAsia="標楷體" w:hint="eastAsia"/>
              </w:rPr>
              <w:t>負責同仁</w:t>
            </w:r>
            <w:proofErr w:type="spellEnd"/>
          </w:p>
        </w:tc>
        <w:tc>
          <w:tcPr>
            <w:tcW w:w="2425" w:type="dxa"/>
            <w:tcBorders>
              <w:top w:val="thinThickSmallGap" w:sz="18" w:space="0" w:color="auto"/>
              <w:left w:val="single" w:sz="4" w:space="0" w:color="auto"/>
              <w:bottom w:val="single" w:sz="4" w:space="0" w:color="auto"/>
              <w:right w:val="single" w:sz="4" w:space="0" w:color="auto"/>
            </w:tcBorders>
            <w:shd w:val="clear" w:color="auto" w:fill="FBE4D5"/>
            <w:vAlign w:val="center"/>
            <w:hideMark/>
          </w:tcPr>
          <w:p w14:paraId="0E3CC5B7" w14:textId="77777777" w:rsidR="00146E4E" w:rsidRDefault="00146E4E">
            <w:pPr>
              <w:pStyle w:val="affffe"/>
              <w:spacing w:line="360" w:lineRule="exact"/>
              <w:jc w:val="center"/>
              <w:rPr>
                <w:rFonts w:eastAsia="標楷體"/>
                <w:lang w:eastAsia="zh-TW"/>
              </w:rPr>
            </w:pPr>
            <w:r>
              <w:rPr>
                <w:rFonts w:eastAsia="標楷體"/>
                <w:lang w:eastAsia="zh-TW"/>
              </w:rPr>
              <w:t>114</w:t>
            </w:r>
            <w:r>
              <w:rPr>
                <w:rFonts w:eastAsia="標楷體" w:hint="eastAsia"/>
                <w:lang w:eastAsia="zh-TW"/>
              </w:rPr>
              <w:t>年第</w:t>
            </w:r>
            <w:r>
              <w:rPr>
                <w:rFonts w:eastAsia="標楷體"/>
                <w:lang w:eastAsia="zh-TW"/>
              </w:rPr>
              <w:t>1</w:t>
            </w:r>
            <w:r>
              <w:rPr>
                <w:rFonts w:eastAsia="標楷體" w:hint="eastAsia"/>
                <w:lang w:eastAsia="zh-TW"/>
              </w:rPr>
              <w:t>次審議會預定完成件數</w:t>
            </w:r>
          </w:p>
        </w:tc>
        <w:tc>
          <w:tcPr>
            <w:tcW w:w="1752" w:type="dxa"/>
            <w:tcBorders>
              <w:top w:val="thinThickSmallGap" w:sz="18" w:space="0" w:color="auto"/>
              <w:left w:val="single" w:sz="4" w:space="0" w:color="auto"/>
              <w:bottom w:val="single" w:sz="4" w:space="0" w:color="auto"/>
              <w:right w:val="single" w:sz="4" w:space="0" w:color="auto"/>
            </w:tcBorders>
            <w:shd w:val="clear" w:color="auto" w:fill="FBE4D5"/>
            <w:vAlign w:val="center"/>
            <w:hideMark/>
          </w:tcPr>
          <w:p w14:paraId="4C79B30E" w14:textId="77777777" w:rsidR="00146E4E" w:rsidRDefault="00146E4E">
            <w:pPr>
              <w:pStyle w:val="affffe"/>
              <w:spacing w:line="360" w:lineRule="exact"/>
              <w:jc w:val="center"/>
              <w:rPr>
                <w:rFonts w:eastAsia="標楷體"/>
              </w:rPr>
            </w:pPr>
            <w:proofErr w:type="spellStart"/>
            <w:r>
              <w:rPr>
                <w:rFonts w:eastAsia="標楷體" w:hint="eastAsia"/>
              </w:rPr>
              <w:t>進度</w:t>
            </w:r>
            <w:proofErr w:type="spellEnd"/>
          </w:p>
        </w:tc>
        <w:tc>
          <w:tcPr>
            <w:tcW w:w="3036" w:type="dxa"/>
            <w:tcBorders>
              <w:top w:val="thinThickSmallGap" w:sz="18" w:space="0" w:color="auto"/>
              <w:left w:val="single" w:sz="4" w:space="0" w:color="auto"/>
              <w:bottom w:val="single" w:sz="4" w:space="0" w:color="auto"/>
              <w:right w:val="thickThinSmallGap" w:sz="18" w:space="0" w:color="auto"/>
            </w:tcBorders>
            <w:shd w:val="clear" w:color="auto" w:fill="FBE4D5"/>
            <w:vAlign w:val="center"/>
            <w:hideMark/>
          </w:tcPr>
          <w:p w14:paraId="73D6F50D" w14:textId="77777777" w:rsidR="00146E4E" w:rsidRDefault="00146E4E">
            <w:pPr>
              <w:pStyle w:val="affffe"/>
              <w:spacing w:line="360" w:lineRule="exact"/>
              <w:jc w:val="center"/>
              <w:rPr>
                <w:rFonts w:eastAsia="標楷體"/>
                <w:lang w:eastAsia="zh-TW"/>
              </w:rPr>
            </w:pPr>
            <w:r>
              <w:rPr>
                <w:rFonts w:eastAsia="標楷體" w:hint="eastAsia"/>
                <w:lang w:eastAsia="zh-TW"/>
              </w:rPr>
              <w:t>進度落後之因應措施</w:t>
            </w:r>
          </w:p>
          <w:p w14:paraId="1883F32E" w14:textId="77777777" w:rsidR="00146E4E" w:rsidRDefault="00146E4E">
            <w:pPr>
              <w:pStyle w:val="affffe"/>
              <w:spacing w:line="360" w:lineRule="exact"/>
              <w:jc w:val="center"/>
              <w:rPr>
                <w:rFonts w:eastAsia="標楷體"/>
                <w:lang w:eastAsia="zh-TW"/>
              </w:rPr>
            </w:pPr>
            <w:r>
              <w:rPr>
                <w:rFonts w:eastAsia="標楷體" w:hint="eastAsia"/>
                <w:lang w:eastAsia="zh-TW"/>
              </w:rPr>
              <w:t>及後續進度規劃</w:t>
            </w:r>
          </w:p>
        </w:tc>
      </w:tr>
      <w:tr w:rsidR="00146E4E" w14:paraId="569E2BC0" w14:textId="77777777" w:rsidTr="00146E4E">
        <w:trPr>
          <w:jc w:val="center"/>
        </w:trPr>
        <w:tc>
          <w:tcPr>
            <w:tcW w:w="1752" w:type="dxa"/>
            <w:tcBorders>
              <w:top w:val="single" w:sz="4" w:space="0" w:color="auto"/>
              <w:left w:val="thinThickSmallGap" w:sz="18" w:space="0" w:color="auto"/>
              <w:bottom w:val="single" w:sz="4" w:space="0" w:color="auto"/>
              <w:right w:val="single" w:sz="4" w:space="0" w:color="auto"/>
            </w:tcBorders>
            <w:hideMark/>
          </w:tcPr>
          <w:p w14:paraId="509AC7EB" w14:textId="77777777" w:rsidR="00146E4E" w:rsidRDefault="00146E4E">
            <w:pPr>
              <w:pStyle w:val="affffe"/>
              <w:spacing w:line="360" w:lineRule="exact"/>
              <w:jc w:val="both"/>
              <w:rPr>
                <w:rFonts w:eastAsia="標楷體"/>
              </w:rPr>
            </w:pPr>
            <w:r>
              <w:rPr>
                <w:rFonts w:eastAsia="標楷體" w:hint="eastAsia"/>
              </w:rPr>
              <w:t>黃俊夫</w:t>
            </w:r>
          </w:p>
        </w:tc>
        <w:tc>
          <w:tcPr>
            <w:tcW w:w="2425" w:type="dxa"/>
            <w:tcBorders>
              <w:top w:val="single" w:sz="4" w:space="0" w:color="auto"/>
              <w:left w:val="single" w:sz="4" w:space="0" w:color="auto"/>
              <w:bottom w:val="single" w:sz="4" w:space="0" w:color="auto"/>
              <w:right w:val="single" w:sz="4" w:space="0" w:color="auto"/>
            </w:tcBorders>
            <w:hideMark/>
          </w:tcPr>
          <w:p w14:paraId="5CF46F17" w14:textId="77777777" w:rsidR="00146E4E" w:rsidRDefault="00146E4E">
            <w:pPr>
              <w:pStyle w:val="affffe"/>
              <w:spacing w:line="360" w:lineRule="exact"/>
              <w:jc w:val="center"/>
              <w:rPr>
                <w:rFonts w:eastAsia="標楷體"/>
              </w:rPr>
            </w:pPr>
            <w:r>
              <w:rPr>
                <w:rFonts w:eastAsia="標楷體"/>
              </w:rPr>
              <w:t>198</w:t>
            </w:r>
          </w:p>
        </w:tc>
        <w:tc>
          <w:tcPr>
            <w:tcW w:w="1752" w:type="dxa"/>
            <w:tcBorders>
              <w:top w:val="single" w:sz="4" w:space="0" w:color="auto"/>
              <w:left w:val="single" w:sz="4" w:space="0" w:color="auto"/>
              <w:bottom w:val="single" w:sz="4" w:space="0" w:color="auto"/>
              <w:right w:val="single" w:sz="4" w:space="0" w:color="auto"/>
            </w:tcBorders>
            <w:hideMark/>
          </w:tcPr>
          <w:p w14:paraId="2856B4B3" w14:textId="77777777" w:rsidR="00146E4E" w:rsidRDefault="00146E4E">
            <w:pPr>
              <w:pStyle w:val="affffe"/>
              <w:spacing w:line="360" w:lineRule="exact"/>
              <w:jc w:val="both"/>
              <w:rPr>
                <w:rFonts w:eastAsia="標楷體"/>
              </w:rPr>
            </w:pPr>
            <w:r>
              <w:rPr>
                <w:rFonts w:eastAsia="標楷體" w:hint="eastAsia"/>
              </w:rPr>
              <w:t>▓</w:t>
            </w:r>
            <w:proofErr w:type="spellStart"/>
            <w:r>
              <w:rPr>
                <w:rFonts w:eastAsia="標楷體" w:hint="eastAsia"/>
              </w:rPr>
              <w:t>符合□落後</w:t>
            </w:r>
            <w:proofErr w:type="spellEnd"/>
          </w:p>
        </w:tc>
        <w:tc>
          <w:tcPr>
            <w:tcW w:w="3036" w:type="dxa"/>
            <w:tcBorders>
              <w:top w:val="single" w:sz="4" w:space="0" w:color="auto"/>
              <w:left w:val="single" w:sz="4" w:space="0" w:color="auto"/>
              <w:bottom w:val="single" w:sz="4" w:space="0" w:color="auto"/>
              <w:right w:val="thickThinSmallGap" w:sz="18" w:space="0" w:color="auto"/>
            </w:tcBorders>
          </w:tcPr>
          <w:p w14:paraId="215F0DB9" w14:textId="77777777" w:rsidR="00146E4E" w:rsidRDefault="00146E4E">
            <w:pPr>
              <w:pStyle w:val="affffe"/>
              <w:spacing w:line="360" w:lineRule="exact"/>
              <w:jc w:val="both"/>
              <w:rPr>
                <w:rFonts w:eastAsia="標楷體"/>
                <w:strike/>
              </w:rPr>
            </w:pPr>
          </w:p>
        </w:tc>
      </w:tr>
      <w:tr w:rsidR="00146E4E" w14:paraId="25BE8771" w14:textId="77777777" w:rsidTr="00146E4E">
        <w:trPr>
          <w:jc w:val="center"/>
        </w:trPr>
        <w:tc>
          <w:tcPr>
            <w:tcW w:w="1752" w:type="dxa"/>
            <w:tcBorders>
              <w:top w:val="single" w:sz="4" w:space="0" w:color="auto"/>
              <w:left w:val="thinThickSmallGap" w:sz="18" w:space="0" w:color="auto"/>
              <w:bottom w:val="single" w:sz="4" w:space="0" w:color="auto"/>
              <w:right w:val="single" w:sz="4" w:space="0" w:color="auto"/>
            </w:tcBorders>
            <w:shd w:val="clear" w:color="auto" w:fill="F2F2F2"/>
            <w:hideMark/>
          </w:tcPr>
          <w:p w14:paraId="0D0151C6" w14:textId="77777777" w:rsidR="00146E4E" w:rsidRDefault="00146E4E">
            <w:pPr>
              <w:pStyle w:val="affffe"/>
              <w:spacing w:line="360" w:lineRule="exact"/>
              <w:jc w:val="both"/>
              <w:rPr>
                <w:rFonts w:eastAsia="標楷體"/>
              </w:rPr>
            </w:pPr>
            <w:r>
              <w:rPr>
                <w:rFonts w:eastAsia="標楷體" w:hint="eastAsia"/>
              </w:rPr>
              <w:t>陳淑菁</w:t>
            </w:r>
          </w:p>
        </w:tc>
        <w:tc>
          <w:tcPr>
            <w:tcW w:w="2425" w:type="dxa"/>
            <w:tcBorders>
              <w:top w:val="single" w:sz="4" w:space="0" w:color="auto"/>
              <w:left w:val="single" w:sz="4" w:space="0" w:color="auto"/>
              <w:bottom w:val="single" w:sz="4" w:space="0" w:color="auto"/>
              <w:right w:val="single" w:sz="4" w:space="0" w:color="auto"/>
            </w:tcBorders>
            <w:shd w:val="clear" w:color="auto" w:fill="F2F2F2"/>
            <w:hideMark/>
          </w:tcPr>
          <w:p w14:paraId="06AAD76C" w14:textId="77777777" w:rsidR="00146E4E" w:rsidRDefault="00146E4E">
            <w:pPr>
              <w:pStyle w:val="affffe"/>
              <w:spacing w:line="360" w:lineRule="exact"/>
              <w:jc w:val="center"/>
              <w:rPr>
                <w:rFonts w:eastAsia="標楷體"/>
              </w:rPr>
            </w:pPr>
            <w:r>
              <w:rPr>
                <w:rFonts w:eastAsia="標楷體"/>
              </w:rPr>
              <w:t>413</w:t>
            </w:r>
          </w:p>
        </w:tc>
        <w:tc>
          <w:tcPr>
            <w:tcW w:w="1752" w:type="dxa"/>
            <w:tcBorders>
              <w:top w:val="single" w:sz="4" w:space="0" w:color="auto"/>
              <w:left w:val="single" w:sz="4" w:space="0" w:color="auto"/>
              <w:bottom w:val="single" w:sz="4" w:space="0" w:color="auto"/>
              <w:right w:val="single" w:sz="4" w:space="0" w:color="auto"/>
            </w:tcBorders>
            <w:shd w:val="clear" w:color="auto" w:fill="F2F2F2"/>
            <w:hideMark/>
          </w:tcPr>
          <w:p w14:paraId="63171071" w14:textId="77777777" w:rsidR="00146E4E" w:rsidRDefault="00146E4E">
            <w:pPr>
              <w:pStyle w:val="affffe"/>
              <w:spacing w:line="360" w:lineRule="exact"/>
              <w:jc w:val="both"/>
              <w:rPr>
                <w:rFonts w:eastAsia="標楷體"/>
              </w:rPr>
            </w:pPr>
            <w:r>
              <w:rPr>
                <w:rFonts w:eastAsia="標楷體" w:hint="eastAsia"/>
              </w:rPr>
              <w:t>▓</w:t>
            </w:r>
            <w:proofErr w:type="spellStart"/>
            <w:r>
              <w:rPr>
                <w:rFonts w:eastAsia="標楷體" w:hint="eastAsia"/>
              </w:rPr>
              <w:t>符合□落後</w:t>
            </w:r>
            <w:proofErr w:type="spellEnd"/>
          </w:p>
        </w:tc>
        <w:tc>
          <w:tcPr>
            <w:tcW w:w="3036" w:type="dxa"/>
            <w:tcBorders>
              <w:top w:val="single" w:sz="4" w:space="0" w:color="auto"/>
              <w:left w:val="single" w:sz="4" w:space="0" w:color="auto"/>
              <w:bottom w:val="single" w:sz="4" w:space="0" w:color="auto"/>
              <w:right w:val="thickThinSmallGap" w:sz="18" w:space="0" w:color="auto"/>
            </w:tcBorders>
            <w:shd w:val="clear" w:color="auto" w:fill="F2F2F2"/>
          </w:tcPr>
          <w:p w14:paraId="06DEA076" w14:textId="77777777" w:rsidR="00146E4E" w:rsidRDefault="00146E4E">
            <w:pPr>
              <w:pStyle w:val="affffe"/>
              <w:spacing w:line="360" w:lineRule="exact"/>
              <w:jc w:val="both"/>
              <w:rPr>
                <w:rFonts w:eastAsia="標楷體"/>
                <w:strike/>
              </w:rPr>
            </w:pPr>
          </w:p>
        </w:tc>
      </w:tr>
      <w:tr w:rsidR="00146E4E" w14:paraId="616D061C" w14:textId="77777777" w:rsidTr="00146E4E">
        <w:trPr>
          <w:jc w:val="center"/>
        </w:trPr>
        <w:tc>
          <w:tcPr>
            <w:tcW w:w="1752" w:type="dxa"/>
            <w:tcBorders>
              <w:top w:val="single" w:sz="4" w:space="0" w:color="auto"/>
              <w:left w:val="thinThickSmallGap" w:sz="18" w:space="0" w:color="auto"/>
              <w:bottom w:val="single" w:sz="4" w:space="0" w:color="auto"/>
              <w:right w:val="single" w:sz="4" w:space="0" w:color="auto"/>
            </w:tcBorders>
            <w:hideMark/>
          </w:tcPr>
          <w:p w14:paraId="195EB2D9" w14:textId="77777777" w:rsidR="00146E4E" w:rsidRDefault="00146E4E">
            <w:pPr>
              <w:pStyle w:val="affffe"/>
              <w:spacing w:line="360" w:lineRule="exact"/>
              <w:jc w:val="both"/>
              <w:rPr>
                <w:rFonts w:eastAsia="標楷體"/>
              </w:rPr>
            </w:pPr>
            <w:proofErr w:type="spellStart"/>
            <w:r>
              <w:rPr>
                <w:rFonts w:eastAsia="標楷體" w:hint="eastAsia"/>
              </w:rPr>
              <w:t>吳慶泰</w:t>
            </w:r>
            <w:proofErr w:type="spellEnd"/>
          </w:p>
        </w:tc>
        <w:tc>
          <w:tcPr>
            <w:tcW w:w="2425" w:type="dxa"/>
            <w:tcBorders>
              <w:top w:val="single" w:sz="4" w:space="0" w:color="auto"/>
              <w:left w:val="single" w:sz="4" w:space="0" w:color="auto"/>
              <w:bottom w:val="single" w:sz="4" w:space="0" w:color="auto"/>
              <w:right w:val="single" w:sz="4" w:space="0" w:color="auto"/>
            </w:tcBorders>
            <w:hideMark/>
          </w:tcPr>
          <w:p w14:paraId="60FFFC88" w14:textId="77777777" w:rsidR="00146E4E" w:rsidRDefault="00146E4E">
            <w:pPr>
              <w:pStyle w:val="affffe"/>
              <w:spacing w:line="360" w:lineRule="exact"/>
              <w:jc w:val="center"/>
              <w:rPr>
                <w:rFonts w:eastAsia="標楷體"/>
              </w:rPr>
            </w:pPr>
            <w:r>
              <w:rPr>
                <w:rFonts w:eastAsia="標楷體"/>
              </w:rPr>
              <w:t>50</w:t>
            </w:r>
          </w:p>
        </w:tc>
        <w:tc>
          <w:tcPr>
            <w:tcW w:w="1752" w:type="dxa"/>
            <w:tcBorders>
              <w:top w:val="single" w:sz="4" w:space="0" w:color="auto"/>
              <w:left w:val="single" w:sz="4" w:space="0" w:color="auto"/>
              <w:bottom w:val="single" w:sz="4" w:space="0" w:color="auto"/>
              <w:right w:val="single" w:sz="4" w:space="0" w:color="auto"/>
            </w:tcBorders>
            <w:hideMark/>
          </w:tcPr>
          <w:p w14:paraId="5787D51B" w14:textId="77777777" w:rsidR="00146E4E" w:rsidRDefault="00146E4E">
            <w:pPr>
              <w:pStyle w:val="affffe"/>
              <w:spacing w:line="360" w:lineRule="exact"/>
              <w:jc w:val="both"/>
              <w:rPr>
                <w:rFonts w:eastAsia="標楷體"/>
              </w:rPr>
            </w:pPr>
            <w:r>
              <w:rPr>
                <w:rFonts w:eastAsia="標楷體" w:hint="eastAsia"/>
              </w:rPr>
              <w:t>▓</w:t>
            </w:r>
            <w:proofErr w:type="spellStart"/>
            <w:r>
              <w:rPr>
                <w:rFonts w:eastAsia="標楷體" w:hint="eastAsia"/>
              </w:rPr>
              <w:t>符合□落後</w:t>
            </w:r>
            <w:proofErr w:type="spellEnd"/>
          </w:p>
        </w:tc>
        <w:tc>
          <w:tcPr>
            <w:tcW w:w="3036" w:type="dxa"/>
            <w:tcBorders>
              <w:top w:val="single" w:sz="4" w:space="0" w:color="auto"/>
              <w:left w:val="single" w:sz="4" w:space="0" w:color="auto"/>
              <w:bottom w:val="single" w:sz="4" w:space="0" w:color="auto"/>
              <w:right w:val="thickThinSmallGap" w:sz="18" w:space="0" w:color="auto"/>
            </w:tcBorders>
          </w:tcPr>
          <w:p w14:paraId="110755A3" w14:textId="77777777" w:rsidR="00146E4E" w:rsidRDefault="00146E4E">
            <w:pPr>
              <w:pStyle w:val="affffe"/>
              <w:spacing w:line="360" w:lineRule="exact"/>
              <w:jc w:val="both"/>
              <w:rPr>
                <w:rFonts w:eastAsia="標楷體"/>
                <w:strike/>
              </w:rPr>
            </w:pPr>
          </w:p>
        </w:tc>
      </w:tr>
      <w:tr w:rsidR="00146E4E" w14:paraId="79DBB588" w14:textId="77777777" w:rsidTr="00146E4E">
        <w:trPr>
          <w:jc w:val="center"/>
        </w:trPr>
        <w:tc>
          <w:tcPr>
            <w:tcW w:w="1752" w:type="dxa"/>
            <w:tcBorders>
              <w:top w:val="single" w:sz="4" w:space="0" w:color="auto"/>
              <w:left w:val="thinThickSmallGap" w:sz="18" w:space="0" w:color="auto"/>
              <w:bottom w:val="single" w:sz="4" w:space="0" w:color="auto"/>
              <w:right w:val="single" w:sz="4" w:space="0" w:color="auto"/>
            </w:tcBorders>
            <w:shd w:val="clear" w:color="auto" w:fill="F2F2F2"/>
            <w:hideMark/>
          </w:tcPr>
          <w:p w14:paraId="2E904D58" w14:textId="77777777" w:rsidR="00146E4E" w:rsidRDefault="00146E4E">
            <w:pPr>
              <w:pStyle w:val="affffe"/>
              <w:spacing w:line="360" w:lineRule="exact"/>
              <w:jc w:val="both"/>
              <w:rPr>
                <w:rFonts w:eastAsia="標楷體"/>
              </w:rPr>
            </w:pPr>
            <w:proofErr w:type="spellStart"/>
            <w:r>
              <w:rPr>
                <w:rFonts w:eastAsia="標楷體" w:hint="eastAsia"/>
              </w:rPr>
              <w:t>王蕓瑛</w:t>
            </w:r>
            <w:proofErr w:type="spellEnd"/>
          </w:p>
        </w:tc>
        <w:tc>
          <w:tcPr>
            <w:tcW w:w="2425" w:type="dxa"/>
            <w:tcBorders>
              <w:top w:val="single" w:sz="4" w:space="0" w:color="auto"/>
              <w:left w:val="single" w:sz="4" w:space="0" w:color="auto"/>
              <w:bottom w:val="single" w:sz="4" w:space="0" w:color="auto"/>
              <w:right w:val="single" w:sz="4" w:space="0" w:color="auto"/>
            </w:tcBorders>
            <w:shd w:val="clear" w:color="auto" w:fill="F2F2F2"/>
            <w:hideMark/>
          </w:tcPr>
          <w:p w14:paraId="70F3F565" w14:textId="77777777" w:rsidR="00146E4E" w:rsidRDefault="00146E4E">
            <w:pPr>
              <w:pStyle w:val="affffe"/>
              <w:spacing w:line="360" w:lineRule="exact"/>
              <w:jc w:val="center"/>
              <w:rPr>
                <w:rFonts w:eastAsia="標楷體"/>
              </w:rPr>
            </w:pPr>
            <w:r>
              <w:rPr>
                <w:rFonts w:eastAsia="標楷體"/>
              </w:rPr>
              <w:t>101</w:t>
            </w:r>
          </w:p>
        </w:tc>
        <w:tc>
          <w:tcPr>
            <w:tcW w:w="1752" w:type="dxa"/>
            <w:tcBorders>
              <w:top w:val="single" w:sz="4" w:space="0" w:color="auto"/>
              <w:left w:val="single" w:sz="4" w:space="0" w:color="auto"/>
              <w:bottom w:val="single" w:sz="4" w:space="0" w:color="auto"/>
              <w:right w:val="single" w:sz="4" w:space="0" w:color="auto"/>
            </w:tcBorders>
            <w:shd w:val="clear" w:color="auto" w:fill="F2F2F2"/>
            <w:hideMark/>
          </w:tcPr>
          <w:p w14:paraId="5A1A0805" w14:textId="77777777" w:rsidR="00146E4E" w:rsidRDefault="00146E4E">
            <w:pPr>
              <w:pStyle w:val="affffe"/>
              <w:spacing w:line="360" w:lineRule="exact"/>
              <w:jc w:val="both"/>
              <w:rPr>
                <w:rFonts w:eastAsia="標楷體"/>
              </w:rPr>
            </w:pPr>
            <w:r>
              <w:rPr>
                <w:rFonts w:eastAsia="標楷體" w:hint="eastAsia"/>
              </w:rPr>
              <w:t>□</w:t>
            </w:r>
            <w:proofErr w:type="spellStart"/>
            <w:r>
              <w:rPr>
                <w:rFonts w:eastAsia="標楷體" w:hint="eastAsia"/>
              </w:rPr>
              <w:t>符合▓落後</w:t>
            </w:r>
            <w:proofErr w:type="spellEnd"/>
          </w:p>
        </w:tc>
        <w:tc>
          <w:tcPr>
            <w:tcW w:w="3036" w:type="dxa"/>
            <w:tcBorders>
              <w:top w:val="single" w:sz="4" w:space="0" w:color="auto"/>
              <w:left w:val="single" w:sz="4" w:space="0" w:color="auto"/>
              <w:bottom w:val="single" w:sz="4" w:space="0" w:color="auto"/>
              <w:right w:val="thickThinSmallGap" w:sz="18" w:space="0" w:color="auto"/>
            </w:tcBorders>
            <w:shd w:val="clear" w:color="auto" w:fill="F2F2F2"/>
            <w:hideMark/>
          </w:tcPr>
          <w:p w14:paraId="33B28A0C" w14:textId="77777777" w:rsidR="00146E4E" w:rsidRDefault="00146E4E">
            <w:pPr>
              <w:pStyle w:val="affffe"/>
              <w:spacing w:line="360" w:lineRule="exact"/>
              <w:jc w:val="both"/>
              <w:rPr>
                <w:rFonts w:eastAsia="標楷體"/>
                <w:lang w:eastAsia="zh-TW"/>
              </w:rPr>
            </w:pPr>
            <w:r>
              <w:rPr>
                <w:rFonts w:eastAsia="標楷體" w:hint="eastAsia"/>
                <w:lang w:eastAsia="zh-TW"/>
              </w:rPr>
              <w:t>本案原擬以整批國家發明獎的物件提列永久性典藏，嗣經檢視其科學意涵、產業脈絡多有差異，無法一併提列。</w:t>
            </w:r>
          </w:p>
          <w:p w14:paraId="6366CD37" w14:textId="77777777" w:rsidR="00146E4E" w:rsidRDefault="00146E4E">
            <w:pPr>
              <w:pStyle w:val="affffe"/>
              <w:spacing w:line="360" w:lineRule="exact"/>
              <w:jc w:val="both"/>
              <w:rPr>
                <w:rFonts w:eastAsia="標楷體"/>
                <w:lang w:eastAsia="zh-TW"/>
              </w:rPr>
            </w:pPr>
            <w:r>
              <w:rPr>
                <w:rFonts w:eastAsia="標楷體" w:hint="eastAsia"/>
                <w:lang w:eastAsia="zh-TW"/>
              </w:rPr>
              <w:lastRenderedPageBreak/>
              <w:t>後續將依物件類別重行分配予研究人員續處。</w:t>
            </w:r>
          </w:p>
        </w:tc>
      </w:tr>
      <w:tr w:rsidR="00146E4E" w14:paraId="2EB9B977" w14:textId="77777777" w:rsidTr="00146E4E">
        <w:trPr>
          <w:jc w:val="center"/>
        </w:trPr>
        <w:tc>
          <w:tcPr>
            <w:tcW w:w="1752" w:type="dxa"/>
            <w:tcBorders>
              <w:top w:val="single" w:sz="4" w:space="0" w:color="auto"/>
              <w:left w:val="thinThickSmallGap" w:sz="18" w:space="0" w:color="auto"/>
              <w:bottom w:val="thickThinSmallGap" w:sz="18" w:space="0" w:color="auto"/>
              <w:right w:val="single" w:sz="4" w:space="0" w:color="auto"/>
            </w:tcBorders>
            <w:hideMark/>
          </w:tcPr>
          <w:p w14:paraId="7CD01A96" w14:textId="77777777" w:rsidR="00146E4E" w:rsidRDefault="00146E4E">
            <w:pPr>
              <w:pStyle w:val="affffe"/>
              <w:spacing w:line="360" w:lineRule="exact"/>
              <w:jc w:val="both"/>
              <w:rPr>
                <w:rFonts w:eastAsia="標楷體"/>
              </w:rPr>
            </w:pPr>
            <w:proofErr w:type="spellStart"/>
            <w:r>
              <w:rPr>
                <w:rFonts w:eastAsia="標楷體" w:hint="eastAsia"/>
              </w:rPr>
              <w:lastRenderedPageBreak/>
              <w:t>葛子祥</w:t>
            </w:r>
            <w:proofErr w:type="spellEnd"/>
          </w:p>
        </w:tc>
        <w:tc>
          <w:tcPr>
            <w:tcW w:w="2425" w:type="dxa"/>
            <w:tcBorders>
              <w:top w:val="single" w:sz="4" w:space="0" w:color="auto"/>
              <w:left w:val="single" w:sz="4" w:space="0" w:color="auto"/>
              <w:bottom w:val="thickThinSmallGap" w:sz="18" w:space="0" w:color="auto"/>
              <w:right w:val="single" w:sz="4" w:space="0" w:color="auto"/>
            </w:tcBorders>
            <w:hideMark/>
          </w:tcPr>
          <w:p w14:paraId="5698FA2E" w14:textId="77777777" w:rsidR="00146E4E" w:rsidRDefault="00146E4E">
            <w:pPr>
              <w:pStyle w:val="affffe"/>
              <w:spacing w:line="360" w:lineRule="exact"/>
              <w:jc w:val="center"/>
              <w:rPr>
                <w:rFonts w:eastAsia="標楷體"/>
              </w:rPr>
            </w:pPr>
            <w:r>
              <w:rPr>
                <w:rFonts w:eastAsia="標楷體"/>
              </w:rPr>
              <w:t>545</w:t>
            </w:r>
          </w:p>
        </w:tc>
        <w:tc>
          <w:tcPr>
            <w:tcW w:w="1752" w:type="dxa"/>
            <w:tcBorders>
              <w:top w:val="single" w:sz="4" w:space="0" w:color="auto"/>
              <w:left w:val="single" w:sz="4" w:space="0" w:color="auto"/>
              <w:bottom w:val="thickThinSmallGap" w:sz="18" w:space="0" w:color="auto"/>
              <w:right w:val="single" w:sz="4" w:space="0" w:color="auto"/>
            </w:tcBorders>
            <w:hideMark/>
          </w:tcPr>
          <w:p w14:paraId="45C2A322" w14:textId="77777777" w:rsidR="00146E4E" w:rsidRDefault="00146E4E">
            <w:pPr>
              <w:pStyle w:val="affffe"/>
              <w:spacing w:line="360" w:lineRule="exact"/>
              <w:jc w:val="both"/>
              <w:rPr>
                <w:rFonts w:eastAsia="標楷體"/>
              </w:rPr>
            </w:pPr>
            <w:r>
              <w:rPr>
                <w:rFonts w:eastAsia="標楷體" w:hint="eastAsia"/>
              </w:rPr>
              <w:t>▓</w:t>
            </w:r>
            <w:proofErr w:type="spellStart"/>
            <w:r>
              <w:rPr>
                <w:rFonts w:eastAsia="標楷體" w:hint="eastAsia"/>
              </w:rPr>
              <w:t>符合□落後</w:t>
            </w:r>
            <w:proofErr w:type="spellEnd"/>
          </w:p>
        </w:tc>
        <w:tc>
          <w:tcPr>
            <w:tcW w:w="3036" w:type="dxa"/>
            <w:tcBorders>
              <w:top w:val="single" w:sz="4" w:space="0" w:color="auto"/>
              <w:left w:val="single" w:sz="4" w:space="0" w:color="auto"/>
              <w:bottom w:val="thickThinSmallGap" w:sz="18" w:space="0" w:color="auto"/>
              <w:right w:val="thickThinSmallGap" w:sz="18" w:space="0" w:color="auto"/>
            </w:tcBorders>
          </w:tcPr>
          <w:p w14:paraId="56F922D2" w14:textId="77777777" w:rsidR="00146E4E" w:rsidRDefault="00146E4E">
            <w:pPr>
              <w:pStyle w:val="affffe"/>
              <w:spacing w:line="360" w:lineRule="exact"/>
              <w:jc w:val="both"/>
              <w:rPr>
                <w:rFonts w:eastAsia="標楷體"/>
                <w:strike/>
              </w:rPr>
            </w:pPr>
          </w:p>
        </w:tc>
      </w:tr>
    </w:tbl>
    <w:p w14:paraId="260CE8A4" w14:textId="77777777" w:rsidR="00146E4E" w:rsidRDefault="00146E4E" w:rsidP="00146E4E">
      <w:pPr>
        <w:spacing w:line="360" w:lineRule="exact"/>
        <w:ind w:left="1134"/>
        <w:jc w:val="both"/>
        <w:rPr>
          <w:rFonts w:eastAsia="標楷體"/>
        </w:rPr>
      </w:pPr>
    </w:p>
    <w:p w14:paraId="5845B052" w14:textId="77777777" w:rsidR="00146E4E" w:rsidRDefault="00146E4E" w:rsidP="00B213FE">
      <w:pPr>
        <w:numPr>
          <w:ilvl w:val="1"/>
          <w:numId w:val="24"/>
        </w:numPr>
        <w:spacing w:line="360" w:lineRule="exact"/>
        <w:ind w:left="1134" w:hanging="654"/>
        <w:jc w:val="both"/>
        <w:rPr>
          <w:rFonts w:eastAsia="標楷體"/>
        </w:rPr>
      </w:pPr>
      <w:r>
        <w:rPr>
          <w:rFonts w:eastAsia="標楷體" w:hint="eastAsia"/>
        </w:rPr>
        <w:t>文物整飭進度</w:t>
      </w:r>
    </w:p>
    <w:p w14:paraId="048A2457" w14:textId="77777777" w:rsidR="00146E4E" w:rsidRDefault="00146E4E" w:rsidP="00146E4E">
      <w:pPr>
        <w:pStyle w:val="affffe"/>
        <w:spacing w:line="360" w:lineRule="exact"/>
        <w:ind w:leftChars="300" w:left="1020" w:hangingChars="150" w:hanging="300"/>
        <w:jc w:val="both"/>
        <w:rPr>
          <w:rFonts w:eastAsia="標楷體"/>
          <w:lang w:eastAsia="zh-TW"/>
        </w:rPr>
      </w:pPr>
      <w:r>
        <w:rPr>
          <w:rFonts w:eastAsia="標楷體"/>
          <w:lang w:eastAsia="zh-TW"/>
        </w:rPr>
        <w:t>1</w:t>
      </w:r>
      <w:r>
        <w:rPr>
          <w:rFonts w:eastAsia="標楷體" w:hint="eastAsia"/>
          <w:lang w:eastAsia="zh-TW"/>
        </w:rPr>
        <w:t>、本組</w:t>
      </w:r>
      <w:r>
        <w:rPr>
          <w:rFonts w:eastAsia="標楷體"/>
          <w:lang w:eastAsia="zh-TW"/>
        </w:rPr>
        <w:t>113</w:t>
      </w:r>
      <w:r>
        <w:rPr>
          <w:rFonts w:eastAsia="標楷體" w:hint="eastAsia"/>
          <w:lang w:eastAsia="zh-TW"/>
        </w:rPr>
        <w:t>年進行全面盤查，館內未整飭之藏品計有</w:t>
      </w:r>
      <w:r>
        <w:rPr>
          <w:rFonts w:eastAsia="標楷體"/>
          <w:lang w:eastAsia="zh-TW"/>
        </w:rPr>
        <w:t>118</w:t>
      </w:r>
      <w:r>
        <w:rPr>
          <w:rFonts w:eastAsia="標楷體" w:hint="eastAsia"/>
          <w:lang w:eastAsia="zh-TW"/>
        </w:rPr>
        <w:t>件，本年度至</w:t>
      </w:r>
      <w:r>
        <w:rPr>
          <w:rFonts w:eastAsia="標楷體"/>
          <w:lang w:eastAsia="zh-TW"/>
        </w:rPr>
        <w:t>2</w:t>
      </w:r>
      <w:r>
        <w:rPr>
          <w:rFonts w:eastAsia="標楷體" w:hint="eastAsia"/>
          <w:lang w:eastAsia="zh-TW"/>
        </w:rPr>
        <w:t>月</w:t>
      </w:r>
      <w:r>
        <w:rPr>
          <w:rFonts w:eastAsia="標楷體"/>
          <w:lang w:eastAsia="zh-TW"/>
        </w:rPr>
        <w:t>7</w:t>
      </w:r>
      <w:r>
        <w:rPr>
          <w:rFonts w:eastAsia="標楷體" w:hint="eastAsia"/>
          <w:lang w:eastAsia="zh-TW"/>
        </w:rPr>
        <w:t>目止已完成其中</w:t>
      </w:r>
      <w:r>
        <w:rPr>
          <w:rFonts w:eastAsia="標楷體"/>
          <w:lang w:eastAsia="zh-TW"/>
        </w:rPr>
        <w:t>34</w:t>
      </w:r>
      <w:r>
        <w:rPr>
          <w:rFonts w:eastAsia="標楷體" w:hint="eastAsia"/>
          <w:lang w:eastAsia="zh-TW"/>
        </w:rPr>
        <w:t>件文物之整飭，尚餘</w:t>
      </w:r>
      <w:r>
        <w:rPr>
          <w:rFonts w:eastAsia="標楷體"/>
          <w:lang w:eastAsia="zh-TW"/>
        </w:rPr>
        <w:t>84</w:t>
      </w:r>
      <w:r>
        <w:rPr>
          <w:rFonts w:eastAsia="標楷體" w:hint="eastAsia"/>
          <w:lang w:eastAsia="zh-TW"/>
        </w:rPr>
        <w:t>件未完成</w:t>
      </w:r>
      <w:r>
        <w:rPr>
          <w:rFonts w:eastAsia="標楷體"/>
          <w:lang w:eastAsia="zh-TW"/>
        </w:rPr>
        <w:t>(</w:t>
      </w:r>
      <w:r>
        <w:rPr>
          <w:rFonts w:eastAsia="標楷體" w:hint="eastAsia"/>
          <w:lang w:eastAsia="zh-TW"/>
        </w:rPr>
        <w:t>含體積較大或位置難以量測之物件</w:t>
      </w:r>
      <w:r>
        <w:rPr>
          <w:rFonts w:eastAsia="標楷體"/>
          <w:lang w:eastAsia="zh-TW"/>
        </w:rPr>
        <w:t>33</w:t>
      </w:r>
      <w:r>
        <w:rPr>
          <w:rFonts w:eastAsia="標楷體" w:hint="eastAsia"/>
          <w:lang w:eastAsia="zh-TW"/>
        </w:rPr>
        <w:t>件</w:t>
      </w:r>
      <w:r>
        <w:rPr>
          <w:rFonts w:eastAsia="標楷體"/>
          <w:lang w:eastAsia="zh-TW"/>
        </w:rPr>
        <w:t>)</w:t>
      </w:r>
      <w:r>
        <w:rPr>
          <w:rFonts w:eastAsia="標楷體" w:hint="eastAsia"/>
          <w:lang w:eastAsia="zh-TW"/>
        </w:rPr>
        <w:t>，持續辦理中。</w:t>
      </w:r>
    </w:p>
    <w:p w14:paraId="42A0DC52" w14:textId="77777777" w:rsidR="00146E4E" w:rsidRDefault="00146E4E" w:rsidP="00B213FE">
      <w:pPr>
        <w:numPr>
          <w:ilvl w:val="1"/>
          <w:numId w:val="24"/>
        </w:numPr>
        <w:spacing w:line="360" w:lineRule="exact"/>
        <w:ind w:left="1134" w:hanging="654"/>
        <w:jc w:val="both"/>
        <w:rPr>
          <w:rFonts w:eastAsia="標楷體"/>
        </w:rPr>
      </w:pPr>
      <w:r>
        <w:rPr>
          <w:rFonts w:eastAsia="標楷體" w:hint="eastAsia"/>
        </w:rPr>
        <w:t>文物維護進度</w:t>
      </w:r>
    </w:p>
    <w:p w14:paraId="303110E7" w14:textId="77777777" w:rsidR="00146E4E" w:rsidRDefault="00146E4E" w:rsidP="00146E4E">
      <w:pPr>
        <w:widowControl/>
        <w:suppressAutoHyphens/>
        <w:autoSpaceDN w:val="0"/>
        <w:spacing w:line="360" w:lineRule="exact"/>
        <w:ind w:leftChars="300" w:left="1080" w:hangingChars="150" w:hanging="360"/>
        <w:jc w:val="both"/>
        <w:rPr>
          <w:rFonts w:eastAsia="標楷體"/>
        </w:rPr>
      </w:pPr>
      <w:r>
        <w:rPr>
          <w:rFonts w:eastAsia="標楷體"/>
        </w:rPr>
        <w:t>1</w:t>
      </w:r>
      <w:r>
        <w:rPr>
          <w:rFonts w:eastAsia="標楷體" w:hint="eastAsia"/>
        </w:rPr>
        <w:t>、</w:t>
      </w:r>
      <w:r>
        <w:rPr>
          <w:rFonts w:eastAsia="標楷體"/>
        </w:rPr>
        <w:t>114</w:t>
      </w:r>
      <w:r>
        <w:rPr>
          <w:rFonts w:eastAsia="標楷體" w:hint="eastAsia"/>
        </w:rPr>
        <w:t>年度預計完成</w:t>
      </w:r>
      <w:r>
        <w:rPr>
          <w:rFonts w:eastAsia="標楷體"/>
        </w:rPr>
        <w:t>400</w:t>
      </w:r>
      <w:r>
        <w:rPr>
          <w:rFonts w:eastAsia="標楷體" w:hint="eastAsia"/>
        </w:rPr>
        <w:t>件，截至</w:t>
      </w:r>
      <w:r>
        <w:rPr>
          <w:rFonts w:eastAsia="標楷體"/>
        </w:rPr>
        <w:t>2</w:t>
      </w:r>
      <w:r>
        <w:rPr>
          <w:rFonts w:eastAsia="標楷體" w:hint="eastAsia"/>
        </w:rPr>
        <w:t>月</w:t>
      </w:r>
      <w:r>
        <w:rPr>
          <w:rFonts w:eastAsia="標楷體"/>
        </w:rPr>
        <w:t>7</w:t>
      </w:r>
      <w:r>
        <w:rPr>
          <w:rFonts w:eastAsia="標楷體" w:hint="eastAsia"/>
        </w:rPr>
        <w:t>日止，已完成</w:t>
      </w:r>
      <w:r>
        <w:rPr>
          <w:rFonts w:eastAsia="標楷體"/>
        </w:rPr>
        <w:t>26</w:t>
      </w:r>
      <w:r>
        <w:rPr>
          <w:rFonts w:eastAsia="標楷體" w:hint="eastAsia"/>
        </w:rPr>
        <w:t>件，持續辦理中。</w:t>
      </w:r>
    </w:p>
    <w:p w14:paraId="656242F6" w14:textId="77777777" w:rsidR="00146E4E" w:rsidRDefault="00146E4E" w:rsidP="00B213FE">
      <w:pPr>
        <w:numPr>
          <w:ilvl w:val="1"/>
          <w:numId w:val="24"/>
        </w:numPr>
        <w:spacing w:line="360" w:lineRule="exact"/>
        <w:ind w:left="1134" w:hanging="654"/>
        <w:jc w:val="both"/>
        <w:rPr>
          <w:rFonts w:eastAsia="標楷體"/>
        </w:rPr>
      </w:pPr>
      <w:r>
        <w:rPr>
          <w:rFonts w:eastAsia="標楷體" w:hint="eastAsia"/>
        </w:rPr>
        <w:t>其他</w:t>
      </w:r>
    </w:p>
    <w:p w14:paraId="05AFB76E" w14:textId="77777777" w:rsidR="00146E4E" w:rsidRPr="00054DFA" w:rsidRDefault="00146E4E" w:rsidP="00054DFA">
      <w:pPr>
        <w:pStyle w:val="affffe"/>
        <w:spacing w:line="360" w:lineRule="exact"/>
        <w:ind w:leftChars="300" w:left="1080" w:hangingChars="150" w:hanging="360"/>
        <w:jc w:val="both"/>
        <w:rPr>
          <w:rFonts w:eastAsia="標楷體"/>
          <w:sz w:val="24"/>
          <w:szCs w:val="24"/>
        </w:rPr>
      </w:pPr>
      <w:r w:rsidRPr="00054DFA">
        <w:rPr>
          <w:rFonts w:eastAsia="標楷體"/>
          <w:sz w:val="24"/>
          <w:szCs w:val="24"/>
        </w:rPr>
        <w:t>1</w:t>
      </w:r>
      <w:r w:rsidRPr="00054DFA">
        <w:rPr>
          <w:rFonts w:eastAsia="標楷體" w:hint="eastAsia"/>
          <w:sz w:val="24"/>
          <w:szCs w:val="24"/>
        </w:rPr>
        <w:t>、國際博物館組織交流</w:t>
      </w:r>
    </w:p>
    <w:p w14:paraId="411CA531" w14:textId="77777777" w:rsidR="00146E4E" w:rsidRPr="00054DFA" w:rsidRDefault="00146E4E" w:rsidP="00054DFA">
      <w:pPr>
        <w:pStyle w:val="affffe"/>
        <w:spacing w:line="360" w:lineRule="exact"/>
        <w:ind w:leftChars="400" w:left="1320" w:hangingChars="150" w:hanging="360"/>
        <w:jc w:val="both"/>
        <w:rPr>
          <w:rFonts w:ascii="Times New Roman" w:eastAsia="標楷體" w:hAnsi="Times New Roman"/>
          <w:sz w:val="24"/>
          <w:szCs w:val="24"/>
          <w:lang w:eastAsia="zh-TW"/>
        </w:rPr>
      </w:pPr>
      <w:r w:rsidRPr="00054DFA">
        <w:rPr>
          <w:rFonts w:eastAsia="標楷體"/>
          <w:sz w:val="24"/>
          <w:szCs w:val="24"/>
          <w:lang w:eastAsia="zh-TW"/>
        </w:rPr>
        <w:t xml:space="preserve">(1) </w:t>
      </w:r>
      <w:r w:rsidRPr="00054DFA">
        <w:rPr>
          <w:rFonts w:eastAsia="標楷體" w:hint="eastAsia"/>
          <w:sz w:val="24"/>
          <w:szCs w:val="24"/>
          <w:lang w:eastAsia="zh-TW"/>
        </w:rPr>
        <w:t>依照</w:t>
      </w:r>
      <w:r w:rsidRPr="00054DFA">
        <w:rPr>
          <w:rFonts w:ascii="Times New Roman" w:eastAsia="標楷體" w:hAnsi="Times New Roman"/>
          <w:sz w:val="24"/>
          <w:szCs w:val="24"/>
          <w:lang w:eastAsia="zh-TW"/>
        </w:rPr>
        <w:t>1</w:t>
      </w:r>
      <w:r w:rsidRPr="00054DFA">
        <w:rPr>
          <w:rFonts w:ascii="Times New Roman" w:eastAsia="標楷體" w:hAnsi="Times New Roman"/>
          <w:sz w:val="24"/>
          <w:szCs w:val="24"/>
          <w:lang w:eastAsia="zh-TW"/>
        </w:rPr>
        <w:t>月</w:t>
      </w:r>
      <w:r w:rsidRPr="00054DFA">
        <w:rPr>
          <w:rFonts w:ascii="Times New Roman" w:eastAsia="標楷體" w:hAnsi="Times New Roman"/>
          <w:sz w:val="24"/>
          <w:szCs w:val="24"/>
          <w:lang w:eastAsia="zh-TW"/>
        </w:rPr>
        <w:t>20</w:t>
      </w:r>
      <w:r w:rsidRPr="00054DFA">
        <w:rPr>
          <w:rFonts w:eastAsia="標楷體" w:hint="eastAsia"/>
          <w:sz w:val="24"/>
          <w:szCs w:val="24"/>
          <w:lang w:eastAsia="zh-TW"/>
        </w:rPr>
        <w:t>日輿情會議</w:t>
      </w:r>
      <w:r w:rsidRPr="00054DFA">
        <w:rPr>
          <w:rFonts w:ascii="Times New Roman" w:eastAsia="標楷體" w:hAnsi="Times New Roman"/>
          <w:sz w:val="24"/>
          <w:szCs w:val="24"/>
          <w:lang w:eastAsia="zh-TW"/>
        </w:rPr>
        <w:t>紀錄，調查與整理明（</w:t>
      </w:r>
      <w:r w:rsidRPr="00054DFA">
        <w:rPr>
          <w:rFonts w:ascii="Times New Roman" w:eastAsia="標楷體" w:hAnsi="Times New Roman"/>
          <w:sz w:val="24"/>
          <w:szCs w:val="24"/>
          <w:lang w:eastAsia="zh-TW"/>
        </w:rPr>
        <w:t>115</w:t>
      </w:r>
      <w:r w:rsidRPr="00054DFA">
        <w:rPr>
          <w:rFonts w:ascii="Times New Roman" w:eastAsia="標楷體" w:hAnsi="Times New Roman"/>
          <w:sz w:val="24"/>
          <w:szCs w:val="24"/>
          <w:lang w:eastAsia="zh-TW"/>
        </w:rPr>
        <w:t>）年本館參與之</w:t>
      </w:r>
      <w:r w:rsidRPr="00054DFA">
        <w:rPr>
          <w:rFonts w:ascii="Times New Roman" w:eastAsia="標楷體" w:hAnsi="Times New Roman"/>
          <w:sz w:val="24"/>
          <w:szCs w:val="24"/>
          <w:lang w:eastAsia="zh-TW"/>
        </w:rPr>
        <w:t>4</w:t>
      </w:r>
      <w:r w:rsidRPr="00054DFA">
        <w:rPr>
          <w:rFonts w:ascii="Times New Roman" w:eastAsia="標楷體" w:hAnsi="Times New Roman"/>
          <w:sz w:val="24"/>
          <w:szCs w:val="24"/>
          <w:lang w:eastAsia="zh-TW"/>
        </w:rPr>
        <w:t>個國際博物館組織年會辦理地點如下表：</w:t>
      </w:r>
      <w:r w:rsidRPr="00054DFA">
        <w:rPr>
          <w:rFonts w:ascii="Times New Roman" w:eastAsia="標楷體" w:hAnsi="Times New Roman"/>
          <w:sz w:val="24"/>
          <w:szCs w:val="24"/>
          <w:lang w:eastAsia="zh-TW"/>
        </w:rPr>
        <w:t xml:space="preserve"> </w:t>
      </w:r>
    </w:p>
    <w:tbl>
      <w:tblPr>
        <w:tblW w:w="9269" w:type="dxa"/>
        <w:tblInd w:w="113" w:type="dxa"/>
        <w:tblBorders>
          <w:top w:val="thinThickSmallGap" w:sz="18" w:space="0" w:color="auto"/>
          <w:left w:val="thinThickSmallGap" w:sz="18" w:space="0" w:color="auto"/>
          <w:bottom w:val="thickThinSmallGap" w:sz="18" w:space="0" w:color="auto"/>
          <w:right w:val="thickThinSmallGap" w:sz="18" w:space="0" w:color="auto"/>
          <w:insideH w:val="single" w:sz="4" w:space="0" w:color="auto"/>
          <w:insideV w:val="single" w:sz="4" w:space="0" w:color="auto"/>
        </w:tblBorders>
        <w:tblCellMar>
          <w:top w:w="28" w:type="dxa"/>
          <w:left w:w="85" w:type="dxa"/>
          <w:bottom w:w="28" w:type="dxa"/>
          <w:right w:w="85" w:type="dxa"/>
        </w:tblCellMar>
        <w:tblLook w:val="04A0" w:firstRow="1" w:lastRow="0" w:firstColumn="1" w:lastColumn="0" w:noHBand="0" w:noVBand="1"/>
      </w:tblPr>
      <w:tblGrid>
        <w:gridCol w:w="2112"/>
        <w:gridCol w:w="1974"/>
        <w:gridCol w:w="2832"/>
        <w:gridCol w:w="1134"/>
        <w:gridCol w:w="1217"/>
      </w:tblGrid>
      <w:tr w:rsidR="00146E4E" w14:paraId="2B4BE54C" w14:textId="77777777" w:rsidTr="00146E4E">
        <w:trPr>
          <w:trHeight w:val="481"/>
        </w:trPr>
        <w:tc>
          <w:tcPr>
            <w:tcW w:w="2112" w:type="dxa"/>
            <w:tcBorders>
              <w:top w:val="thinThickSmallGap" w:sz="18" w:space="0" w:color="auto"/>
              <w:left w:val="thinThickSmallGap" w:sz="18" w:space="0" w:color="auto"/>
              <w:bottom w:val="single" w:sz="4" w:space="0" w:color="auto"/>
              <w:right w:val="single" w:sz="4" w:space="0" w:color="auto"/>
            </w:tcBorders>
            <w:shd w:val="clear" w:color="auto" w:fill="FBE4D5"/>
            <w:vAlign w:val="center"/>
            <w:hideMark/>
          </w:tcPr>
          <w:p w14:paraId="02FA256B" w14:textId="77777777" w:rsidR="00146E4E" w:rsidRDefault="00146E4E">
            <w:pPr>
              <w:snapToGrid w:val="0"/>
              <w:jc w:val="center"/>
              <w:rPr>
                <w:rFonts w:eastAsia="標楷體"/>
              </w:rPr>
            </w:pPr>
            <w:r>
              <w:rPr>
                <w:rFonts w:eastAsia="標楷體" w:hint="eastAsia"/>
              </w:rPr>
              <w:t>年會</w:t>
            </w:r>
            <w:r>
              <w:rPr>
                <w:rFonts w:eastAsia="標楷體"/>
              </w:rPr>
              <w:t>/</w:t>
            </w:r>
            <w:r>
              <w:rPr>
                <w:rFonts w:eastAsia="標楷體" w:hint="eastAsia"/>
              </w:rPr>
              <w:t>辦理組織</w:t>
            </w:r>
          </w:p>
        </w:tc>
        <w:tc>
          <w:tcPr>
            <w:tcW w:w="1974" w:type="dxa"/>
            <w:tcBorders>
              <w:top w:val="thinThickSmallGap" w:sz="18" w:space="0" w:color="auto"/>
              <w:left w:val="single" w:sz="4" w:space="0" w:color="auto"/>
              <w:bottom w:val="single" w:sz="4" w:space="0" w:color="auto"/>
              <w:right w:val="single" w:sz="4" w:space="0" w:color="auto"/>
            </w:tcBorders>
            <w:shd w:val="clear" w:color="auto" w:fill="FBE4D5"/>
            <w:vAlign w:val="center"/>
            <w:hideMark/>
          </w:tcPr>
          <w:p w14:paraId="517A1A77" w14:textId="77777777" w:rsidR="00146E4E" w:rsidRDefault="00146E4E">
            <w:pPr>
              <w:snapToGrid w:val="0"/>
              <w:jc w:val="center"/>
              <w:rPr>
                <w:rFonts w:eastAsia="標楷體"/>
              </w:rPr>
            </w:pPr>
            <w:r>
              <w:rPr>
                <w:rFonts w:eastAsia="標楷體" w:hint="eastAsia"/>
              </w:rPr>
              <w:t>組織性質</w:t>
            </w:r>
          </w:p>
        </w:tc>
        <w:tc>
          <w:tcPr>
            <w:tcW w:w="2832" w:type="dxa"/>
            <w:tcBorders>
              <w:top w:val="thinThickSmallGap" w:sz="18" w:space="0" w:color="auto"/>
              <w:left w:val="single" w:sz="4" w:space="0" w:color="auto"/>
              <w:bottom w:val="single" w:sz="4" w:space="0" w:color="auto"/>
              <w:right w:val="single" w:sz="4" w:space="0" w:color="auto"/>
            </w:tcBorders>
            <w:shd w:val="clear" w:color="auto" w:fill="FBE4D5"/>
            <w:vAlign w:val="center"/>
            <w:hideMark/>
          </w:tcPr>
          <w:p w14:paraId="54562198" w14:textId="77777777" w:rsidR="00146E4E" w:rsidRDefault="00146E4E">
            <w:pPr>
              <w:snapToGrid w:val="0"/>
              <w:jc w:val="center"/>
              <w:rPr>
                <w:rFonts w:eastAsia="標楷體"/>
              </w:rPr>
            </w:pPr>
            <w:r>
              <w:rPr>
                <w:rFonts w:eastAsia="標楷體" w:hint="eastAsia"/>
              </w:rPr>
              <w:t>年會地點</w:t>
            </w:r>
          </w:p>
        </w:tc>
        <w:tc>
          <w:tcPr>
            <w:tcW w:w="1134" w:type="dxa"/>
            <w:tcBorders>
              <w:top w:val="thinThickSmallGap" w:sz="18" w:space="0" w:color="auto"/>
              <w:left w:val="single" w:sz="4" w:space="0" w:color="auto"/>
              <w:bottom w:val="single" w:sz="4" w:space="0" w:color="auto"/>
              <w:right w:val="single" w:sz="4" w:space="0" w:color="auto"/>
            </w:tcBorders>
            <w:shd w:val="clear" w:color="auto" w:fill="FBE4D5"/>
            <w:vAlign w:val="center"/>
            <w:hideMark/>
          </w:tcPr>
          <w:p w14:paraId="0753B750" w14:textId="77777777" w:rsidR="00146E4E" w:rsidRDefault="00146E4E">
            <w:pPr>
              <w:snapToGrid w:val="0"/>
              <w:jc w:val="center"/>
              <w:rPr>
                <w:rFonts w:eastAsia="標楷體"/>
              </w:rPr>
            </w:pPr>
            <w:r>
              <w:rPr>
                <w:rFonts w:eastAsia="標楷體" w:hint="eastAsia"/>
              </w:rPr>
              <w:t>舉辦</w:t>
            </w:r>
          </w:p>
          <w:p w14:paraId="31AC2B8A" w14:textId="77777777" w:rsidR="00146E4E" w:rsidRDefault="00146E4E">
            <w:pPr>
              <w:snapToGrid w:val="0"/>
              <w:jc w:val="center"/>
              <w:rPr>
                <w:rFonts w:eastAsia="標楷體"/>
              </w:rPr>
            </w:pPr>
            <w:r>
              <w:rPr>
                <w:rFonts w:eastAsia="標楷體" w:hint="eastAsia"/>
              </w:rPr>
              <w:t>日期</w:t>
            </w:r>
          </w:p>
        </w:tc>
        <w:tc>
          <w:tcPr>
            <w:tcW w:w="1217" w:type="dxa"/>
            <w:tcBorders>
              <w:top w:val="thinThickSmallGap" w:sz="18" w:space="0" w:color="auto"/>
              <w:left w:val="single" w:sz="4" w:space="0" w:color="auto"/>
              <w:bottom w:val="single" w:sz="4" w:space="0" w:color="auto"/>
              <w:right w:val="thickThinSmallGap" w:sz="18" w:space="0" w:color="auto"/>
            </w:tcBorders>
            <w:shd w:val="clear" w:color="auto" w:fill="FBE4D5"/>
            <w:vAlign w:val="center"/>
            <w:hideMark/>
          </w:tcPr>
          <w:p w14:paraId="350F1ECE" w14:textId="77777777" w:rsidR="00146E4E" w:rsidRDefault="00146E4E">
            <w:pPr>
              <w:snapToGrid w:val="0"/>
              <w:jc w:val="center"/>
              <w:rPr>
                <w:rFonts w:eastAsia="標楷體"/>
              </w:rPr>
            </w:pPr>
            <w:r>
              <w:rPr>
                <w:rFonts w:eastAsia="標楷體" w:hint="eastAsia"/>
              </w:rPr>
              <w:t>出國計畫</w:t>
            </w:r>
          </w:p>
          <w:p w14:paraId="201D9E3A" w14:textId="77777777" w:rsidR="00146E4E" w:rsidRDefault="00146E4E">
            <w:pPr>
              <w:snapToGrid w:val="0"/>
              <w:jc w:val="center"/>
              <w:rPr>
                <w:rFonts w:eastAsia="標楷體"/>
              </w:rPr>
            </w:pPr>
            <w:r>
              <w:rPr>
                <w:rFonts w:eastAsia="標楷體" w:hint="eastAsia"/>
              </w:rPr>
              <w:t>提報組室</w:t>
            </w:r>
          </w:p>
        </w:tc>
      </w:tr>
      <w:tr w:rsidR="00146E4E" w14:paraId="6C074DC2" w14:textId="77777777" w:rsidTr="00146E4E">
        <w:trPr>
          <w:trHeight w:val="1245"/>
        </w:trPr>
        <w:tc>
          <w:tcPr>
            <w:tcW w:w="2112" w:type="dxa"/>
            <w:tcBorders>
              <w:top w:val="single" w:sz="4" w:space="0" w:color="auto"/>
              <w:left w:val="thinThickSmallGap" w:sz="18" w:space="0" w:color="auto"/>
              <w:bottom w:val="single" w:sz="4" w:space="0" w:color="auto"/>
              <w:right w:val="single" w:sz="4" w:space="0" w:color="auto"/>
            </w:tcBorders>
            <w:vAlign w:val="center"/>
            <w:hideMark/>
          </w:tcPr>
          <w:p w14:paraId="19A8605D" w14:textId="77777777" w:rsidR="00146E4E" w:rsidRDefault="00146E4E">
            <w:pPr>
              <w:snapToGrid w:val="0"/>
              <w:jc w:val="both"/>
              <w:rPr>
                <w:rFonts w:eastAsia="標楷體"/>
              </w:rPr>
            </w:pPr>
            <w:r>
              <w:rPr>
                <w:rFonts w:eastAsia="標楷體"/>
              </w:rPr>
              <w:t xml:space="preserve"> AIC </w:t>
            </w:r>
            <w:r>
              <w:rPr>
                <w:rFonts w:eastAsia="標楷體" w:hint="eastAsia"/>
              </w:rPr>
              <w:t>年會</w:t>
            </w:r>
          </w:p>
          <w:p w14:paraId="6B859BC3" w14:textId="77777777" w:rsidR="00146E4E" w:rsidRDefault="00146E4E">
            <w:pPr>
              <w:snapToGrid w:val="0"/>
              <w:jc w:val="both"/>
              <w:rPr>
                <w:rFonts w:eastAsia="標楷體"/>
              </w:rPr>
            </w:pPr>
            <w:r>
              <w:rPr>
                <w:rFonts w:eastAsia="標楷體"/>
                <w:spacing w:val="-24"/>
              </w:rPr>
              <w:t>(</w:t>
            </w:r>
            <w:r>
              <w:rPr>
                <w:rFonts w:eastAsia="標楷體" w:hint="eastAsia"/>
                <w:spacing w:val="-24"/>
              </w:rPr>
              <w:t>美國文物維護協會</w:t>
            </w:r>
            <w:r>
              <w:rPr>
                <w:rFonts w:eastAsia="標楷體"/>
                <w:spacing w:val="-24"/>
              </w:rPr>
              <w:t>)</w:t>
            </w:r>
          </w:p>
        </w:tc>
        <w:tc>
          <w:tcPr>
            <w:tcW w:w="1974" w:type="dxa"/>
            <w:tcBorders>
              <w:top w:val="single" w:sz="4" w:space="0" w:color="auto"/>
              <w:left w:val="single" w:sz="4" w:space="0" w:color="auto"/>
              <w:bottom w:val="single" w:sz="4" w:space="0" w:color="auto"/>
              <w:right w:val="single" w:sz="4" w:space="0" w:color="auto"/>
            </w:tcBorders>
            <w:vAlign w:val="center"/>
            <w:hideMark/>
          </w:tcPr>
          <w:p w14:paraId="7FB568B8" w14:textId="77777777" w:rsidR="00146E4E" w:rsidRDefault="00146E4E">
            <w:pPr>
              <w:snapToGrid w:val="0"/>
              <w:jc w:val="both"/>
              <w:rPr>
                <w:rFonts w:eastAsia="標楷體"/>
                <w:spacing w:val="-24"/>
              </w:rPr>
            </w:pPr>
            <w:r>
              <w:rPr>
                <w:rFonts w:eastAsia="標楷體" w:hint="eastAsia"/>
                <w:spacing w:val="-24"/>
              </w:rPr>
              <w:t>保護文化遺產的修護專家及相關專業人士的協會</w:t>
            </w:r>
          </w:p>
        </w:tc>
        <w:tc>
          <w:tcPr>
            <w:tcW w:w="2832" w:type="dxa"/>
            <w:tcBorders>
              <w:top w:val="single" w:sz="4" w:space="0" w:color="auto"/>
              <w:left w:val="single" w:sz="4" w:space="0" w:color="auto"/>
              <w:bottom w:val="single" w:sz="4" w:space="0" w:color="auto"/>
              <w:right w:val="single" w:sz="4" w:space="0" w:color="auto"/>
            </w:tcBorders>
            <w:vAlign w:val="center"/>
            <w:hideMark/>
          </w:tcPr>
          <w:p w14:paraId="6D7F55CC" w14:textId="77777777" w:rsidR="00146E4E" w:rsidRDefault="00146E4E" w:rsidP="00B213FE">
            <w:pPr>
              <w:numPr>
                <w:ilvl w:val="0"/>
                <w:numId w:val="25"/>
              </w:numPr>
              <w:snapToGrid w:val="0"/>
              <w:spacing w:beforeLines="20" w:before="48"/>
              <w:ind w:left="181" w:hanging="181"/>
              <w:jc w:val="both"/>
              <w:rPr>
                <w:rFonts w:eastAsia="標楷體"/>
                <w:spacing w:val="-24"/>
              </w:rPr>
            </w:pPr>
            <w:r>
              <w:rPr>
                <w:rFonts w:eastAsia="標楷體" w:hint="eastAsia"/>
                <w:spacing w:val="-24"/>
              </w:rPr>
              <w:t>加拿大蒙特婁</w:t>
            </w:r>
          </w:p>
          <w:p w14:paraId="490B7629" w14:textId="77777777" w:rsidR="00146E4E" w:rsidRDefault="00146E4E" w:rsidP="00B213FE">
            <w:pPr>
              <w:numPr>
                <w:ilvl w:val="0"/>
                <w:numId w:val="25"/>
              </w:numPr>
              <w:snapToGrid w:val="0"/>
              <w:spacing w:beforeLines="20" w:before="48"/>
              <w:ind w:left="181" w:hanging="181"/>
              <w:rPr>
                <w:rFonts w:eastAsia="標楷體"/>
                <w:spacing w:val="-24"/>
              </w:rPr>
            </w:pPr>
            <w:r>
              <w:rPr>
                <w:rFonts w:eastAsia="標楷體" w:hint="eastAsia"/>
                <w:spacing w:val="-24"/>
              </w:rPr>
              <w:t>通常於美國各城市舉行，偶於加拿大</w:t>
            </w:r>
            <w:r>
              <w:rPr>
                <w:rFonts w:eastAsia="標楷體"/>
                <w:spacing w:val="-24"/>
              </w:rPr>
              <w:t xml:space="preserve"> (</w:t>
            </w:r>
            <w:r>
              <w:rPr>
                <w:rFonts w:eastAsia="標楷體" w:hint="eastAsia"/>
                <w:spacing w:val="-24"/>
              </w:rPr>
              <w:t>如</w:t>
            </w:r>
            <w:r>
              <w:rPr>
                <w:rFonts w:eastAsia="標楷體"/>
                <w:spacing w:val="-24"/>
              </w:rPr>
              <w:t>2016</w:t>
            </w:r>
            <w:r>
              <w:rPr>
                <w:rFonts w:eastAsia="標楷體" w:hint="eastAsia"/>
                <w:spacing w:val="-24"/>
              </w:rPr>
              <w:t>年</w:t>
            </w:r>
            <w:r>
              <w:rPr>
                <w:rFonts w:eastAsia="標楷體"/>
                <w:spacing w:val="-24"/>
              </w:rPr>
              <w: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7C0D0E5" w14:textId="77777777" w:rsidR="00146E4E" w:rsidRDefault="00146E4E">
            <w:pPr>
              <w:snapToGrid w:val="0"/>
              <w:jc w:val="center"/>
              <w:rPr>
                <w:rFonts w:eastAsia="標楷體"/>
                <w:spacing w:val="-16"/>
              </w:rPr>
            </w:pPr>
            <w:r>
              <w:rPr>
                <w:rFonts w:eastAsia="標楷體"/>
                <w:spacing w:val="-16"/>
              </w:rPr>
              <w:t>4/28-5/2</w:t>
            </w:r>
          </w:p>
        </w:tc>
        <w:tc>
          <w:tcPr>
            <w:tcW w:w="1217" w:type="dxa"/>
            <w:tcBorders>
              <w:top w:val="single" w:sz="4" w:space="0" w:color="auto"/>
              <w:left w:val="single" w:sz="4" w:space="0" w:color="auto"/>
              <w:bottom w:val="single" w:sz="4" w:space="0" w:color="auto"/>
              <w:right w:val="thickThinSmallGap" w:sz="18" w:space="0" w:color="auto"/>
            </w:tcBorders>
            <w:vAlign w:val="center"/>
            <w:hideMark/>
          </w:tcPr>
          <w:p w14:paraId="1B1ABE68" w14:textId="77777777" w:rsidR="00146E4E" w:rsidRDefault="00146E4E">
            <w:pPr>
              <w:snapToGrid w:val="0"/>
              <w:jc w:val="center"/>
              <w:rPr>
                <w:rFonts w:eastAsia="標楷體"/>
              </w:rPr>
            </w:pPr>
            <w:r>
              <w:rPr>
                <w:rFonts w:eastAsia="標楷體" w:hint="eastAsia"/>
              </w:rPr>
              <w:t>蒐研組</w:t>
            </w:r>
          </w:p>
        </w:tc>
      </w:tr>
      <w:tr w:rsidR="00985642" w14:paraId="141D5866" w14:textId="77777777" w:rsidTr="00146E4E">
        <w:trPr>
          <w:trHeight w:val="1245"/>
        </w:trPr>
        <w:tc>
          <w:tcPr>
            <w:tcW w:w="2112" w:type="dxa"/>
            <w:tcBorders>
              <w:top w:val="single" w:sz="4" w:space="0" w:color="auto"/>
              <w:left w:val="thinThickSmallGap" w:sz="18" w:space="0" w:color="auto"/>
              <w:bottom w:val="single" w:sz="4" w:space="0" w:color="auto"/>
              <w:right w:val="single" w:sz="4" w:space="0" w:color="auto"/>
            </w:tcBorders>
            <w:shd w:val="clear" w:color="auto" w:fill="F2F2F2"/>
            <w:vAlign w:val="center"/>
            <w:hideMark/>
          </w:tcPr>
          <w:p w14:paraId="6F3EEB3B" w14:textId="77777777" w:rsidR="00985642" w:rsidRDefault="00985642" w:rsidP="00985642">
            <w:pPr>
              <w:snapToGrid w:val="0"/>
              <w:jc w:val="both"/>
              <w:rPr>
                <w:rFonts w:eastAsia="標楷體"/>
              </w:rPr>
            </w:pPr>
            <w:r>
              <w:rPr>
                <w:rFonts w:eastAsia="標楷體"/>
              </w:rPr>
              <w:t>ASPAC</w:t>
            </w:r>
            <w:r>
              <w:rPr>
                <w:rFonts w:eastAsia="標楷體" w:hint="eastAsia"/>
              </w:rPr>
              <w:t>年會</w:t>
            </w:r>
          </w:p>
          <w:p w14:paraId="5BD33C08" w14:textId="77777777" w:rsidR="00985642" w:rsidRDefault="00985642" w:rsidP="00985642">
            <w:pPr>
              <w:snapToGrid w:val="0"/>
              <w:jc w:val="both"/>
              <w:rPr>
                <w:rFonts w:eastAsia="標楷體"/>
                <w:spacing w:val="-26"/>
              </w:rPr>
            </w:pPr>
            <w:r>
              <w:rPr>
                <w:rFonts w:eastAsia="標楷體"/>
                <w:spacing w:val="-26"/>
              </w:rPr>
              <w:t>(</w:t>
            </w:r>
            <w:r>
              <w:rPr>
                <w:rFonts w:eastAsia="標楷體" w:hint="eastAsia"/>
                <w:spacing w:val="-26"/>
              </w:rPr>
              <w:t>亞太科學中心協會</w:t>
            </w:r>
            <w:r>
              <w:rPr>
                <w:rFonts w:eastAsia="標楷體"/>
                <w:spacing w:val="-26"/>
              </w:rPr>
              <w:t xml:space="preserve">) </w:t>
            </w:r>
          </w:p>
        </w:tc>
        <w:tc>
          <w:tcPr>
            <w:tcW w:w="1974"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51B2D3A6" w14:textId="77777777" w:rsidR="00985642" w:rsidRDefault="00985642" w:rsidP="00985642">
            <w:pPr>
              <w:snapToGrid w:val="0"/>
              <w:jc w:val="both"/>
              <w:rPr>
                <w:rFonts w:eastAsia="標楷體"/>
                <w:spacing w:val="-24"/>
              </w:rPr>
            </w:pPr>
            <w:r>
              <w:rPr>
                <w:rFonts w:eastAsia="標楷體" w:hint="eastAsia"/>
                <w:spacing w:val="-24"/>
              </w:rPr>
              <w:t>促進亞太地區科學中心與博物館交流與合作的組織</w:t>
            </w:r>
          </w:p>
        </w:tc>
        <w:tc>
          <w:tcPr>
            <w:tcW w:w="2832"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1E7D264C" w14:textId="77777777" w:rsidR="00985642" w:rsidRPr="00985642" w:rsidRDefault="00985642" w:rsidP="00985642">
            <w:pPr>
              <w:numPr>
                <w:ilvl w:val="0"/>
                <w:numId w:val="87"/>
              </w:numPr>
              <w:snapToGrid w:val="0"/>
              <w:spacing w:beforeLines="20" w:before="48"/>
              <w:ind w:left="181" w:hanging="181"/>
              <w:rPr>
                <w:rFonts w:eastAsia="標楷體"/>
                <w:spacing w:val="-20"/>
              </w:rPr>
            </w:pPr>
            <w:r w:rsidRPr="00985642">
              <w:rPr>
                <w:rFonts w:eastAsia="標楷體" w:hint="eastAsia"/>
                <w:spacing w:val="-20"/>
              </w:rPr>
              <w:t>本年不辦理</w:t>
            </w:r>
            <w:r w:rsidRPr="00985642">
              <w:rPr>
                <w:rFonts w:eastAsia="標楷體"/>
                <w:spacing w:val="-20"/>
              </w:rPr>
              <w:t>,</w:t>
            </w:r>
            <w:r w:rsidRPr="00985642">
              <w:rPr>
                <w:rFonts w:eastAsia="標楷體" w:hint="eastAsia"/>
                <w:spacing w:val="-20"/>
              </w:rPr>
              <w:t>未來二年辦一次</w:t>
            </w:r>
          </w:p>
          <w:p w14:paraId="2C129D46" w14:textId="4232F45F" w:rsidR="00985642" w:rsidRPr="00985642" w:rsidRDefault="00985642" w:rsidP="00985642">
            <w:pPr>
              <w:numPr>
                <w:ilvl w:val="0"/>
                <w:numId w:val="25"/>
              </w:numPr>
              <w:snapToGrid w:val="0"/>
              <w:spacing w:beforeLines="20" w:before="48"/>
              <w:ind w:left="181" w:hanging="181"/>
              <w:jc w:val="both"/>
              <w:rPr>
                <w:rFonts w:eastAsia="標楷體"/>
                <w:spacing w:val="-20"/>
              </w:rPr>
            </w:pPr>
            <w:r w:rsidRPr="00985642">
              <w:rPr>
                <w:rFonts w:eastAsia="標楷體" w:hint="eastAsia"/>
                <w:spacing w:val="-20"/>
              </w:rPr>
              <w:t>通常在亞太地區</w:t>
            </w:r>
          </w:p>
        </w:tc>
        <w:tc>
          <w:tcPr>
            <w:tcW w:w="1134"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6532E68A" w14:textId="1C720AD8" w:rsidR="00985642" w:rsidRPr="00985642" w:rsidRDefault="00985642" w:rsidP="00985642">
            <w:pPr>
              <w:snapToGrid w:val="0"/>
              <w:jc w:val="center"/>
              <w:rPr>
                <w:rFonts w:eastAsia="標楷體"/>
                <w:spacing w:val="-16"/>
              </w:rPr>
            </w:pPr>
            <w:r w:rsidRPr="00985642">
              <w:rPr>
                <w:rFonts w:eastAsia="標楷體" w:hint="eastAsia"/>
                <w:spacing w:val="-16"/>
              </w:rPr>
              <w:t>無舉辦</w:t>
            </w:r>
          </w:p>
        </w:tc>
        <w:tc>
          <w:tcPr>
            <w:tcW w:w="1217" w:type="dxa"/>
            <w:tcBorders>
              <w:top w:val="single" w:sz="4" w:space="0" w:color="auto"/>
              <w:left w:val="single" w:sz="4" w:space="0" w:color="auto"/>
              <w:bottom w:val="single" w:sz="4" w:space="0" w:color="auto"/>
              <w:right w:val="thickThinSmallGap" w:sz="18" w:space="0" w:color="auto"/>
            </w:tcBorders>
            <w:shd w:val="clear" w:color="auto" w:fill="F2F2F2"/>
            <w:vAlign w:val="center"/>
            <w:hideMark/>
          </w:tcPr>
          <w:p w14:paraId="6CC31C30" w14:textId="2BF8CEEF" w:rsidR="00985642" w:rsidRPr="00985642" w:rsidRDefault="00985642" w:rsidP="00985642">
            <w:pPr>
              <w:snapToGrid w:val="0"/>
              <w:jc w:val="center"/>
              <w:rPr>
                <w:rFonts w:eastAsia="標楷體"/>
              </w:rPr>
            </w:pPr>
            <w:r w:rsidRPr="00985642">
              <w:rPr>
                <w:rFonts w:eastAsia="標楷體" w:hint="eastAsia"/>
              </w:rPr>
              <w:t>無</w:t>
            </w:r>
          </w:p>
        </w:tc>
      </w:tr>
      <w:tr w:rsidR="00146E4E" w14:paraId="4463AC84" w14:textId="77777777" w:rsidTr="00146E4E">
        <w:trPr>
          <w:trHeight w:val="1245"/>
        </w:trPr>
        <w:tc>
          <w:tcPr>
            <w:tcW w:w="2112" w:type="dxa"/>
            <w:tcBorders>
              <w:top w:val="single" w:sz="4" w:space="0" w:color="auto"/>
              <w:left w:val="thinThickSmallGap" w:sz="18" w:space="0" w:color="auto"/>
              <w:bottom w:val="single" w:sz="4" w:space="0" w:color="auto"/>
              <w:right w:val="single" w:sz="4" w:space="0" w:color="auto"/>
            </w:tcBorders>
            <w:vAlign w:val="center"/>
            <w:hideMark/>
          </w:tcPr>
          <w:p w14:paraId="44D4F761" w14:textId="77777777" w:rsidR="00146E4E" w:rsidRDefault="00146E4E">
            <w:pPr>
              <w:snapToGrid w:val="0"/>
              <w:jc w:val="both"/>
              <w:rPr>
                <w:rFonts w:eastAsia="標楷體"/>
              </w:rPr>
            </w:pPr>
            <w:r>
              <w:rPr>
                <w:rFonts w:eastAsia="標楷體"/>
              </w:rPr>
              <w:t>ASTC</w:t>
            </w:r>
            <w:r>
              <w:rPr>
                <w:rFonts w:eastAsia="標楷體" w:hint="eastAsia"/>
              </w:rPr>
              <w:t>年會</w:t>
            </w:r>
          </w:p>
          <w:p w14:paraId="3923122A" w14:textId="77777777" w:rsidR="00146E4E" w:rsidRDefault="00146E4E">
            <w:pPr>
              <w:snapToGrid w:val="0"/>
              <w:jc w:val="both"/>
              <w:rPr>
                <w:rFonts w:eastAsia="標楷體"/>
                <w:spacing w:val="-26"/>
              </w:rPr>
            </w:pPr>
            <w:r>
              <w:rPr>
                <w:rFonts w:eastAsia="標楷體"/>
                <w:spacing w:val="-26"/>
              </w:rPr>
              <w:t>(</w:t>
            </w:r>
            <w:r>
              <w:rPr>
                <w:rFonts w:eastAsia="標楷體" w:hint="eastAsia"/>
                <w:spacing w:val="-26"/>
              </w:rPr>
              <w:t>美國科學技術中心協會</w:t>
            </w:r>
            <w:r>
              <w:rPr>
                <w:rFonts w:eastAsia="標楷體"/>
                <w:spacing w:val="-26"/>
              </w:rPr>
              <w:t xml:space="preserve">) </w:t>
            </w:r>
          </w:p>
        </w:tc>
        <w:tc>
          <w:tcPr>
            <w:tcW w:w="1974" w:type="dxa"/>
            <w:tcBorders>
              <w:top w:val="single" w:sz="4" w:space="0" w:color="auto"/>
              <w:left w:val="single" w:sz="4" w:space="0" w:color="auto"/>
              <w:bottom w:val="single" w:sz="4" w:space="0" w:color="auto"/>
              <w:right w:val="single" w:sz="4" w:space="0" w:color="auto"/>
            </w:tcBorders>
            <w:vAlign w:val="center"/>
            <w:hideMark/>
          </w:tcPr>
          <w:p w14:paraId="117CAB81" w14:textId="77777777" w:rsidR="00146E4E" w:rsidRDefault="00146E4E">
            <w:pPr>
              <w:snapToGrid w:val="0"/>
              <w:jc w:val="both"/>
              <w:rPr>
                <w:rFonts w:eastAsia="標楷體"/>
                <w:spacing w:val="-24"/>
              </w:rPr>
            </w:pPr>
            <w:r>
              <w:rPr>
                <w:rFonts w:eastAsia="標楷體" w:hint="eastAsia"/>
                <w:spacing w:val="-24"/>
              </w:rPr>
              <w:t>多數成員為美國科學中心、科學博物館以及其他推廣</w:t>
            </w:r>
            <w:r>
              <w:rPr>
                <w:rFonts w:eastAsia="標楷體"/>
                <w:spacing w:val="-24"/>
              </w:rPr>
              <w:t>STEM</w:t>
            </w:r>
            <w:r>
              <w:rPr>
                <w:rFonts w:eastAsia="標楷體" w:hint="eastAsia"/>
                <w:spacing w:val="-24"/>
              </w:rPr>
              <w:t>教育的機構</w:t>
            </w:r>
          </w:p>
        </w:tc>
        <w:tc>
          <w:tcPr>
            <w:tcW w:w="2832" w:type="dxa"/>
            <w:tcBorders>
              <w:top w:val="single" w:sz="4" w:space="0" w:color="auto"/>
              <w:left w:val="single" w:sz="4" w:space="0" w:color="auto"/>
              <w:bottom w:val="single" w:sz="4" w:space="0" w:color="auto"/>
              <w:right w:val="single" w:sz="4" w:space="0" w:color="auto"/>
            </w:tcBorders>
            <w:vAlign w:val="center"/>
            <w:hideMark/>
          </w:tcPr>
          <w:p w14:paraId="76CC29F5" w14:textId="77777777" w:rsidR="00146E4E" w:rsidRDefault="00146E4E" w:rsidP="00B213FE">
            <w:pPr>
              <w:numPr>
                <w:ilvl w:val="0"/>
                <w:numId w:val="25"/>
              </w:numPr>
              <w:snapToGrid w:val="0"/>
              <w:ind w:left="181" w:hanging="181"/>
              <w:rPr>
                <w:rFonts w:eastAsia="標楷體"/>
                <w:spacing w:val="-16"/>
              </w:rPr>
            </w:pPr>
            <w:r>
              <w:rPr>
                <w:rFonts w:eastAsia="標楷體" w:hint="eastAsia"/>
                <w:spacing w:val="-16"/>
              </w:rPr>
              <w:t>尚未公布</w:t>
            </w:r>
            <w:r>
              <w:rPr>
                <w:rFonts w:eastAsia="標楷體"/>
                <w:spacing w:val="-16"/>
              </w:rPr>
              <w:t xml:space="preserve"> </w:t>
            </w:r>
          </w:p>
          <w:p w14:paraId="1172A1C1" w14:textId="77777777" w:rsidR="00146E4E" w:rsidRDefault="00146E4E" w:rsidP="00B213FE">
            <w:pPr>
              <w:numPr>
                <w:ilvl w:val="0"/>
                <w:numId w:val="25"/>
              </w:numPr>
              <w:snapToGrid w:val="0"/>
              <w:spacing w:beforeLines="20" w:before="48"/>
              <w:ind w:left="181" w:hanging="181"/>
              <w:jc w:val="both"/>
              <w:rPr>
                <w:rFonts w:eastAsia="標楷體"/>
                <w:spacing w:val="-16"/>
              </w:rPr>
            </w:pPr>
            <w:r>
              <w:rPr>
                <w:rFonts w:eastAsia="標楷體" w:hint="eastAsia"/>
                <w:spacing w:val="-16"/>
              </w:rPr>
              <w:t>今</w:t>
            </w:r>
            <w:r>
              <w:rPr>
                <w:rFonts w:eastAsia="標楷體"/>
                <w:spacing w:val="-16"/>
              </w:rPr>
              <w:t>(114)</w:t>
            </w:r>
            <w:r>
              <w:rPr>
                <w:rFonts w:eastAsia="標楷體" w:hint="eastAsia"/>
                <w:spacing w:val="-16"/>
              </w:rPr>
              <w:t>年地點：美國舊金山灣區</w:t>
            </w:r>
          </w:p>
          <w:p w14:paraId="75B4256D" w14:textId="77777777" w:rsidR="00146E4E" w:rsidRDefault="00146E4E" w:rsidP="00B213FE">
            <w:pPr>
              <w:numPr>
                <w:ilvl w:val="0"/>
                <w:numId w:val="25"/>
              </w:numPr>
              <w:snapToGrid w:val="0"/>
              <w:spacing w:beforeLines="20" w:before="48"/>
              <w:ind w:left="181" w:hanging="181"/>
              <w:rPr>
                <w:rFonts w:eastAsia="標楷體"/>
                <w:spacing w:val="-20"/>
              </w:rPr>
            </w:pPr>
            <w:r>
              <w:rPr>
                <w:rFonts w:eastAsia="標楷體" w:hint="eastAsia"/>
                <w:spacing w:val="-16"/>
              </w:rPr>
              <w:t>一定在北美洲</w:t>
            </w:r>
            <w:r>
              <w:rPr>
                <w:rFonts w:eastAsia="標楷體"/>
                <w:spacing w:val="-16"/>
              </w:rPr>
              <w:t xml:space="preserve">  (</w:t>
            </w:r>
            <w:r>
              <w:rPr>
                <w:rFonts w:eastAsia="標楷體" w:hint="eastAsia"/>
                <w:spacing w:val="-16"/>
              </w:rPr>
              <w:t>含美國、加拿大與墨西哥</w:t>
            </w:r>
            <w:r>
              <w:rPr>
                <w:rFonts w:eastAsia="標楷體"/>
                <w:spacing w:val="-16"/>
              </w:rPr>
              <w: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B0CCF45" w14:textId="77777777" w:rsidR="00146E4E" w:rsidRDefault="00146E4E">
            <w:pPr>
              <w:snapToGrid w:val="0"/>
              <w:jc w:val="center"/>
              <w:rPr>
                <w:rFonts w:eastAsia="標楷體"/>
                <w:spacing w:val="-16"/>
              </w:rPr>
            </w:pPr>
            <w:r>
              <w:rPr>
                <w:rFonts w:eastAsia="標楷體" w:hint="eastAsia"/>
                <w:spacing w:val="-16"/>
              </w:rPr>
              <w:t>暫估</w:t>
            </w:r>
          </w:p>
          <w:p w14:paraId="55784988" w14:textId="77777777" w:rsidR="00146E4E" w:rsidRDefault="00146E4E">
            <w:pPr>
              <w:snapToGrid w:val="0"/>
              <w:jc w:val="center"/>
              <w:rPr>
                <w:rFonts w:eastAsia="標楷體"/>
                <w:spacing w:val="-16"/>
              </w:rPr>
            </w:pPr>
            <w:r>
              <w:rPr>
                <w:rFonts w:eastAsia="標楷體"/>
                <w:spacing w:val="-16"/>
              </w:rPr>
              <w:t>9</w:t>
            </w:r>
            <w:r>
              <w:rPr>
                <w:rFonts w:eastAsia="標楷體" w:hint="eastAsia"/>
                <w:spacing w:val="-16"/>
              </w:rPr>
              <w:t>月</w:t>
            </w:r>
            <w:r>
              <w:rPr>
                <w:rFonts w:eastAsia="標楷體"/>
                <w:spacing w:val="-16"/>
              </w:rPr>
              <w:t>~11</w:t>
            </w:r>
            <w:r>
              <w:rPr>
                <w:rFonts w:eastAsia="標楷體" w:hint="eastAsia"/>
                <w:spacing w:val="-16"/>
              </w:rPr>
              <w:t>月</w:t>
            </w:r>
          </w:p>
        </w:tc>
        <w:tc>
          <w:tcPr>
            <w:tcW w:w="1217" w:type="dxa"/>
            <w:tcBorders>
              <w:top w:val="single" w:sz="4" w:space="0" w:color="auto"/>
              <w:left w:val="single" w:sz="4" w:space="0" w:color="auto"/>
              <w:bottom w:val="single" w:sz="4" w:space="0" w:color="auto"/>
              <w:right w:val="thickThinSmallGap" w:sz="18" w:space="0" w:color="auto"/>
            </w:tcBorders>
            <w:vAlign w:val="center"/>
            <w:hideMark/>
          </w:tcPr>
          <w:p w14:paraId="02A9BA7B" w14:textId="77777777" w:rsidR="00146E4E" w:rsidRDefault="00146E4E">
            <w:pPr>
              <w:snapToGrid w:val="0"/>
              <w:jc w:val="center"/>
              <w:rPr>
                <w:rFonts w:eastAsia="標楷體"/>
              </w:rPr>
            </w:pPr>
            <w:r>
              <w:rPr>
                <w:rFonts w:eastAsia="標楷體" w:hint="eastAsia"/>
              </w:rPr>
              <w:t>科教組</w:t>
            </w:r>
          </w:p>
        </w:tc>
      </w:tr>
      <w:tr w:rsidR="00146E4E" w14:paraId="45ED8E3E" w14:textId="77777777" w:rsidTr="00146E4E">
        <w:trPr>
          <w:trHeight w:val="1246"/>
        </w:trPr>
        <w:tc>
          <w:tcPr>
            <w:tcW w:w="2112" w:type="dxa"/>
            <w:tcBorders>
              <w:top w:val="single" w:sz="4" w:space="0" w:color="auto"/>
              <w:left w:val="thinThickSmallGap" w:sz="18" w:space="0" w:color="auto"/>
              <w:bottom w:val="thickThinSmallGap" w:sz="18" w:space="0" w:color="auto"/>
              <w:right w:val="single" w:sz="4" w:space="0" w:color="auto"/>
            </w:tcBorders>
            <w:shd w:val="clear" w:color="auto" w:fill="F2F2F2"/>
            <w:vAlign w:val="center"/>
            <w:hideMark/>
          </w:tcPr>
          <w:p w14:paraId="3EDE27C3" w14:textId="77777777" w:rsidR="00146E4E" w:rsidRDefault="00146E4E">
            <w:pPr>
              <w:snapToGrid w:val="0"/>
              <w:jc w:val="both"/>
              <w:rPr>
                <w:rFonts w:eastAsia="標楷體"/>
              </w:rPr>
            </w:pPr>
            <w:r>
              <w:rPr>
                <w:rFonts w:eastAsia="標楷體"/>
              </w:rPr>
              <w:t>ICOM</w:t>
            </w:r>
            <w:r>
              <w:rPr>
                <w:rFonts w:eastAsia="標楷體" w:hint="eastAsia"/>
              </w:rPr>
              <w:t>年會</w:t>
            </w:r>
          </w:p>
          <w:p w14:paraId="6BA82C38" w14:textId="77777777" w:rsidR="00146E4E" w:rsidRDefault="00146E4E">
            <w:pPr>
              <w:snapToGrid w:val="0"/>
              <w:jc w:val="both"/>
              <w:rPr>
                <w:rFonts w:eastAsia="標楷體"/>
              </w:rPr>
            </w:pPr>
            <w:r>
              <w:rPr>
                <w:rFonts w:eastAsia="標楷體"/>
              </w:rPr>
              <w:t>(</w:t>
            </w:r>
            <w:r>
              <w:rPr>
                <w:rFonts w:eastAsia="標楷體" w:hint="eastAsia"/>
              </w:rPr>
              <w:t>國際博物館協會</w:t>
            </w:r>
            <w:r>
              <w:rPr>
                <w:rFonts w:eastAsia="標楷體"/>
              </w:rPr>
              <w:t>)</w:t>
            </w:r>
          </w:p>
        </w:tc>
        <w:tc>
          <w:tcPr>
            <w:tcW w:w="1974" w:type="dxa"/>
            <w:tcBorders>
              <w:top w:val="single" w:sz="4" w:space="0" w:color="auto"/>
              <w:left w:val="single" w:sz="4" w:space="0" w:color="auto"/>
              <w:bottom w:val="thickThinSmallGap" w:sz="18" w:space="0" w:color="auto"/>
              <w:right w:val="single" w:sz="4" w:space="0" w:color="auto"/>
            </w:tcBorders>
            <w:shd w:val="clear" w:color="auto" w:fill="F2F2F2"/>
            <w:vAlign w:val="center"/>
            <w:hideMark/>
          </w:tcPr>
          <w:p w14:paraId="2DB54C04" w14:textId="77777777" w:rsidR="00146E4E" w:rsidRDefault="00146E4E">
            <w:pPr>
              <w:snapToGrid w:val="0"/>
              <w:jc w:val="both"/>
              <w:rPr>
                <w:rFonts w:eastAsia="標楷體"/>
                <w:spacing w:val="-24"/>
              </w:rPr>
            </w:pPr>
            <w:r>
              <w:rPr>
                <w:rFonts w:eastAsia="標楷體" w:hint="eastAsia"/>
                <w:spacing w:val="-24"/>
              </w:rPr>
              <w:t>全世界博物館及博物館專業人員組織</w:t>
            </w:r>
          </w:p>
        </w:tc>
        <w:tc>
          <w:tcPr>
            <w:tcW w:w="2832" w:type="dxa"/>
            <w:tcBorders>
              <w:top w:val="single" w:sz="4" w:space="0" w:color="auto"/>
              <w:left w:val="single" w:sz="4" w:space="0" w:color="auto"/>
              <w:bottom w:val="thickThinSmallGap" w:sz="18" w:space="0" w:color="auto"/>
              <w:right w:val="single" w:sz="4" w:space="0" w:color="auto"/>
            </w:tcBorders>
            <w:shd w:val="clear" w:color="auto" w:fill="F2F2F2"/>
            <w:vAlign w:val="center"/>
            <w:hideMark/>
          </w:tcPr>
          <w:p w14:paraId="1F32100B" w14:textId="77777777" w:rsidR="00146E4E" w:rsidRDefault="00146E4E" w:rsidP="00B213FE">
            <w:pPr>
              <w:numPr>
                <w:ilvl w:val="0"/>
                <w:numId w:val="25"/>
              </w:numPr>
              <w:snapToGrid w:val="0"/>
              <w:ind w:left="181" w:hanging="181"/>
              <w:jc w:val="both"/>
              <w:rPr>
                <w:rFonts w:eastAsia="標楷體"/>
                <w:spacing w:val="-16"/>
              </w:rPr>
            </w:pPr>
            <w:r>
              <w:rPr>
                <w:rFonts w:eastAsia="標楷體" w:hint="eastAsia"/>
                <w:spacing w:val="-16"/>
              </w:rPr>
              <w:t>每</w:t>
            </w:r>
            <w:r>
              <w:rPr>
                <w:rFonts w:eastAsia="標楷體"/>
                <w:spacing w:val="-16"/>
              </w:rPr>
              <w:t>3</w:t>
            </w:r>
            <w:r>
              <w:rPr>
                <w:rFonts w:eastAsia="標楷體" w:hint="eastAsia"/>
                <w:spacing w:val="-16"/>
              </w:rPr>
              <w:t>年辦理</w:t>
            </w:r>
            <w:r>
              <w:rPr>
                <w:rFonts w:eastAsia="標楷體"/>
                <w:spacing w:val="-16"/>
              </w:rPr>
              <w:t>1</w:t>
            </w:r>
            <w:r>
              <w:rPr>
                <w:rFonts w:eastAsia="標楷體" w:hint="eastAsia"/>
                <w:spacing w:val="-16"/>
              </w:rPr>
              <w:t>次</w:t>
            </w:r>
          </w:p>
          <w:p w14:paraId="5E9E40A0" w14:textId="77777777" w:rsidR="00146E4E" w:rsidRDefault="00146E4E" w:rsidP="00B213FE">
            <w:pPr>
              <w:numPr>
                <w:ilvl w:val="0"/>
                <w:numId w:val="25"/>
              </w:numPr>
              <w:snapToGrid w:val="0"/>
              <w:spacing w:beforeLines="20" w:before="48"/>
              <w:ind w:left="181" w:hanging="181"/>
              <w:jc w:val="both"/>
              <w:rPr>
                <w:rFonts w:eastAsia="標楷體"/>
                <w:spacing w:val="-16"/>
              </w:rPr>
            </w:pPr>
            <w:r>
              <w:rPr>
                <w:rFonts w:eastAsia="標楷體" w:hint="eastAsia"/>
                <w:spacing w:val="-16"/>
              </w:rPr>
              <w:t>今</w:t>
            </w:r>
            <w:r>
              <w:rPr>
                <w:rFonts w:eastAsia="標楷體"/>
                <w:spacing w:val="-16"/>
              </w:rPr>
              <w:t>(114)</w:t>
            </w:r>
            <w:r>
              <w:rPr>
                <w:rFonts w:eastAsia="標楷體" w:hint="eastAsia"/>
                <w:spacing w:val="-16"/>
              </w:rPr>
              <w:t>年地點：杜拜</w:t>
            </w:r>
          </w:p>
          <w:p w14:paraId="782210AA" w14:textId="77777777" w:rsidR="00146E4E" w:rsidRDefault="00146E4E" w:rsidP="00B213FE">
            <w:pPr>
              <w:numPr>
                <w:ilvl w:val="0"/>
                <w:numId w:val="25"/>
              </w:numPr>
              <w:snapToGrid w:val="0"/>
              <w:spacing w:beforeLines="20" w:before="48"/>
              <w:ind w:left="181" w:hanging="181"/>
              <w:jc w:val="both"/>
              <w:rPr>
                <w:rFonts w:eastAsia="標楷體"/>
                <w:spacing w:val="-20"/>
              </w:rPr>
            </w:pPr>
            <w:r>
              <w:rPr>
                <w:rFonts w:eastAsia="標楷體" w:hint="eastAsia"/>
                <w:spacing w:val="-20"/>
              </w:rPr>
              <w:t>下屆辦理年度：</w:t>
            </w:r>
            <w:r>
              <w:rPr>
                <w:rFonts w:eastAsia="標楷體"/>
                <w:spacing w:val="-20"/>
              </w:rPr>
              <w:t>117</w:t>
            </w:r>
            <w:r>
              <w:rPr>
                <w:rFonts w:eastAsia="標楷體" w:hint="eastAsia"/>
                <w:spacing w:val="-20"/>
              </w:rPr>
              <w:t>年</w:t>
            </w:r>
          </w:p>
        </w:tc>
        <w:tc>
          <w:tcPr>
            <w:tcW w:w="1134" w:type="dxa"/>
            <w:tcBorders>
              <w:top w:val="single" w:sz="4" w:space="0" w:color="auto"/>
              <w:left w:val="single" w:sz="4" w:space="0" w:color="auto"/>
              <w:bottom w:val="thickThinSmallGap" w:sz="18" w:space="0" w:color="auto"/>
              <w:right w:val="single" w:sz="4" w:space="0" w:color="auto"/>
            </w:tcBorders>
            <w:shd w:val="clear" w:color="auto" w:fill="F2F2F2"/>
            <w:vAlign w:val="center"/>
            <w:hideMark/>
          </w:tcPr>
          <w:p w14:paraId="4DE64218" w14:textId="77777777" w:rsidR="00146E4E" w:rsidRDefault="00146E4E">
            <w:pPr>
              <w:snapToGrid w:val="0"/>
              <w:jc w:val="center"/>
              <w:rPr>
                <w:rFonts w:eastAsia="標楷體"/>
                <w:spacing w:val="-16"/>
              </w:rPr>
            </w:pPr>
            <w:r>
              <w:rPr>
                <w:rFonts w:eastAsia="標楷體" w:hint="eastAsia"/>
                <w:spacing w:val="-16"/>
              </w:rPr>
              <w:t>無舉辦</w:t>
            </w:r>
          </w:p>
        </w:tc>
        <w:tc>
          <w:tcPr>
            <w:tcW w:w="1217" w:type="dxa"/>
            <w:tcBorders>
              <w:top w:val="single" w:sz="4" w:space="0" w:color="auto"/>
              <w:left w:val="single" w:sz="4" w:space="0" w:color="auto"/>
              <w:bottom w:val="thickThinSmallGap" w:sz="18" w:space="0" w:color="auto"/>
              <w:right w:val="thickThinSmallGap" w:sz="18" w:space="0" w:color="auto"/>
            </w:tcBorders>
            <w:shd w:val="clear" w:color="auto" w:fill="F2F2F2"/>
            <w:vAlign w:val="center"/>
            <w:hideMark/>
          </w:tcPr>
          <w:p w14:paraId="158261C5" w14:textId="77777777" w:rsidR="00146E4E" w:rsidRDefault="00146E4E">
            <w:pPr>
              <w:snapToGrid w:val="0"/>
              <w:jc w:val="center"/>
              <w:rPr>
                <w:rFonts w:eastAsia="標楷體"/>
              </w:rPr>
            </w:pPr>
            <w:r>
              <w:rPr>
                <w:rFonts w:eastAsia="標楷體" w:hint="eastAsia"/>
              </w:rPr>
              <w:t>無</w:t>
            </w:r>
          </w:p>
        </w:tc>
      </w:tr>
    </w:tbl>
    <w:p w14:paraId="6D7FD6F0" w14:textId="2BE0DBA7" w:rsidR="00146E4E" w:rsidRDefault="00342780" w:rsidP="00146E4E">
      <w:pPr>
        <w:widowControl/>
        <w:suppressAutoHyphens/>
        <w:autoSpaceDN w:val="0"/>
        <w:spacing w:line="360" w:lineRule="exact"/>
        <w:ind w:leftChars="300" w:left="1080" w:hangingChars="150" w:hanging="360"/>
        <w:jc w:val="both"/>
        <w:rPr>
          <w:rFonts w:eastAsia="標楷體"/>
          <w:szCs w:val="24"/>
        </w:rPr>
      </w:pPr>
      <w:r>
        <w:rPr>
          <w:rFonts w:eastAsia="標楷體" w:hint="eastAsia"/>
          <w:szCs w:val="24"/>
        </w:rPr>
        <w:t>2</w:t>
      </w:r>
      <w:r w:rsidR="00146E4E" w:rsidRPr="00054DFA">
        <w:rPr>
          <w:rFonts w:eastAsia="標楷體"/>
          <w:szCs w:val="24"/>
        </w:rPr>
        <w:t>、其他自行列管案共</w:t>
      </w:r>
      <w:r w:rsidR="00146E4E" w:rsidRPr="00054DFA">
        <w:rPr>
          <w:rFonts w:eastAsia="標楷體"/>
          <w:szCs w:val="24"/>
        </w:rPr>
        <w:t>5</w:t>
      </w:r>
      <w:r w:rsidR="00146E4E" w:rsidRPr="00054DFA">
        <w:rPr>
          <w:rFonts w:eastAsia="標楷體"/>
          <w:szCs w:val="24"/>
        </w:rPr>
        <w:t>案，詳附表</w:t>
      </w:r>
      <w:r w:rsidR="00146E4E" w:rsidRPr="00054DFA">
        <w:rPr>
          <w:rFonts w:eastAsia="標楷體"/>
          <w:szCs w:val="24"/>
        </w:rPr>
        <w:t>1</w:t>
      </w:r>
      <w:r w:rsidR="00146E4E" w:rsidRPr="00054DFA">
        <w:rPr>
          <w:rFonts w:eastAsia="標楷體"/>
          <w:szCs w:val="24"/>
        </w:rPr>
        <w:t>。</w:t>
      </w:r>
    </w:p>
    <w:p w14:paraId="6C575FEB" w14:textId="77777777" w:rsidR="00342780" w:rsidRPr="00054DFA" w:rsidRDefault="00342780" w:rsidP="00146E4E">
      <w:pPr>
        <w:widowControl/>
        <w:suppressAutoHyphens/>
        <w:autoSpaceDN w:val="0"/>
        <w:spacing w:line="360" w:lineRule="exact"/>
        <w:ind w:leftChars="300" w:left="1080" w:hangingChars="150" w:hanging="360"/>
        <w:jc w:val="both"/>
        <w:rPr>
          <w:rFonts w:eastAsia="標楷體"/>
          <w:szCs w:val="24"/>
        </w:rPr>
      </w:pPr>
    </w:p>
    <w:p w14:paraId="5C659BD6" w14:textId="77777777" w:rsidR="00146E4E" w:rsidRDefault="00146E4E" w:rsidP="00B213FE">
      <w:pPr>
        <w:numPr>
          <w:ilvl w:val="0"/>
          <w:numId w:val="23"/>
        </w:numPr>
        <w:spacing w:line="360" w:lineRule="exact"/>
        <w:ind w:left="567" w:hanging="567"/>
        <w:jc w:val="both"/>
        <w:rPr>
          <w:rFonts w:eastAsia="標楷體"/>
          <w:b/>
          <w:bCs/>
        </w:rPr>
      </w:pPr>
      <w:r>
        <w:rPr>
          <w:rFonts w:eastAsia="標楷體"/>
          <w:b/>
          <w:bCs/>
        </w:rPr>
        <w:t>2</w:t>
      </w:r>
      <w:r>
        <w:rPr>
          <w:rFonts w:eastAsia="標楷體" w:hint="eastAsia"/>
          <w:b/>
          <w:bCs/>
        </w:rPr>
        <w:t>月工作重點</w:t>
      </w:r>
      <w:r>
        <w:rPr>
          <w:rFonts w:eastAsia="標楷體"/>
          <w:b/>
          <w:bCs/>
        </w:rPr>
        <w:t>(2</w:t>
      </w:r>
      <w:r>
        <w:rPr>
          <w:rFonts w:eastAsia="標楷體" w:hint="eastAsia"/>
          <w:b/>
          <w:bCs/>
        </w:rPr>
        <w:t>月</w:t>
      </w:r>
      <w:r>
        <w:rPr>
          <w:rFonts w:eastAsia="標楷體"/>
          <w:b/>
          <w:bCs/>
        </w:rPr>
        <w:t>1</w:t>
      </w:r>
      <w:r>
        <w:rPr>
          <w:rFonts w:eastAsia="標楷體" w:hint="eastAsia"/>
          <w:b/>
          <w:bCs/>
        </w:rPr>
        <w:t>日至</w:t>
      </w:r>
      <w:r>
        <w:rPr>
          <w:rFonts w:eastAsia="標楷體"/>
          <w:b/>
          <w:bCs/>
        </w:rPr>
        <w:t>2</w:t>
      </w:r>
      <w:r>
        <w:rPr>
          <w:rFonts w:eastAsia="標楷體" w:hint="eastAsia"/>
          <w:b/>
          <w:bCs/>
        </w:rPr>
        <w:t>月</w:t>
      </w:r>
      <w:r>
        <w:rPr>
          <w:rFonts w:eastAsia="標楷體"/>
          <w:b/>
          <w:bCs/>
        </w:rPr>
        <w:t>28</w:t>
      </w:r>
      <w:r>
        <w:rPr>
          <w:rFonts w:eastAsia="標楷體" w:hint="eastAsia"/>
          <w:b/>
          <w:bCs/>
        </w:rPr>
        <w:t>日</w:t>
      </w:r>
      <w:r>
        <w:rPr>
          <w:rFonts w:eastAsia="標楷體"/>
          <w:b/>
          <w:bCs/>
        </w:rPr>
        <w:t>)</w:t>
      </w:r>
    </w:p>
    <w:p w14:paraId="41185B40" w14:textId="77777777" w:rsidR="00146E4E" w:rsidRDefault="00146E4E" w:rsidP="00B213FE">
      <w:pPr>
        <w:numPr>
          <w:ilvl w:val="0"/>
          <w:numId w:val="26"/>
        </w:numPr>
        <w:spacing w:line="360" w:lineRule="exact"/>
        <w:ind w:left="709" w:hanging="567"/>
        <w:jc w:val="both"/>
        <w:rPr>
          <w:rFonts w:eastAsia="標楷體"/>
        </w:rPr>
      </w:pPr>
      <w:r>
        <w:rPr>
          <w:rFonts w:eastAsia="標楷體" w:hint="eastAsia"/>
        </w:rPr>
        <w:t>主動徵集產業研究，</w:t>
      </w:r>
      <w:r>
        <w:rPr>
          <w:rFonts w:eastAsia="標楷體"/>
        </w:rPr>
        <w:t>2</w:t>
      </w:r>
      <w:r>
        <w:rPr>
          <w:rFonts w:eastAsia="標楷體" w:hint="eastAsia"/>
        </w:rPr>
        <w:t>月份預定完成綠能產業、數位軟體產業及鋼鐵產業之研究計畫。</w:t>
      </w:r>
    </w:p>
    <w:p w14:paraId="5E717F6A" w14:textId="77777777" w:rsidR="00146E4E" w:rsidRDefault="00146E4E" w:rsidP="00B213FE">
      <w:pPr>
        <w:numPr>
          <w:ilvl w:val="0"/>
          <w:numId w:val="26"/>
        </w:numPr>
        <w:spacing w:line="360" w:lineRule="exact"/>
        <w:ind w:left="709" w:hanging="567"/>
        <w:jc w:val="both"/>
        <w:rPr>
          <w:rFonts w:eastAsia="標楷體"/>
        </w:rPr>
      </w:pPr>
      <w:r>
        <w:rPr>
          <w:rFonts w:eastAsia="標楷體" w:hint="eastAsia"/>
        </w:rPr>
        <w:t>持續進行被動蒐藏物件評估及暫時性典藏改列之研究，預計</w:t>
      </w:r>
      <w:r>
        <w:rPr>
          <w:rFonts w:eastAsia="標楷體"/>
        </w:rPr>
        <w:t>4</w:t>
      </w:r>
      <w:r>
        <w:rPr>
          <w:rFonts w:eastAsia="標楷體" w:hint="eastAsia"/>
        </w:rPr>
        <w:t>月完成報告簽核，送</w:t>
      </w:r>
      <w:r>
        <w:rPr>
          <w:rFonts w:eastAsia="標楷體"/>
        </w:rPr>
        <w:t>114</w:t>
      </w:r>
      <w:r>
        <w:rPr>
          <w:rFonts w:eastAsia="標楷體" w:hint="eastAsia"/>
        </w:rPr>
        <w:t>年第</w:t>
      </w:r>
      <w:r>
        <w:rPr>
          <w:rFonts w:eastAsia="標楷體"/>
        </w:rPr>
        <w:t>1</w:t>
      </w:r>
      <w:r>
        <w:rPr>
          <w:rFonts w:eastAsia="標楷體" w:hint="eastAsia"/>
        </w:rPr>
        <w:t>次審議會進行審議。</w:t>
      </w:r>
    </w:p>
    <w:p w14:paraId="4331E531" w14:textId="77777777" w:rsidR="00146E4E" w:rsidRDefault="00146E4E" w:rsidP="00B213FE">
      <w:pPr>
        <w:numPr>
          <w:ilvl w:val="0"/>
          <w:numId w:val="26"/>
        </w:numPr>
        <w:spacing w:line="360" w:lineRule="exact"/>
        <w:ind w:left="709" w:hanging="567"/>
        <w:jc w:val="both"/>
        <w:rPr>
          <w:rFonts w:eastAsia="標楷體"/>
        </w:rPr>
      </w:pPr>
      <w:r>
        <w:rPr>
          <w:rFonts w:eastAsia="標楷體" w:hint="eastAsia"/>
        </w:rPr>
        <w:lastRenderedPageBreak/>
        <w:t>館藏發展政策規劃小組第</w:t>
      </w:r>
      <w:r>
        <w:rPr>
          <w:rFonts w:eastAsia="標楷體"/>
        </w:rPr>
        <w:t>4</w:t>
      </w:r>
      <w:r>
        <w:rPr>
          <w:rFonts w:eastAsia="標楷體" w:hint="eastAsia"/>
        </w:rPr>
        <w:t>次工作會議訂於</w:t>
      </w:r>
      <w:r>
        <w:rPr>
          <w:rFonts w:eastAsia="標楷體"/>
        </w:rPr>
        <w:t>2</w:t>
      </w:r>
      <w:r>
        <w:rPr>
          <w:rFonts w:eastAsia="標楷體" w:hint="eastAsia"/>
        </w:rPr>
        <w:t>月</w:t>
      </w:r>
      <w:r>
        <w:rPr>
          <w:rFonts w:eastAsia="標楷體"/>
        </w:rPr>
        <w:t>19</w:t>
      </w:r>
      <w:r>
        <w:rPr>
          <w:rFonts w:eastAsia="標楷體" w:hint="eastAsia"/>
        </w:rPr>
        <w:t>日（週三）下午</w:t>
      </w:r>
      <w:r>
        <w:rPr>
          <w:rFonts w:eastAsia="標楷體"/>
        </w:rPr>
        <w:t>2</w:t>
      </w:r>
      <w:r>
        <w:rPr>
          <w:rFonts w:eastAsia="標楷體" w:hint="eastAsia"/>
        </w:rPr>
        <w:t>時召開，會中將討論各相關組室繪製的業務推展流程圖。</w:t>
      </w:r>
    </w:p>
    <w:p w14:paraId="6C3260EA" w14:textId="77777777" w:rsidR="00146E4E" w:rsidRDefault="00146E4E" w:rsidP="00B213FE">
      <w:pPr>
        <w:numPr>
          <w:ilvl w:val="0"/>
          <w:numId w:val="26"/>
        </w:numPr>
        <w:spacing w:line="360" w:lineRule="exact"/>
        <w:ind w:left="709" w:hanging="567"/>
        <w:jc w:val="both"/>
        <w:rPr>
          <w:rFonts w:eastAsia="標楷體"/>
        </w:rPr>
      </w:pPr>
      <w:r>
        <w:rPr>
          <w:rFonts w:eastAsia="標楷體" w:hint="eastAsia"/>
        </w:rPr>
        <w:t>持續修訂「國立科學工藝博物館蒐藏品借入與貸出作業規定」及「國立科學工藝博物館蒐藏品取用作業規定」，修正條文對照表製作中。</w:t>
      </w:r>
    </w:p>
    <w:p w14:paraId="63BCE239" w14:textId="148A3E64" w:rsidR="00146E4E" w:rsidRDefault="00146E4E" w:rsidP="00B213FE">
      <w:pPr>
        <w:numPr>
          <w:ilvl w:val="0"/>
          <w:numId w:val="26"/>
        </w:numPr>
        <w:spacing w:line="360" w:lineRule="exact"/>
        <w:ind w:left="709" w:hanging="567"/>
        <w:jc w:val="both"/>
        <w:rPr>
          <w:rFonts w:eastAsia="標楷體"/>
        </w:rPr>
      </w:pPr>
      <w:r>
        <w:rPr>
          <w:rFonts w:eastAsia="標楷體" w:hint="eastAsia"/>
        </w:rPr>
        <w:t>為因應公建計畫通過後影像拍攝之需求，已於</w:t>
      </w:r>
      <w:r>
        <w:rPr>
          <w:rFonts w:eastAsia="標楷體"/>
        </w:rPr>
        <w:t>1</w:t>
      </w:r>
      <w:r>
        <w:rPr>
          <w:rFonts w:eastAsia="標楷體" w:hint="eastAsia"/>
        </w:rPr>
        <w:t>月</w:t>
      </w:r>
      <w:r>
        <w:rPr>
          <w:rFonts w:eastAsia="標楷體"/>
        </w:rPr>
        <w:t>15</w:t>
      </w:r>
      <w:r>
        <w:rPr>
          <w:rFonts w:eastAsia="標楷體" w:hint="eastAsia"/>
        </w:rPr>
        <w:t>日洽訪廠商詢問合理之拍攝規劃並請廠商協助估價，廠商預定於</w:t>
      </w:r>
      <w:r>
        <w:rPr>
          <w:rFonts w:eastAsia="標楷體"/>
        </w:rPr>
        <w:t>2</w:t>
      </w:r>
      <w:r>
        <w:rPr>
          <w:rFonts w:eastAsia="標楷體" w:hint="eastAsia"/>
        </w:rPr>
        <w:t>月</w:t>
      </w:r>
      <w:r>
        <w:rPr>
          <w:rFonts w:eastAsia="標楷體"/>
        </w:rPr>
        <w:t>11</w:t>
      </w:r>
      <w:r>
        <w:rPr>
          <w:rFonts w:eastAsia="標楷體" w:hint="eastAsia"/>
        </w:rPr>
        <w:t>日提供估價資料及相關建議，將彙整後於</w:t>
      </w:r>
      <w:r>
        <w:rPr>
          <w:rFonts w:eastAsia="標楷體"/>
        </w:rPr>
        <w:t>2</w:t>
      </w:r>
      <w:r>
        <w:rPr>
          <w:rFonts w:eastAsia="標楷體" w:hint="eastAsia"/>
        </w:rPr>
        <w:t>月</w:t>
      </w:r>
      <w:r>
        <w:rPr>
          <w:rFonts w:eastAsia="標楷體"/>
        </w:rPr>
        <w:t>18</w:t>
      </w:r>
      <w:r>
        <w:rPr>
          <w:rFonts w:eastAsia="標楷體" w:hint="eastAsia"/>
        </w:rPr>
        <w:t>日輿情會議報告。</w:t>
      </w:r>
    </w:p>
    <w:p w14:paraId="16882BFE" w14:textId="7013B0F1" w:rsidR="00342780" w:rsidRPr="00985642" w:rsidRDefault="00342780" w:rsidP="00B213FE">
      <w:pPr>
        <w:numPr>
          <w:ilvl w:val="0"/>
          <w:numId w:val="26"/>
        </w:numPr>
        <w:spacing w:line="360" w:lineRule="exact"/>
        <w:jc w:val="both"/>
        <w:rPr>
          <w:rFonts w:eastAsia="標楷體"/>
        </w:rPr>
      </w:pPr>
      <w:bookmarkStart w:id="0" w:name="_Hlk190277032"/>
      <w:r w:rsidRPr="00985642">
        <w:rPr>
          <w:rFonts w:eastAsia="標楷體" w:hint="eastAsia"/>
        </w:rPr>
        <w:t>國寶選件提報</w:t>
      </w:r>
      <w:bookmarkEnd w:id="0"/>
      <w:r w:rsidRPr="00985642">
        <w:rPr>
          <w:rFonts w:eastAsia="標楷體" w:hint="eastAsia"/>
        </w:rPr>
        <w:t>(</w:t>
      </w:r>
      <w:r w:rsidRPr="00985642">
        <w:rPr>
          <w:rFonts w:eastAsia="標楷體" w:hint="eastAsia"/>
        </w:rPr>
        <w:t>天文子午儀重要性與運用調查研究計畫</w:t>
      </w:r>
      <w:r w:rsidRPr="00985642">
        <w:rPr>
          <w:rFonts w:eastAsia="標楷體" w:hint="eastAsia"/>
        </w:rPr>
        <w:t>)</w:t>
      </w:r>
      <w:r w:rsidRPr="00985642">
        <w:rPr>
          <w:rFonts w:eastAsia="標楷體" w:hint="eastAsia"/>
        </w:rPr>
        <w:t>：研究計畫委託採購案已簽核，奉核後續辦採購事宜。</w:t>
      </w:r>
    </w:p>
    <w:p w14:paraId="603F903A" w14:textId="77777777" w:rsidR="00146E4E" w:rsidRDefault="00146E4E" w:rsidP="00B213FE">
      <w:pPr>
        <w:numPr>
          <w:ilvl w:val="0"/>
          <w:numId w:val="23"/>
        </w:numPr>
        <w:spacing w:line="360" w:lineRule="exact"/>
        <w:ind w:left="567" w:hanging="567"/>
        <w:jc w:val="both"/>
        <w:rPr>
          <w:rFonts w:eastAsia="標楷體"/>
          <w:b/>
          <w:bCs/>
        </w:rPr>
      </w:pPr>
      <w:r>
        <w:rPr>
          <w:rFonts w:eastAsia="標楷體" w:hint="eastAsia"/>
          <w:b/>
          <w:bCs/>
        </w:rPr>
        <w:t>業務會報決議辦理情形</w:t>
      </w:r>
    </w:p>
    <w:tbl>
      <w:tblPr>
        <w:tblW w:w="9496" w:type="dxa"/>
        <w:jc w:val="right"/>
        <w:tblLayout w:type="fixed"/>
        <w:tblLook w:val="04A0" w:firstRow="1" w:lastRow="0" w:firstColumn="1" w:lastColumn="0" w:noHBand="0" w:noVBand="1"/>
      </w:tblPr>
      <w:tblGrid>
        <w:gridCol w:w="4815"/>
        <w:gridCol w:w="4681"/>
      </w:tblGrid>
      <w:tr w:rsidR="00146E4E" w14:paraId="3A060430" w14:textId="77777777" w:rsidTr="00054DFA">
        <w:trPr>
          <w:tblHeader/>
          <w:jc w:val="right"/>
        </w:trPr>
        <w:tc>
          <w:tcPr>
            <w:tcW w:w="4815"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018CF404" w14:textId="77777777" w:rsidR="00146E4E" w:rsidRDefault="00146E4E">
            <w:pPr>
              <w:spacing w:after="160" w:line="320" w:lineRule="exact"/>
              <w:jc w:val="center"/>
              <w:rPr>
                <w:rFonts w:ascii="Tahoma" w:eastAsia="標楷體" w:hAnsi="Tahoma"/>
                <w:szCs w:val="24"/>
                <w:lang w:eastAsia="en-US"/>
              </w:rPr>
            </w:pPr>
            <w:proofErr w:type="spellStart"/>
            <w:r>
              <w:rPr>
                <w:rFonts w:ascii="Tahoma" w:eastAsia="標楷體" w:hAnsi="Tahoma" w:hint="eastAsia"/>
                <w:szCs w:val="24"/>
                <w:lang w:eastAsia="en-US"/>
              </w:rPr>
              <w:t>指示事項</w:t>
            </w:r>
            <w:proofErr w:type="spellEnd"/>
          </w:p>
        </w:tc>
        <w:tc>
          <w:tcPr>
            <w:tcW w:w="468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1779E2FF" w14:textId="77777777" w:rsidR="00146E4E" w:rsidRDefault="00146E4E">
            <w:pPr>
              <w:spacing w:after="160" w:line="320" w:lineRule="exact"/>
              <w:jc w:val="center"/>
              <w:rPr>
                <w:rFonts w:ascii="Tahoma" w:eastAsia="標楷體" w:hAnsi="Tahoma"/>
                <w:szCs w:val="24"/>
                <w:lang w:eastAsia="en-US"/>
              </w:rPr>
            </w:pPr>
            <w:proofErr w:type="spellStart"/>
            <w:r>
              <w:rPr>
                <w:rFonts w:ascii="Tahoma" w:eastAsia="標楷體" w:hAnsi="Tahoma" w:hint="eastAsia"/>
                <w:szCs w:val="24"/>
                <w:lang w:eastAsia="en-US"/>
              </w:rPr>
              <w:t>辦理情形</w:t>
            </w:r>
            <w:proofErr w:type="spellEnd"/>
          </w:p>
        </w:tc>
      </w:tr>
      <w:tr w:rsidR="00146E4E" w14:paraId="0DEF3686" w14:textId="77777777" w:rsidTr="00054DFA">
        <w:trPr>
          <w:jc w:val="right"/>
        </w:trPr>
        <w:tc>
          <w:tcPr>
            <w:tcW w:w="4815" w:type="dxa"/>
            <w:tcBorders>
              <w:top w:val="single" w:sz="4" w:space="0" w:color="auto"/>
              <w:left w:val="single" w:sz="4" w:space="0" w:color="auto"/>
              <w:bottom w:val="single" w:sz="4" w:space="0" w:color="auto"/>
              <w:right w:val="single" w:sz="4" w:space="0" w:color="auto"/>
            </w:tcBorders>
            <w:hideMark/>
          </w:tcPr>
          <w:p w14:paraId="13DB8995" w14:textId="56462056" w:rsidR="00146E4E" w:rsidRDefault="00D56E04">
            <w:pPr>
              <w:kinsoku w:val="0"/>
              <w:spacing w:after="160" w:line="320" w:lineRule="exact"/>
              <w:jc w:val="both"/>
              <w:rPr>
                <w:rFonts w:ascii="Tahoma" w:eastAsia="標楷體" w:hAnsi="Tahoma"/>
                <w:szCs w:val="24"/>
              </w:rPr>
            </w:pPr>
            <w:r>
              <w:rPr>
                <w:rFonts w:ascii="Tahoma" w:eastAsia="標楷體" w:hAnsi="Tahoma" w:hint="eastAsia"/>
              </w:rPr>
              <w:t>國家發明獎</w:t>
            </w:r>
            <w:r w:rsidR="00146E4E">
              <w:rPr>
                <w:rFonts w:ascii="Tahoma" w:eastAsia="標楷體" w:hAnsi="Tahoma"/>
              </w:rPr>
              <w:t>111</w:t>
            </w:r>
            <w:r w:rsidR="00146E4E">
              <w:rPr>
                <w:rFonts w:ascii="Tahoma" w:eastAsia="標楷體" w:hAnsi="Tahoma" w:hint="eastAsia"/>
              </w:rPr>
              <w:t>年作品徵集可依本館作業流程啟動入藏徵集作業。</w:t>
            </w:r>
          </w:p>
        </w:tc>
        <w:tc>
          <w:tcPr>
            <w:tcW w:w="4681" w:type="dxa"/>
            <w:tcBorders>
              <w:top w:val="single" w:sz="4" w:space="0" w:color="auto"/>
              <w:left w:val="single" w:sz="4" w:space="0" w:color="auto"/>
              <w:bottom w:val="single" w:sz="4" w:space="0" w:color="auto"/>
              <w:right w:val="single" w:sz="4" w:space="0" w:color="auto"/>
            </w:tcBorders>
            <w:hideMark/>
          </w:tcPr>
          <w:p w14:paraId="6839D6B8" w14:textId="77777777" w:rsidR="00146E4E" w:rsidRDefault="00146E4E">
            <w:pPr>
              <w:kinsoku w:val="0"/>
              <w:spacing w:after="160" w:line="320" w:lineRule="exact"/>
              <w:rPr>
                <w:rFonts w:ascii="Tahoma" w:eastAsia="標楷體" w:hAnsi="Tahoma"/>
                <w:szCs w:val="24"/>
              </w:rPr>
            </w:pPr>
            <w:r>
              <w:rPr>
                <w:rFonts w:ascii="Tahoma" w:eastAsia="標楷體" w:hAnsi="Tahoma" w:hint="eastAsia"/>
                <w:szCs w:val="24"/>
              </w:rPr>
              <w:t>針對本組各項核心工作，包括物件評估入藏均與研究人員確定本年度及未來年度入藏之類別及件數，國家發明獎項的物件亦將賡續納入，本案建請同意解除列管。</w:t>
            </w:r>
          </w:p>
        </w:tc>
      </w:tr>
    </w:tbl>
    <w:p w14:paraId="2D0B78D0" w14:textId="77777777" w:rsidR="00146E4E" w:rsidRDefault="00146E4E" w:rsidP="00146E4E">
      <w:pPr>
        <w:spacing w:line="360" w:lineRule="exact"/>
        <w:ind w:left="567"/>
        <w:jc w:val="both"/>
        <w:rPr>
          <w:rFonts w:eastAsia="標楷體"/>
          <w:b/>
          <w:bCs/>
        </w:rPr>
      </w:pPr>
    </w:p>
    <w:p w14:paraId="2C269E01" w14:textId="77777777" w:rsidR="00146E4E" w:rsidRDefault="00146E4E" w:rsidP="00B213FE">
      <w:pPr>
        <w:numPr>
          <w:ilvl w:val="0"/>
          <w:numId w:val="23"/>
        </w:numPr>
        <w:spacing w:line="360" w:lineRule="exact"/>
        <w:ind w:left="567" w:hanging="567"/>
        <w:jc w:val="both"/>
        <w:rPr>
          <w:rFonts w:eastAsia="標楷體"/>
          <w:b/>
          <w:bCs/>
        </w:rPr>
      </w:pPr>
      <w:r>
        <w:rPr>
          <w:rFonts w:eastAsia="標楷體" w:hint="eastAsia"/>
          <w:b/>
          <w:bCs/>
        </w:rPr>
        <w:t>專案報告事項</w:t>
      </w:r>
      <w:r>
        <w:rPr>
          <w:rFonts w:eastAsia="標楷體"/>
          <w:b/>
          <w:bCs/>
        </w:rPr>
        <w:t>(</w:t>
      </w:r>
      <w:r>
        <w:rPr>
          <w:rFonts w:eastAsia="標楷體" w:hint="eastAsia"/>
          <w:b/>
          <w:bCs/>
        </w:rPr>
        <w:t>無</w:t>
      </w:r>
      <w:r>
        <w:rPr>
          <w:rFonts w:eastAsia="標楷體"/>
          <w:b/>
          <w:bCs/>
        </w:rPr>
        <w:t>)</w:t>
      </w:r>
    </w:p>
    <w:p w14:paraId="6088490E" w14:textId="77777777" w:rsidR="00146E4E" w:rsidRDefault="00146E4E" w:rsidP="00B213FE">
      <w:pPr>
        <w:numPr>
          <w:ilvl w:val="0"/>
          <w:numId w:val="23"/>
        </w:numPr>
        <w:spacing w:line="360" w:lineRule="exact"/>
        <w:ind w:left="567" w:hanging="567"/>
        <w:jc w:val="both"/>
        <w:rPr>
          <w:rFonts w:eastAsia="標楷體"/>
          <w:b/>
          <w:bCs/>
        </w:rPr>
      </w:pPr>
      <w:r>
        <w:rPr>
          <w:rFonts w:eastAsia="標楷體" w:hint="eastAsia"/>
          <w:b/>
          <w:bCs/>
        </w:rPr>
        <w:t>其他</w:t>
      </w:r>
      <w:r>
        <w:rPr>
          <w:rFonts w:eastAsia="標楷體"/>
          <w:b/>
          <w:bCs/>
        </w:rPr>
        <w:t>(</w:t>
      </w:r>
      <w:r>
        <w:rPr>
          <w:rFonts w:eastAsia="標楷體" w:hint="eastAsia"/>
          <w:b/>
          <w:bCs/>
        </w:rPr>
        <w:t>待協調事項</w:t>
      </w:r>
      <w:r>
        <w:rPr>
          <w:rFonts w:eastAsia="標楷體"/>
          <w:b/>
          <w:bCs/>
        </w:rPr>
        <w:t>)</w:t>
      </w:r>
    </w:p>
    <w:p w14:paraId="67677CDE" w14:textId="77777777" w:rsidR="00146E4E" w:rsidRDefault="00146E4E" w:rsidP="00146E4E">
      <w:pPr>
        <w:widowControl/>
        <w:ind w:leftChars="100" w:left="720" w:hangingChars="200" w:hanging="480"/>
        <w:rPr>
          <w:rFonts w:eastAsia="標楷體"/>
        </w:rPr>
      </w:pPr>
      <w:r>
        <w:rPr>
          <w:rFonts w:eastAsia="標楷體" w:hint="eastAsia"/>
        </w:rPr>
        <w:t>一、</w:t>
      </w:r>
      <w:bookmarkStart w:id="1" w:name="_Hlk190260324"/>
      <w:r>
        <w:rPr>
          <w:rFonts w:eastAsia="標楷體"/>
        </w:rPr>
        <w:t>113</w:t>
      </w:r>
      <w:r>
        <w:rPr>
          <w:rFonts w:eastAsia="標楷體" w:hint="eastAsia"/>
        </w:rPr>
        <w:t>年簽請指派專業人員進行物件評估進度表</w:t>
      </w:r>
    </w:p>
    <w:tbl>
      <w:tblPr>
        <w:tblW w:w="9286" w:type="dxa"/>
        <w:jc w:val="center"/>
        <w:tblBorders>
          <w:top w:val="thinThickSmallGap" w:sz="18" w:space="0" w:color="auto"/>
          <w:left w:val="thinThickSmallGap" w:sz="18" w:space="0" w:color="auto"/>
          <w:bottom w:val="thickThinSmallGap" w:sz="18" w:space="0" w:color="auto"/>
          <w:right w:val="thickThinSmallGap" w:sz="18" w:space="0" w:color="auto"/>
          <w:insideH w:val="single" w:sz="4" w:space="0" w:color="auto"/>
          <w:insideV w:val="single" w:sz="4" w:space="0" w:color="auto"/>
        </w:tblBorders>
        <w:tblLook w:val="04A0" w:firstRow="1" w:lastRow="0" w:firstColumn="1" w:lastColumn="0" w:noHBand="0" w:noVBand="1"/>
      </w:tblPr>
      <w:tblGrid>
        <w:gridCol w:w="736"/>
        <w:gridCol w:w="1754"/>
        <w:gridCol w:w="1648"/>
        <w:gridCol w:w="1215"/>
        <w:gridCol w:w="1886"/>
        <w:gridCol w:w="2047"/>
      </w:tblGrid>
      <w:tr w:rsidR="00146E4E" w14:paraId="7DD8C637" w14:textId="77777777" w:rsidTr="00146E4E">
        <w:trPr>
          <w:tblHeader/>
          <w:jc w:val="center"/>
        </w:trPr>
        <w:tc>
          <w:tcPr>
            <w:tcW w:w="736" w:type="dxa"/>
            <w:tcBorders>
              <w:top w:val="thinThickSmallGap" w:sz="18" w:space="0" w:color="auto"/>
              <w:left w:val="thinThickSmallGap" w:sz="18" w:space="0" w:color="auto"/>
              <w:bottom w:val="single" w:sz="4" w:space="0" w:color="auto"/>
              <w:right w:val="single" w:sz="4" w:space="0" w:color="auto"/>
            </w:tcBorders>
            <w:shd w:val="clear" w:color="auto" w:fill="FBE4D5"/>
            <w:vAlign w:val="center"/>
            <w:hideMark/>
          </w:tcPr>
          <w:p w14:paraId="082E483D" w14:textId="77777777" w:rsidR="00146E4E" w:rsidRDefault="00146E4E">
            <w:pPr>
              <w:spacing w:line="280" w:lineRule="exact"/>
              <w:jc w:val="center"/>
              <w:rPr>
                <w:rFonts w:eastAsia="標楷體"/>
              </w:rPr>
            </w:pPr>
            <w:bookmarkStart w:id="2" w:name="_Hlk190260350"/>
            <w:bookmarkEnd w:id="1"/>
            <w:r>
              <w:rPr>
                <w:rFonts w:eastAsia="標楷體" w:hint="eastAsia"/>
              </w:rPr>
              <w:t>案次</w:t>
            </w:r>
          </w:p>
        </w:tc>
        <w:tc>
          <w:tcPr>
            <w:tcW w:w="1754" w:type="dxa"/>
            <w:tcBorders>
              <w:top w:val="thinThickSmallGap" w:sz="18" w:space="0" w:color="auto"/>
              <w:left w:val="single" w:sz="4" w:space="0" w:color="auto"/>
              <w:bottom w:val="single" w:sz="4" w:space="0" w:color="auto"/>
              <w:right w:val="single" w:sz="4" w:space="0" w:color="auto"/>
            </w:tcBorders>
            <w:shd w:val="clear" w:color="auto" w:fill="FBE4D5"/>
            <w:vAlign w:val="center"/>
            <w:hideMark/>
          </w:tcPr>
          <w:p w14:paraId="7295FBBD" w14:textId="77777777" w:rsidR="00146E4E" w:rsidRDefault="00146E4E">
            <w:pPr>
              <w:spacing w:line="280" w:lineRule="exact"/>
              <w:jc w:val="center"/>
              <w:rPr>
                <w:rFonts w:eastAsia="標楷體"/>
              </w:rPr>
            </w:pPr>
            <w:r>
              <w:rPr>
                <w:rFonts w:eastAsia="標楷體" w:hint="eastAsia"/>
              </w:rPr>
              <w:t>項目</w:t>
            </w:r>
          </w:p>
        </w:tc>
        <w:tc>
          <w:tcPr>
            <w:tcW w:w="1648" w:type="dxa"/>
            <w:tcBorders>
              <w:top w:val="thinThickSmallGap" w:sz="18" w:space="0" w:color="auto"/>
              <w:left w:val="single" w:sz="4" w:space="0" w:color="auto"/>
              <w:bottom w:val="single" w:sz="4" w:space="0" w:color="auto"/>
              <w:right w:val="single" w:sz="4" w:space="0" w:color="auto"/>
            </w:tcBorders>
            <w:shd w:val="clear" w:color="auto" w:fill="FBE4D5"/>
            <w:vAlign w:val="center"/>
            <w:hideMark/>
          </w:tcPr>
          <w:p w14:paraId="7EE7689C" w14:textId="77777777" w:rsidR="00146E4E" w:rsidRDefault="00146E4E">
            <w:pPr>
              <w:spacing w:line="280" w:lineRule="exact"/>
              <w:jc w:val="center"/>
              <w:rPr>
                <w:rFonts w:eastAsia="標楷體"/>
              </w:rPr>
            </w:pPr>
            <w:r>
              <w:rPr>
                <w:rFonts w:eastAsia="標楷體" w:hint="eastAsia"/>
              </w:rPr>
              <w:t>文物來源</w:t>
            </w:r>
          </w:p>
        </w:tc>
        <w:tc>
          <w:tcPr>
            <w:tcW w:w="1215" w:type="dxa"/>
            <w:tcBorders>
              <w:top w:val="thinThickSmallGap" w:sz="18" w:space="0" w:color="auto"/>
              <w:left w:val="single" w:sz="4" w:space="0" w:color="auto"/>
              <w:bottom w:val="single" w:sz="4" w:space="0" w:color="auto"/>
              <w:right w:val="single" w:sz="4" w:space="0" w:color="auto"/>
            </w:tcBorders>
            <w:shd w:val="clear" w:color="auto" w:fill="FBE4D5"/>
            <w:vAlign w:val="center"/>
            <w:hideMark/>
          </w:tcPr>
          <w:p w14:paraId="0EA518B1" w14:textId="77777777" w:rsidR="00146E4E" w:rsidRDefault="00146E4E">
            <w:pPr>
              <w:spacing w:line="280" w:lineRule="exact"/>
              <w:jc w:val="center"/>
              <w:rPr>
                <w:rFonts w:eastAsia="標楷體"/>
              </w:rPr>
            </w:pPr>
            <w:r>
              <w:rPr>
                <w:rFonts w:eastAsia="標楷體" w:hint="eastAsia"/>
              </w:rPr>
              <w:t>館方指定研究人員</w:t>
            </w:r>
          </w:p>
        </w:tc>
        <w:tc>
          <w:tcPr>
            <w:tcW w:w="1886" w:type="dxa"/>
            <w:tcBorders>
              <w:top w:val="thinThickSmallGap" w:sz="18" w:space="0" w:color="auto"/>
              <w:left w:val="single" w:sz="4" w:space="0" w:color="auto"/>
              <w:bottom w:val="single" w:sz="4" w:space="0" w:color="auto"/>
              <w:right w:val="single" w:sz="4" w:space="0" w:color="auto"/>
            </w:tcBorders>
            <w:shd w:val="clear" w:color="auto" w:fill="FBE4D5"/>
            <w:vAlign w:val="center"/>
            <w:hideMark/>
          </w:tcPr>
          <w:p w14:paraId="6EB1070E" w14:textId="77777777" w:rsidR="00146E4E" w:rsidRPr="00C671F2" w:rsidRDefault="00146E4E">
            <w:pPr>
              <w:spacing w:line="280" w:lineRule="exact"/>
              <w:jc w:val="center"/>
              <w:rPr>
                <w:rFonts w:eastAsia="標楷體"/>
              </w:rPr>
            </w:pPr>
            <w:r w:rsidRPr="00C671F2">
              <w:rPr>
                <w:rFonts w:eastAsia="標楷體" w:hint="eastAsia"/>
              </w:rPr>
              <w:t>目前執行情形</w:t>
            </w:r>
          </w:p>
        </w:tc>
        <w:tc>
          <w:tcPr>
            <w:tcW w:w="2047" w:type="dxa"/>
            <w:tcBorders>
              <w:top w:val="thinThickSmallGap" w:sz="18" w:space="0" w:color="auto"/>
              <w:left w:val="single" w:sz="4" w:space="0" w:color="auto"/>
              <w:bottom w:val="single" w:sz="4" w:space="0" w:color="auto"/>
              <w:right w:val="thickThinSmallGap" w:sz="18" w:space="0" w:color="auto"/>
            </w:tcBorders>
            <w:shd w:val="clear" w:color="auto" w:fill="FBE4D5"/>
            <w:vAlign w:val="center"/>
            <w:hideMark/>
          </w:tcPr>
          <w:p w14:paraId="18688C3D" w14:textId="77777777" w:rsidR="00146E4E" w:rsidRDefault="00146E4E">
            <w:pPr>
              <w:spacing w:line="280" w:lineRule="exact"/>
              <w:jc w:val="center"/>
              <w:rPr>
                <w:rFonts w:eastAsia="標楷體"/>
              </w:rPr>
            </w:pPr>
            <w:r w:rsidRPr="00C671F2">
              <w:rPr>
                <w:rFonts w:eastAsia="標楷體" w:hint="eastAsia"/>
              </w:rPr>
              <w:t>次月工作規劃</w:t>
            </w:r>
          </w:p>
        </w:tc>
      </w:tr>
      <w:bookmarkEnd w:id="2"/>
      <w:tr w:rsidR="00985642" w14:paraId="2824D258" w14:textId="77777777" w:rsidTr="00146E4E">
        <w:trPr>
          <w:jc w:val="center"/>
        </w:trPr>
        <w:tc>
          <w:tcPr>
            <w:tcW w:w="736" w:type="dxa"/>
            <w:tcBorders>
              <w:top w:val="single" w:sz="4" w:space="0" w:color="auto"/>
              <w:left w:val="thinThickSmallGap" w:sz="18" w:space="0" w:color="auto"/>
              <w:bottom w:val="single" w:sz="4" w:space="0" w:color="auto"/>
              <w:right w:val="single" w:sz="4" w:space="0" w:color="auto"/>
            </w:tcBorders>
            <w:vAlign w:val="center"/>
            <w:hideMark/>
          </w:tcPr>
          <w:p w14:paraId="003925D1" w14:textId="77777777" w:rsidR="00985642" w:rsidRDefault="00985642" w:rsidP="00985642">
            <w:pPr>
              <w:spacing w:line="360" w:lineRule="exact"/>
              <w:jc w:val="center"/>
              <w:rPr>
                <w:rFonts w:eastAsia="標楷體"/>
              </w:rPr>
            </w:pPr>
            <w:r>
              <w:rPr>
                <w:rFonts w:eastAsia="標楷體"/>
              </w:rPr>
              <w:t>1</w:t>
            </w:r>
          </w:p>
        </w:tc>
        <w:tc>
          <w:tcPr>
            <w:tcW w:w="1754" w:type="dxa"/>
            <w:tcBorders>
              <w:top w:val="single" w:sz="4" w:space="0" w:color="auto"/>
              <w:left w:val="single" w:sz="4" w:space="0" w:color="auto"/>
              <w:bottom w:val="single" w:sz="4" w:space="0" w:color="auto"/>
              <w:right w:val="single" w:sz="4" w:space="0" w:color="auto"/>
            </w:tcBorders>
            <w:hideMark/>
          </w:tcPr>
          <w:p w14:paraId="2B6C83E4" w14:textId="77777777" w:rsidR="00985642" w:rsidRDefault="00985642" w:rsidP="00985642">
            <w:pPr>
              <w:spacing w:line="360" w:lineRule="exact"/>
              <w:jc w:val="both"/>
              <w:rPr>
                <w:rFonts w:eastAsia="標楷體"/>
              </w:rPr>
            </w:pPr>
            <w:r>
              <w:rPr>
                <w:rFonts w:eastAsia="標楷體" w:hint="eastAsia"/>
              </w:rPr>
              <w:t>臭氧分光儀、第二代超級電腦部分機台、超級電腦模型</w:t>
            </w:r>
            <w:r>
              <w:rPr>
                <w:rFonts w:eastAsia="標楷體"/>
              </w:rPr>
              <w:t>4</w:t>
            </w:r>
            <w:r>
              <w:rPr>
                <w:rFonts w:eastAsia="標楷體" w:hint="eastAsia"/>
              </w:rPr>
              <w:t>座</w:t>
            </w:r>
          </w:p>
        </w:tc>
        <w:tc>
          <w:tcPr>
            <w:tcW w:w="1648" w:type="dxa"/>
            <w:tcBorders>
              <w:top w:val="single" w:sz="4" w:space="0" w:color="auto"/>
              <w:left w:val="single" w:sz="4" w:space="0" w:color="auto"/>
              <w:bottom w:val="single" w:sz="4" w:space="0" w:color="auto"/>
              <w:right w:val="single" w:sz="4" w:space="0" w:color="auto"/>
            </w:tcBorders>
            <w:hideMark/>
          </w:tcPr>
          <w:p w14:paraId="7D0C87CF" w14:textId="77777777" w:rsidR="00985642" w:rsidRDefault="00985642" w:rsidP="00985642">
            <w:pPr>
              <w:spacing w:line="360" w:lineRule="exact"/>
              <w:jc w:val="both"/>
              <w:rPr>
                <w:rFonts w:eastAsia="標楷體"/>
              </w:rPr>
            </w:pPr>
            <w:r>
              <w:rPr>
                <w:rFonts w:eastAsia="標楷體" w:hint="eastAsia"/>
              </w:rPr>
              <w:t>中央氣象署</w:t>
            </w:r>
          </w:p>
        </w:tc>
        <w:tc>
          <w:tcPr>
            <w:tcW w:w="1215" w:type="dxa"/>
            <w:tcBorders>
              <w:top w:val="single" w:sz="4" w:space="0" w:color="auto"/>
              <w:left w:val="single" w:sz="4" w:space="0" w:color="auto"/>
              <w:bottom w:val="single" w:sz="4" w:space="0" w:color="auto"/>
              <w:right w:val="single" w:sz="4" w:space="0" w:color="auto"/>
            </w:tcBorders>
            <w:hideMark/>
          </w:tcPr>
          <w:p w14:paraId="64C31173" w14:textId="77777777" w:rsidR="00985642" w:rsidRDefault="00985642" w:rsidP="00985642">
            <w:pPr>
              <w:spacing w:line="360" w:lineRule="exact"/>
              <w:rPr>
                <w:rFonts w:eastAsia="標楷體"/>
              </w:rPr>
            </w:pPr>
            <w:r>
              <w:rPr>
                <w:rFonts w:eastAsia="標楷體" w:hint="eastAsia"/>
              </w:rPr>
              <w:t>楊憶婷、林莉純</w:t>
            </w:r>
          </w:p>
        </w:tc>
        <w:tc>
          <w:tcPr>
            <w:tcW w:w="1886" w:type="dxa"/>
            <w:tcBorders>
              <w:top w:val="single" w:sz="4" w:space="0" w:color="auto"/>
              <w:left w:val="single" w:sz="4" w:space="0" w:color="auto"/>
              <w:bottom w:val="single" w:sz="4" w:space="0" w:color="auto"/>
              <w:right w:val="single" w:sz="4" w:space="0" w:color="auto"/>
            </w:tcBorders>
            <w:hideMark/>
          </w:tcPr>
          <w:p w14:paraId="2A814F5B" w14:textId="77777777" w:rsidR="00985642" w:rsidRPr="00C671F2" w:rsidRDefault="00985642" w:rsidP="00985642">
            <w:pPr>
              <w:spacing w:line="360" w:lineRule="exact"/>
              <w:jc w:val="both"/>
              <w:rPr>
                <w:rFonts w:eastAsia="標楷體"/>
              </w:rPr>
            </w:pPr>
            <w:r w:rsidRPr="00C671F2">
              <w:rPr>
                <w:rFonts w:eastAsia="標楷體" w:hint="eastAsia"/>
              </w:rPr>
              <w:t>楊憶婷已現勘與完成初評報告</w:t>
            </w:r>
          </w:p>
        </w:tc>
        <w:tc>
          <w:tcPr>
            <w:tcW w:w="2047" w:type="dxa"/>
            <w:tcBorders>
              <w:top w:val="single" w:sz="4" w:space="0" w:color="auto"/>
              <w:left w:val="single" w:sz="4" w:space="0" w:color="auto"/>
              <w:bottom w:val="single" w:sz="4" w:space="0" w:color="auto"/>
              <w:right w:val="thickThinSmallGap" w:sz="18" w:space="0" w:color="auto"/>
            </w:tcBorders>
            <w:hideMark/>
          </w:tcPr>
          <w:p w14:paraId="3DCE2316" w14:textId="5215E31E" w:rsidR="00985642" w:rsidRPr="00985642" w:rsidRDefault="00985642" w:rsidP="00985642">
            <w:pPr>
              <w:spacing w:line="360" w:lineRule="exact"/>
              <w:jc w:val="both"/>
              <w:rPr>
                <w:rFonts w:eastAsia="標楷體"/>
              </w:rPr>
            </w:pPr>
            <w:r w:rsidRPr="00985642">
              <w:rPr>
                <w:rFonts w:eastAsia="標楷體" w:hint="eastAsia"/>
              </w:rPr>
              <w:t>彙整相關報告，</w:t>
            </w:r>
            <w:r w:rsidRPr="00985642">
              <w:rPr>
                <w:rFonts w:eastAsia="標楷體"/>
              </w:rPr>
              <w:t>3</w:t>
            </w:r>
            <w:r w:rsidRPr="00985642">
              <w:rPr>
                <w:rFonts w:eastAsia="標楷體" w:hint="eastAsia"/>
              </w:rPr>
              <w:t>月簽核。</w:t>
            </w:r>
          </w:p>
        </w:tc>
      </w:tr>
      <w:tr w:rsidR="00985642" w14:paraId="000974A6" w14:textId="77777777" w:rsidTr="00146E4E">
        <w:trPr>
          <w:jc w:val="center"/>
        </w:trPr>
        <w:tc>
          <w:tcPr>
            <w:tcW w:w="736" w:type="dxa"/>
            <w:tcBorders>
              <w:top w:val="single" w:sz="4" w:space="0" w:color="auto"/>
              <w:left w:val="thinThickSmallGap" w:sz="18" w:space="0" w:color="auto"/>
              <w:bottom w:val="single" w:sz="4" w:space="0" w:color="auto"/>
              <w:right w:val="single" w:sz="4" w:space="0" w:color="auto"/>
            </w:tcBorders>
            <w:shd w:val="clear" w:color="auto" w:fill="F2F2F2"/>
            <w:vAlign w:val="center"/>
            <w:hideMark/>
          </w:tcPr>
          <w:p w14:paraId="27A63B28" w14:textId="77777777" w:rsidR="00985642" w:rsidRDefault="00985642" w:rsidP="00985642">
            <w:pPr>
              <w:spacing w:line="360" w:lineRule="exact"/>
              <w:jc w:val="center"/>
              <w:rPr>
                <w:rFonts w:eastAsia="標楷體"/>
              </w:rPr>
            </w:pPr>
            <w:r>
              <w:rPr>
                <w:rFonts w:eastAsia="標楷體"/>
              </w:rPr>
              <w:t>2</w:t>
            </w:r>
          </w:p>
        </w:tc>
        <w:tc>
          <w:tcPr>
            <w:tcW w:w="1754" w:type="dxa"/>
            <w:tcBorders>
              <w:top w:val="single" w:sz="4" w:space="0" w:color="auto"/>
              <w:left w:val="single" w:sz="4" w:space="0" w:color="auto"/>
              <w:bottom w:val="single" w:sz="4" w:space="0" w:color="auto"/>
              <w:right w:val="single" w:sz="4" w:space="0" w:color="auto"/>
            </w:tcBorders>
            <w:shd w:val="clear" w:color="auto" w:fill="F2F2F2"/>
            <w:hideMark/>
          </w:tcPr>
          <w:p w14:paraId="2F38486C" w14:textId="77777777" w:rsidR="00985642" w:rsidRDefault="00985642" w:rsidP="00985642">
            <w:pPr>
              <w:spacing w:line="360" w:lineRule="exact"/>
              <w:jc w:val="both"/>
              <w:rPr>
                <w:rFonts w:eastAsia="標楷體"/>
              </w:rPr>
            </w:pPr>
            <w:r>
              <w:rPr>
                <w:rFonts w:eastAsia="標楷體" w:hint="eastAsia"/>
              </w:rPr>
              <w:t>偉士牌</w:t>
            </w:r>
            <w:r>
              <w:rPr>
                <w:rFonts w:eastAsia="標楷體"/>
              </w:rPr>
              <w:t>90</w:t>
            </w:r>
            <w:r>
              <w:rPr>
                <w:rFonts w:eastAsia="標楷體" w:hint="eastAsia"/>
              </w:rPr>
              <w:t>機車</w:t>
            </w:r>
          </w:p>
        </w:tc>
        <w:tc>
          <w:tcPr>
            <w:tcW w:w="1648" w:type="dxa"/>
            <w:tcBorders>
              <w:top w:val="single" w:sz="4" w:space="0" w:color="auto"/>
              <w:left w:val="single" w:sz="4" w:space="0" w:color="auto"/>
              <w:bottom w:val="single" w:sz="4" w:space="0" w:color="auto"/>
              <w:right w:val="single" w:sz="4" w:space="0" w:color="auto"/>
            </w:tcBorders>
            <w:shd w:val="clear" w:color="auto" w:fill="F2F2F2"/>
            <w:hideMark/>
          </w:tcPr>
          <w:p w14:paraId="1D3F1760" w14:textId="77777777" w:rsidR="00985642" w:rsidRDefault="00985642" w:rsidP="00985642">
            <w:pPr>
              <w:spacing w:line="360" w:lineRule="exact"/>
              <w:jc w:val="both"/>
              <w:rPr>
                <w:rFonts w:eastAsia="標楷體"/>
              </w:rPr>
            </w:pPr>
            <w:r>
              <w:rPr>
                <w:rFonts w:eastAsia="標楷體" w:hint="eastAsia"/>
              </w:rPr>
              <w:t>蘇義雄先生</w:t>
            </w:r>
          </w:p>
        </w:tc>
        <w:tc>
          <w:tcPr>
            <w:tcW w:w="1215" w:type="dxa"/>
            <w:tcBorders>
              <w:top w:val="single" w:sz="4" w:space="0" w:color="auto"/>
              <w:left w:val="single" w:sz="4" w:space="0" w:color="auto"/>
              <w:bottom w:val="single" w:sz="4" w:space="0" w:color="auto"/>
              <w:right w:val="single" w:sz="4" w:space="0" w:color="auto"/>
            </w:tcBorders>
            <w:shd w:val="clear" w:color="auto" w:fill="F2F2F2"/>
            <w:hideMark/>
          </w:tcPr>
          <w:p w14:paraId="187083F0" w14:textId="77777777" w:rsidR="00985642" w:rsidRDefault="00985642" w:rsidP="00985642">
            <w:pPr>
              <w:spacing w:line="360" w:lineRule="exact"/>
              <w:rPr>
                <w:rFonts w:eastAsia="標楷體"/>
              </w:rPr>
            </w:pPr>
            <w:r>
              <w:rPr>
                <w:rFonts w:eastAsia="標楷體" w:hint="eastAsia"/>
              </w:rPr>
              <w:t>蕭國鴻</w:t>
            </w:r>
          </w:p>
        </w:tc>
        <w:tc>
          <w:tcPr>
            <w:tcW w:w="1886" w:type="dxa"/>
            <w:tcBorders>
              <w:top w:val="single" w:sz="4" w:space="0" w:color="auto"/>
              <w:left w:val="single" w:sz="4" w:space="0" w:color="auto"/>
              <w:bottom w:val="single" w:sz="4" w:space="0" w:color="auto"/>
              <w:right w:val="single" w:sz="4" w:space="0" w:color="auto"/>
            </w:tcBorders>
            <w:shd w:val="clear" w:color="auto" w:fill="F2F2F2"/>
            <w:hideMark/>
          </w:tcPr>
          <w:p w14:paraId="2F823B4C" w14:textId="77777777" w:rsidR="00985642" w:rsidRPr="00C671F2" w:rsidRDefault="00985642" w:rsidP="00985642">
            <w:pPr>
              <w:spacing w:line="360" w:lineRule="exact"/>
              <w:jc w:val="both"/>
              <w:rPr>
                <w:rFonts w:eastAsia="標楷體"/>
              </w:rPr>
            </w:pPr>
            <w:r w:rsidRPr="00C671F2">
              <w:rPr>
                <w:rFonts w:eastAsia="標楷體" w:hint="eastAsia"/>
              </w:rPr>
              <w:t>研究報告撰寫</w:t>
            </w:r>
          </w:p>
        </w:tc>
        <w:tc>
          <w:tcPr>
            <w:tcW w:w="2047" w:type="dxa"/>
            <w:tcBorders>
              <w:top w:val="single" w:sz="4" w:space="0" w:color="auto"/>
              <w:left w:val="single" w:sz="4" w:space="0" w:color="auto"/>
              <w:bottom w:val="single" w:sz="4" w:space="0" w:color="auto"/>
              <w:right w:val="thickThinSmallGap" w:sz="18" w:space="0" w:color="auto"/>
            </w:tcBorders>
            <w:shd w:val="clear" w:color="auto" w:fill="F2F2F2"/>
            <w:hideMark/>
          </w:tcPr>
          <w:p w14:paraId="3229936C" w14:textId="7D8B68F9" w:rsidR="00985642" w:rsidRPr="00985642" w:rsidRDefault="00985642" w:rsidP="00985642">
            <w:pPr>
              <w:spacing w:line="360" w:lineRule="exact"/>
              <w:jc w:val="both"/>
              <w:rPr>
                <w:rFonts w:eastAsia="標楷體"/>
              </w:rPr>
            </w:pPr>
            <w:r w:rsidRPr="00985642">
              <w:rPr>
                <w:rFonts w:eastAsia="標楷體" w:hint="eastAsia"/>
              </w:rPr>
              <w:t>研究報告撰寫，</w:t>
            </w:r>
            <w:r w:rsidRPr="00985642">
              <w:rPr>
                <w:rFonts w:eastAsia="標楷體"/>
              </w:rPr>
              <w:t>4</w:t>
            </w:r>
            <w:r w:rsidRPr="00985642">
              <w:rPr>
                <w:rFonts w:eastAsia="標楷體" w:hint="eastAsia"/>
              </w:rPr>
              <w:t>月簽核。</w:t>
            </w:r>
          </w:p>
        </w:tc>
      </w:tr>
      <w:tr w:rsidR="00146E4E" w14:paraId="17F828CE" w14:textId="77777777" w:rsidTr="00146E4E">
        <w:trPr>
          <w:jc w:val="center"/>
        </w:trPr>
        <w:tc>
          <w:tcPr>
            <w:tcW w:w="736" w:type="dxa"/>
            <w:tcBorders>
              <w:top w:val="single" w:sz="4" w:space="0" w:color="auto"/>
              <w:left w:val="thinThickSmallGap" w:sz="18" w:space="0" w:color="auto"/>
              <w:bottom w:val="single" w:sz="4" w:space="0" w:color="auto"/>
              <w:right w:val="single" w:sz="4" w:space="0" w:color="auto"/>
            </w:tcBorders>
            <w:vAlign w:val="center"/>
            <w:hideMark/>
          </w:tcPr>
          <w:p w14:paraId="05CCB2B0" w14:textId="77777777" w:rsidR="00146E4E" w:rsidRDefault="00146E4E">
            <w:pPr>
              <w:spacing w:line="360" w:lineRule="exact"/>
              <w:jc w:val="center"/>
              <w:rPr>
                <w:rFonts w:eastAsia="標楷體"/>
              </w:rPr>
            </w:pPr>
            <w:r>
              <w:rPr>
                <w:rFonts w:eastAsia="標楷體"/>
              </w:rPr>
              <w:t>3</w:t>
            </w:r>
          </w:p>
        </w:tc>
        <w:tc>
          <w:tcPr>
            <w:tcW w:w="1754" w:type="dxa"/>
            <w:tcBorders>
              <w:top w:val="single" w:sz="4" w:space="0" w:color="auto"/>
              <w:left w:val="single" w:sz="4" w:space="0" w:color="auto"/>
              <w:bottom w:val="single" w:sz="4" w:space="0" w:color="auto"/>
              <w:right w:val="single" w:sz="4" w:space="0" w:color="auto"/>
            </w:tcBorders>
            <w:hideMark/>
          </w:tcPr>
          <w:p w14:paraId="18EFCE20" w14:textId="77777777" w:rsidR="00146E4E" w:rsidRDefault="00146E4E">
            <w:pPr>
              <w:spacing w:line="360" w:lineRule="exact"/>
              <w:jc w:val="both"/>
              <w:rPr>
                <w:rFonts w:eastAsia="標楷體"/>
              </w:rPr>
            </w:pPr>
            <w:r>
              <w:rPr>
                <w:rFonts w:eastAsia="標楷體" w:hint="eastAsia"/>
              </w:rPr>
              <w:t>酸雨採樣器</w:t>
            </w:r>
          </w:p>
        </w:tc>
        <w:tc>
          <w:tcPr>
            <w:tcW w:w="1648" w:type="dxa"/>
            <w:tcBorders>
              <w:top w:val="single" w:sz="4" w:space="0" w:color="auto"/>
              <w:left w:val="single" w:sz="4" w:space="0" w:color="auto"/>
              <w:bottom w:val="single" w:sz="4" w:space="0" w:color="auto"/>
              <w:right w:val="single" w:sz="4" w:space="0" w:color="auto"/>
            </w:tcBorders>
            <w:hideMark/>
          </w:tcPr>
          <w:p w14:paraId="42C36DFF" w14:textId="77777777" w:rsidR="00146E4E" w:rsidRDefault="00146E4E">
            <w:pPr>
              <w:spacing w:line="360" w:lineRule="exact"/>
              <w:jc w:val="both"/>
              <w:rPr>
                <w:rFonts w:eastAsia="標楷體"/>
              </w:rPr>
            </w:pPr>
            <w:r>
              <w:rPr>
                <w:rFonts w:eastAsia="標楷體" w:hint="eastAsia"/>
              </w:rPr>
              <w:t>中央氣象署高雄氣象站</w:t>
            </w:r>
          </w:p>
        </w:tc>
        <w:tc>
          <w:tcPr>
            <w:tcW w:w="1215" w:type="dxa"/>
            <w:tcBorders>
              <w:top w:val="single" w:sz="4" w:space="0" w:color="auto"/>
              <w:left w:val="single" w:sz="4" w:space="0" w:color="auto"/>
              <w:bottom w:val="single" w:sz="4" w:space="0" w:color="auto"/>
              <w:right w:val="single" w:sz="4" w:space="0" w:color="auto"/>
            </w:tcBorders>
            <w:hideMark/>
          </w:tcPr>
          <w:p w14:paraId="5E5FA526" w14:textId="77777777" w:rsidR="00146E4E" w:rsidRDefault="00146E4E">
            <w:pPr>
              <w:spacing w:line="360" w:lineRule="exact"/>
              <w:rPr>
                <w:rFonts w:eastAsia="標楷體"/>
              </w:rPr>
            </w:pPr>
            <w:r>
              <w:rPr>
                <w:rFonts w:eastAsia="標楷體" w:hint="eastAsia"/>
              </w:rPr>
              <w:t>蕭國鴻</w:t>
            </w:r>
          </w:p>
        </w:tc>
        <w:tc>
          <w:tcPr>
            <w:tcW w:w="1886" w:type="dxa"/>
            <w:tcBorders>
              <w:top w:val="single" w:sz="4" w:space="0" w:color="auto"/>
              <w:left w:val="single" w:sz="4" w:space="0" w:color="auto"/>
              <w:bottom w:val="single" w:sz="4" w:space="0" w:color="auto"/>
              <w:right w:val="single" w:sz="4" w:space="0" w:color="auto"/>
            </w:tcBorders>
            <w:hideMark/>
          </w:tcPr>
          <w:p w14:paraId="164F7E72" w14:textId="77777777" w:rsidR="00146E4E" w:rsidRDefault="00146E4E">
            <w:pPr>
              <w:spacing w:line="360" w:lineRule="exact"/>
              <w:jc w:val="both"/>
              <w:rPr>
                <w:rFonts w:eastAsia="標楷體"/>
              </w:rPr>
            </w:pPr>
            <w:r>
              <w:rPr>
                <w:rFonts w:eastAsia="標楷體" w:hint="eastAsia"/>
              </w:rPr>
              <w:t>已完成現場勘查</w:t>
            </w:r>
          </w:p>
        </w:tc>
        <w:tc>
          <w:tcPr>
            <w:tcW w:w="2047" w:type="dxa"/>
            <w:tcBorders>
              <w:top w:val="single" w:sz="4" w:space="0" w:color="auto"/>
              <w:left w:val="single" w:sz="4" w:space="0" w:color="auto"/>
              <w:bottom w:val="single" w:sz="4" w:space="0" w:color="auto"/>
              <w:right w:val="thickThinSmallGap" w:sz="18" w:space="0" w:color="auto"/>
            </w:tcBorders>
            <w:hideMark/>
          </w:tcPr>
          <w:p w14:paraId="02B29483" w14:textId="77777777" w:rsidR="00146E4E" w:rsidRDefault="00146E4E">
            <w:pPr>
              <w:spacing w:line="360" w:lineRule="exact"/>
              <w:jc w:val="both"/>
              <w:rPr>
                <w:rFonts w:eastAsia="標楷體"/>
              </w:rPr>
            </w:pPr>
            <w:r>
              <w:rPr>
                <w:rFonts w:eastAsia="標楷體" w:hint="eastAsia"/>
              </w:rPr>
              <w:t>初評報告陳核</w:t>
            </w:r>
          </w:p>
        </w:tc>
      </w:tr>
      <w:tr w:rsidR="00146E4E" w14:paraId="080770E1" w14:textId="77777777" w:rsidTr="00146E4E">
        <w:trPr>
          <w:jc w:val="center"/>
        </w:trPr>
        <w:tc>
          <w:tcPr>
            <w:tcW w:w="736" w:type="dxa"/>
            <w:tcBorders>
              <w:top w:val="single" w:sz="4" w:space="0" w:color="auto"/>
              <w:left w:val="thinThickSmallGap" w:sz="18" w:space="0" w:color="auto"/>
              <w:bottom w:val="single" w:sz="4" w:space="0" w:color="auto"/>
              <w:right w:val="single" w:sz="4" w:space="0" w:color="auto"/>
            </w:tcBorders>
            <w:shd w:val="clear" w:color="auto" w:fill="F2F2F2"/>
            <w:vAlign w:val="center"/>
            <w:hideMark/>
          </w:tcPr>
          <w:p w14:paraId="264217B2" w14:textId="77777777" w:rsidR="00146E4E" w:rsidRDefault="00146E4E">
            <w:pPr>
              <w:spacing w:line="360" w:lineRule="exact"/>
              <w:jc w:val="center"/>
              <w:rPr>
                <w:rFonts w:eastAsia="標楷體"/>
              </w:rPr>
            </w:pPr>
            <w:r>
              <w:rPr>
                <w:rFonts w:eastAsia="標楷體"/>
              </w:rPr>
              <w:t>4</w:t>
            </w:r>
          </w:p>
        </w:tc>
        <w:tc>
          <w:tcPr>
            <w:tcW w:w="1754" w:type="dxa"/>
            <w:tcBorders>
              <w:top w:val="single" w:sz="4" w:space="0" w:color="auto"/>
              <w:left w:val="single" w:sz="4" w:space="0" w:color="auto"/>
              <w:bottom w:val="single" w:sz="4" w:space="0" w:color="auto"/>
              <w:right w:val="single" w:sz="4" w:space="0" w:color="auto"/>
            </w:tcBorders>
            <w:shd w:val="clear" w:color="auto" w:fill="F2F2F2"/>
            <w:hideMark/>
          </w:tcPr>
          <w:p w14:paraId="5093BC43" w14:textId="77777777" w:rsidR="00146E4E" w:rsidRDefault="00146E4E">
            <w:pPr>
              <w:spacing w:line="360" w:lineRule="exact"/>
              <w:jc w:val="both"/>
              <w:rPr>
                <w:rFonts w:eastAsia="標楷體"/>
              </w:rPr>
            </w:pPr>
            <w:r>
              <w:rPr>
                <w:rFonts w:eastAsia="標楷體"/>
              </w:rPr>
              <w:t>ESG</w:t>
            </w:r>
            <w:r>
              <w:rPr>
                <w:rFonts w:eastAsia="標楷體" w:hint="eastAsia"/>
              </w:rPr>
              <w:t>環境監測暨預警系統</w:t>
            </w:r>
          </w:p>
        </w:tc>
        <w:tc>
          <w:tcPr>
            <w:tcW w:w="1648" w:type="dxa"/>
            <w:tcBorders>
              <w:top w:val="single" w:sz="4" w:space="0" w:color="auto"/>
              <w:left w:val="single" w:sz="4" w:space="0" w:color="auto"/>
              <w:bottom w:val="single" w:sz="4" w:space="0" w:color="auto"/>
              <w:right w:val="single" w:sz="4" w:space="0" w:color="auto"/>
            </w:tcBorders>
            <w:shd w:val="clear" w:color="auto" w:fill="F2F2F2"/>
            <w:hideMark/>
          </w:tcPr>
          <w:p w14:paraId="4EAA43CF" w14:textId="77777777" w:rsidR="00146E4E" w:rsidRDefault="00146E4E">
            <w:pPr>
              <w:spacing w:line="360" w:lineRule="exact"/>
              <w:jc w:val="both"/>
              <w:rPr>
                <w:rFonts w:eastAsia="標楷體"/>
              </w:rPr>
            </w:pPr>
            <w:r>
              <w:rPr>
                <w:rFonts w:eastAsia="標楷體" w:hint="eastAsia"/>
              </w:rPr>
              <w:t>修平科技大學許耿禎教授</w:t>
            </w:r>
          </w:p>
        </w:tc>
        <w:tc>
          <w:tcPr>
            <w:tcW w:w="1215" w:type="dxa"/>
            <w:tcBorders>
              <w:top w:val="single" w:sz="4" w:space="0" w:color="auto"/>
              <w:left w:val="single" w:sz="4" w:space="0" w:color="auto"/>
              <w:bottom w:val="single" w:sz="4" w:space="0" w:color="auto"/>
              <w:right w:val="single" w:sz="4" w:space="0" w:color="auto"/>
            </w:tcBorders>
            <w:shd w:val="clear" w:color="auto" w:fill="F2F2F2"/>
            <w:hideMark/>
          </w:tcPr>
          <w:p w14:paraId="74F8447F" w14:textId="77777777" w:rsidR="00146E4E" w:rsidRDefault="00146E4E">
            <w:pPr>
              <w:spacing w:line="360" w:lineRule="exact"/>
              <w:rPr>
                <w:rFonts w:eastAsia="標楷體"/>
              </w:rPr>
            </w:pPr>
            <w:r>
              <w:rPr>
                <w:rFonts w:eastAsia="標楷體" w:hint="eastAsia"/>
              </w:rPr>
              <w:t>黃俊夫、蕭德仁</w:t>
            </w:r>
          </w:p>
        </w:tc>
        <w:tc>
          <w:tcPr>
            <w:tcW w:w="1886" w:type="dxa"/>
            <w:tcBorders>
              <w:top w:val="single" w:sz="4" w:space="0" w:color="auto"/>
              <w:left w:val="single" w:sz="4" w:space="0" w:color="auto"/>
              <w:bottom w:val="single" w:sz="4" w:space="0" w:color="auto"/>
              <w:right w:val="single" w:sz="4" w:space="0" w:color="auto"/>
            </w:tcBorders>
            <w:shd w:val="clear" w:color="auto" w:fill="F2F2F2"/>
            <w:hideMark/>
          </w:tcPr>
          <w:p w14:paraId="7368B658" w14:textId="77777777" w:rsidR="00146E4E" w:rsidRDefault="00146E4E">
            <w:pPr>
              <w:spacing w:line="360" w:lineRule="exact"/>
              <w:jc w:val="both"/>
              <w:rPr>
                <w:rFonts w:eastAsia="標楷體"/>
              </w:rPr>
            </w:pPr>
            <w:r>
              <w:rPr>
                <w:rFonts w:eastAsia="標楷體" w:hint="eastAsia"/>
              </w:rPr>
              <w:t>安排現場勘察中</w:t>
            </w:r>
          </w:p>
        </w:tc>
        <w:tc>
          <w:tcPr>
            <w:tcW w:w="2047" w:type="dxa"/>
            <w:tcBorders>
              <w:top w:val="single" w:sz="4" w:space="0" w:color="auto"/>
              <w:left w:val="single" w:sz="4" w:space="0" w:color="auto"/>
              <w:bottom w:val="single" w:sz="4" w:space="0" w:color="auto"/>
              <w:right w:val="thickThinSmallGap" w:sz="18" w:space="0" w:color="auto"/>
            </w:tcBorders>
            <w:shd w:val="clear" w:color="auto" w:fill="F2F2F2"/>
            <w:hideMark/>
          </w:tcPr>
          <w:p w14:paraId="132831B4" w14:textId="77777777" w:rsidR="00146E4E" w:rsidRDefault="00146E4E">
            <w:pPr>
              <w:spacing w:line="360" w:lineRule="exact"/>
              <w:jc w:val="both"/>
              <w:rPr>
                <w:rFonts w:eastAsia="標楷體"/>
              </w:rPr>
            </w:pPr>
            <w:r>
              <w:rPr>
                <w:rFonts w:eastAsia="標楷體" w:hint="eastAsia"/>
              </w:rPr>
              <w:t>現場勘察</w:t>
            </w:r>
          </w:p>
        </w:tc>
      </w:tr>
      <w:tr w:rsidR="00146E4E" w14:paraId="1E34014E" w14:textId="77777777" w:rsidTr="00146E4E">
        <w:trPr>
          <w:jc w:val="center"/>
        </w:trPr>
        <w:tc>
          <w:tcPr>
            <w:tcW w:w="736" w:type="dxa"/>
            <w:tcBorders>
              <w:top w:val="single" w:sz="4" w:space="0" w:color="auto"/>
              <w:left w:val="thinThickSmallGap" w:sz="18" w:space="0" w:color="auto"/>
              <w:bottom w:val="single" w:sz="4" w:space="0" w:color="auto"/>
              <w:right w:val="single" w:sz="4" w:space="0" w:color="auto"/>
            </w:tcBorders>
            <w:vAlign w:val="center"/>
            <w:hideMark/>
          </w:tcPr>
          <w:p w14:paraId="20821AD7" w14:textId="77777777" w:rsidR="00146E4E" w:rsidRDefault="00146E4E">
            <w:pPr>
              <w:spacing w:line="360" w:lineRule="exact"/>
              <w:jc w:val="center"/>
              <w:rPr>
                <w:rFonts w:eastAsia="標楷體"/>
              </w:rPr>
            </w:pPr>
            <w:r>
              <w:rPr>
                <w:rFonts w:eastAsia="標楷體"/>
              </w:rPr>
              <w:t>5</w:t>
            </w:r>
          </w:p>
        </w:tc>
        <w:tc>
          <w:tcPr>
            <w:tcW w:w="1754" w:type="dxa"/>
            <w:tcBorders>
              <w:top w:val="single" w:sz="4" w:space="0" w:color="auto"/>
              <w:left w:val="single" w:sz="4" w:space="0" w:color="auto"/>
              <w:bottom w:val="single" w:sz="4" w:space="0" w:color="auto"/>
              <w:right w:val="single" w:sz="4" w:space="0" w:color="auto"/>
            </w:tcBorders>
            <w:hideMark/>
          </w:tcPr>
          <w:p w14:paraId="3A4C7F4D" w14:textId="77777777" w:rsidR="00146E4E" w:rsidRDefault="00146E4E">
            <w:pPr>
              <w:spacing w:line="360" w:lineRule="exact"/>
              <w:jc w:val="both"/>
              <w:rPr>
                <w:rFonts w:eastAsia="標楷體"/>
              </w:rPr>
            </w:pPr>
            <w:r>
              <w:rPr>
                <w:rFonts w:eastAsia="標楷體" w:hint="eastAsia"/>
              </w:rPr>
              <w:t>大地量測儀器</w:t>
            </w:r>
          </w:p>
        </w:tc>
        <w:tc>
          <w:tcPr>
            <w:tcW w:w="1648" w:type="dxa"/>
            <w:tcBorders>
              <w:top w:val="single" w:sz="4" w:space="0" w:color="auto"/>
              <w:left w:val="single" w:sz="4" w:space="0" w:color="auto"/>
              <w:bottom w:val="single" w:sz="4" w:space="0" w:color="auto"/>
              <w:right w:val="single" w:sz="4" w:space="0" w:color="auto"/>
            </w:tcBorders>
            <w:hideMark/>
          </w:tcPr>
          <w:p w14:paraId="23BC749B" w14:textId="77777777" w:rsidR="00146E4E" w:rsidRDefault="00146E4E">
            <w:pPr>
              <w:spacing w:line="360" w:lineRule="exact"/>
              <w:jc w:val="both"/>
              <w:rPr>
                <w:rFonts w:eastAsia="標楷體"/>
              </w:rPr>
            </w:pPr>
            <w:r>
              <w:rPr>
                <w:rFonts w:eastAsia="標楷體" w:hint="eastAsia"/>
              </w:rPr>
              <w:t>童竹星先生</w:t>
            </w:r>
          </w:p>
        </w:tc>
        <w:tc>
          <w:tcPr>
            <w:tcW w:w="1215" w:type="dxa"/>
            <w:tcBorders>
              <w:top w:val="single" w:sz="4" w:space="0" w:color="auto"/>
              <w:left w:val="single" w:sz="4" w:space="0" w:color="auto"/>
              <w:bottom w:val="single" w:sz="4" w:space="0" w:color="auto"/>
              <w:right w:val="single" w:sz="4" w:space="0" w:color="auto"/>
            </w:tcBorders>
            <w:hideMark/>
          </w:tcPr>
          <w:p w14:paraId="0FD22AAA" w14:textId="77777777" w:rsidR="00146E4E" w:rsidRDefault="00146E4E">
            <w:pPr>
              <w:spacing w:line="360" w:lineRule="exact"/>
              <w:rPr>
                <w:rFonts w:eastAsia="標楷體"/>
              </w:rPr>
            </w:pPr>
            <w:r>
              <w:rPr>
                <w:rFonts w:eastAsia="標楷體" w:hint="eastAsia"/>
              </w:rPr>
              <w:t>洪煌凱</w:t>
            </w:r>
          </w:p>
        </w:tc>
        <w:tc>
          <w:tcPr>
            <w:tcW w:w="1886" w:type="dxa"/>
            <w:tcBorders>
              <w:top w:val="single" w:sz="4" w:space="0" w:color="auto"/>
              <w:left w:val="single" w:sz="4" w:space="0" w:color="auto"/>
              <w:bottom w:val="single" w:sz="4" w:space="0" w:color="auto"/>
              <w:right w:val="single" w:sz="4" w:space="0" w:color="auto"/>
            </w:tcBorders>
            <w:hideMark/>
          </w:tcPr>
          <w:p w14:paraId="0CBB72C2" w14:textId="77777777" w:rsidR="00146E4E" w:rsidRDefault="00146E4E">
            <w:pPr>
              <w:spacing w:line="360" w:lineRule="exact"/>
              <w:jc w:val="both"/>
              <w:rPr>
                <w:rFonts w:eastAsia="標楷體"/>
                <w:szCs w:val="24"/>
              </w:rPr>
            </w:pPr>
            <w:r>
              <w:rPr>
                <w:rFonts w:eastAsia="標楷體" w:hint="eastAsia"/>
                <w:szCs w:val="24"/>
              </w:rPr>
              <w:t>已於</w:t>
            </w:r>
            <w:r>
              <w:rPr>
                <w:rFonts w:eastAsia="標楷體"/>
                <w:szCs w:val="24"/>
              </w:rPr>
              <w:t>1</w:t>
            </w:r>
            <w:r>
              <w:rPr>
                <w:rFonts w:eastAsia="標楷體" w:hint="eastAsia"/>
                <w:szCs w:val="24"/>
              </w:rPr>
              <w:t>月</w:t>
            </w:r>
            <w:r>
              <w:rPr>
                <w:rFonts w:eastAsia="標楷體"/>
                <w:szCs w:val="24"/>
              </w:rPr>
              <w:t>20</w:t>
            </w:r>
            <w:r>
              <w:rPr>
                <w:rFonts w:eastAsia="標楷體" w:hint="eastAsia"/>
                <w:szCs w:val="24"/>
              </w:rPr>
              <w:t>、</w:t>
            </w:r>
            <w:r>
              <w:rPr>
                <w:rFonts w:eastAsia="標楷體"/>
                <w:szCs w:val="24"/>
              </w:rPr>
              <w:t>21</w:t>
            </w:r>
            <w:r>
              <w:rPr>
                <w:rFonts w:eastAsia="標楷體" w:hint="eastAsia"/>
                <w:szCs w:val="24"/>
              </w:rPr>
              <w:t>日前往評估及搬運回館內。</w:t>
            </w:r>
          </w:p>
        </w:tc>
        <w:tc>
          <w:tcPr>
            <w:tcW w:w="2047" w:type="dxa"/>
            <w:tcBorders>
              <w:top w:val="single" w:sz="4" w:space="0" w:color="auto"/>
              <w:left w:val="single" w:sz="4" w:space="0" w:color="auto"/>
              <w:bottom w:val="single" w:sz="4" w:space="0" w:color="auto"/>
              <w:right w:val="thickThinSmallGap" w:sz="18" w:space="0" w:color="auto"/>
            </w:tcBorders>
            <w:hideMark/>
          </w:tcPr>
          <w:p w14:paraId="18626774" w14:textId="77777777" w:rsidR="00985642" w:rsidRPr="00985642" w:rsidRDefault="00985642" w:rsidP="00985642">
            <w:pPr>
              <w:spacing w:line="360" w:lineRule="exact"/>
              <w:jc w:val="both"/>
              <w:rPr>
                <w:rFonts w:eastAsia="標楷體"/>
                <w:szCs w:val="24"/>
              </w:rPr>
            </w:pPr>
            <w:r w:rsidRPr="00985642">
              <w:rPr>
                <w:rFonts w:eastAsia="標楷體" w:hint="eastAsia"/>
                <w:szCs w:val="24"/>
              </w:rPr>
              <w:t>預計進行文物整飭後，移交洪煌凱於</w:t>
            </w:r>
            <w:r w:rsidRPr="00985642">
              <w:rPr>
                <w:rFonts w:eastAsia="標楷體" w:hint="eastAsia"/>
                <w:szCs w:val="24"/>
              </w:rPr>
              <w:t>2</w:t>
            </w:r>
            <w:r w:rsidRPr="00985642">
              <w:rPr>
                <w:rFonts w:eastAsia="標楷體" w:hint="eastAsia"/>
                <w:szCs w:val="24"/>
              </w:rPr>
              <w:t>樓咖啡藝廊展出。預計</w:t>
            </w:r>
            <w:r w:rsidRPr="00985642">
              <w:rPr>
                <w:rFonts w:eastAsia="標楷體" w:hint="eastAsia"/>
                <w:szCs w:val="24"/>
              </w:rPr>
              <w:t>4</w:t>
            </w:r>
            <w:r w:rsidRPr="00985642">
              <w:rPr>
                <w:rFonts w:eastAsia="標楷體" w:hint="eastAsia"/>
                <w:szCs w:val="24"/>
              </w:rPr>
              <w:t>月展示。</w:t>
            </w:r>
          </w:p>
          <w:p w14:paraId="1ECF9FD9" w14:textId="12277E00" w:rsidR="00146E4E" w:rsidRDefault="00985642" w:rsidP="00985642">
            <w:pPr>
              <w:spacing w:line="360" w:lineRule="exact"/>
              <w:jc w:val="both"/>
              <w:rPr>
                <w:rFonts w:eastAsia="標楷體"/>
                <w:szCs w:val="24"/>
              </w:rPr>
            </w:pPr>
            <w:r w:rsidRPr="00985642">
              <w:rPr>
                <w:rFonts w:eastAsia="標楷體" w:hint="eastAsia"/>
                <w:szCs w:val="24"/>
              </w:rPr>
              <w:t>後續循物件取得流程辧理評估入藏事宜。</w:t>
            </w:r>
          </w:p>
        </w:tc>
      </w:tr>
      <w:tr w:rsidR="00146E4E" w14:paraId="554828CE" w14:textId="77777777" w:rsidTr="00146E4E">
        <w:trPr>
          <w:jc w:val="center"/>
        </w:trPr>
        <w:tc>
          <w:tcPr>
            <w:tcW w:w="736" w:type="dxa"/>
            <w:tcBorders>
              <w:top w:val="single" w:sz="4" w:space="0" w:color="auto"/>
              <w:left w:val="thinThickSmallGap" w:sz="18" w:space="0" w:color="auto"/>
              <w:bottom w:val="single" w:sz="4" w:space="0" w:color="auto"/>
              <w:right w:val="single" w:sz="4" w:space="0" w:color="auto"/>
            </w:tcBorders>
            <w:shd w:val="clear" w:color="auto" w:fill="F2F2F2"/>
            <w:vAlign w:val="center"/>
            <w:hideMark/>
          </w:tcPr>
          <w:p w14:paraId="4C22CD06" w14:textId="77777777" w:rsidR="00146E4E" w:rsidRDefault="00146E4E">
            <w:pPr>
              <w:spacing w:line="360" w:lineRule="exact"/>
              <w:jc w:val="center"/>
              <w:rPr>
                <w:rFonts w:eastAsia="標楷體"/>
              </w:rPr>
            </w:pPr>
            <w:r>
              <w:rPr>
                <w:rFonts w:eastAsia="標楷體"/>
              </w:rPr>
              <w:lastRenderedPageBreak/>
              <w:t>6</w:t>
            </w:r>
          </w:p>
        </w:tc>
        <w:tc>
          <w:tcPr>
            <w:tcW w:w="1754" w:type="dxa"/>
            <w:tcBorders>
              <w:top w:val="single" w:sz="4" w:space="0" w:color="auto"/>
              <w:left w:val="single" w:sz="4" w:space="0" w:color="auto"/>
              <w:bottom w:val="single" w:sz="4" w:space="0" w:color="auto"/>
              <w:right w:val="single" w:sz="4" w:space="0" w:color="auto"/>
            </w:tcBorders>
            <w:shd w:val="clear" w:color="auto" w:fill="F2F2F2"/>
            <w:hideMark/>
          </w:tcPr>
          <w:p w14:paraId="6E204827" w14:textId="77777777" w:rsidR="00146E4E" w:rsidRDefault="00146E4E">
            <w:pPr>
              <w:spacing w:line="360" w:lineRule="exact"/>
              <w:jc w:val="both"/>
              <w:rPr>
                <w:rFonts w:eastAsia="標楷體"/>
              </w:rPr>
            </w:pPr>
            <w:r>
              <w:rPr>
                <w:rFonts w:eastAsia="標楷體" w:hint="eastAsia"/>
              </w:rPr>
              <w:t>穀物去殼篩選機結構</w:t>
            </w:r>
          </w:p>
        </w:tc>
        <w:tc>
          <w:tcPr>
            <w:tcW w:w="1648" w:type="dxa"/>
            <w:tcBorders>
              <w:top w:val="single" w:sz="4" w:space="0" w:color="auto"/>
              <w:left w:val="single" w:sz="4" w:space="0" w:color="auto"/>
              <w:bottom w:val="single" w:sz="4" w:space="0" w:color="auto"/>
              <w:right w:val="single" w:sz="4" w:space="0" w:color="auto"/>
            </w:tcBorders>
            <w:shd w:val="clear" w:color="auto" w:fill="F2F2F2"/>
            <w:hideMark/>
          </w:tcPr>
          <w:p w14:paraId="677CEC5D" w14:textId="77777777" w:rsidR="00146E4E" w:rsidRDefault="00146E4E">
            <w:pPr>
              <w:spacing w:line="360" w:lineRule="exact"/>
              <w:jc w:val="both"/>
              <w:rPr>
                <w:rFonts w:eastAsia="標楷體"/>
              </w:rPr>
            </w:pPr>
            <w:r>
              <w:rPr>
                <w:rFonts w:eastAsia="標楷體"/>
              </w:rPr>
              <w:t>111</w:t>
            </w:r>
            <w:r>
              <w:rPr>
                <w:rFonts w:eastAsia="標楷體" w:hint="eastAsia"/>
              </w:rPr>
              <w:t>年度國家發明創作獎</w:t>
            </w:r>
            <w:r>
              <w:rPr>
                <w:rFonts w:eastAsia="標楷體"/>
              </w:rPr>
              <w:t>-</w:t>
            </w:r>
            <w:r>
              <w:rPr>
                <w:rFonts w:eastAsia="標楷體" w:hint="eastAsia"/>
              </w:rPr>
              <w:t>創作金牌獎作品</w:t>
            </w:r>
          </w:p>
        </w:tc>
        <w:tc>
          <w:tcPr>
            <w:tcW w:w="1215" w:type="dxa"/>
            <w:tcBorders>
              <w:top w:val="single" w:sz="4" w:space="0" w:color="auto"/>
              <w:left w:val="single" w:sz="4" w:space="0" w:color="auto"/>
              <w:bottom w:val="single" w:sz="4" w:space="0" w:color="auto"/>
              <w:right w:val="single" w:sz="4" w:space="0" w:color="auto"/>
            </w:tcBorders>
            <w:shd w:val="clear" w:color="auto" w:fill="F2F2F2"/>
            <w:hideMark/>
          </w:tcPr>
          <w:p w14:paraId="3E8490B7" w14:textId="77777777" w:rsidR="00146E4E" w:rsidRDefault="00146E4E">
            <w:pPr>
              <w:spacing w:line="360" w:lineRule="exact"/>
              <w:rPr>
                <w:rFonts w:eastAsia="標楷體"/>
              </w:rPr>
            </w:pPr>
            <w:r>
              <w:rPr>
                <w:rFonts w:eastAsia="標楷體" w:hint="eastAsia"/>
              </w:rPr>
              <w:t>林建良</w:t>
            </w:r>
          </w:p>
        </w:tc>
        <w:tc>
          <w:tcPr>
            <w:tcW w:w="1886" w:type="dxa"/>
            <w:tcBorders>
              <w:top w:val="single" w:sz="4" w:space="0" w:color="auto"/>
              <w:left w:val="single" w:sz="4" w:space="0" w:color="auto"/>
              <w:bottom w:val="single" w:sz="4" w:space="0" w:color="auto"/>
              <w:right w:val="single" w:sz="4" w:space="0" w:color="auto"/>
            </w:tcBorders>
            <w:shd w:val="clear" w:color="auto" w:fill="F2F2F2"/>
            <w:hideMark/>
          </w:tcPr>
          <w:p w14:paraId="7EB089A7" w14:textId="77777777" w:rsidR="00146E4E" w:rsidRDefault="00146E4E">
            <w:pPr>
              <w:spacing w:line="360" w:lineRule="exact"/>
              <w:jc w:val="both"/>
              <w:rPr>
                <w:rFonts w:eastAsia="標楷體"/>
              </w:rPr>
            </w:pPr>
            <w:r>
              <w:rPr>
                <w:rFonts w:eastAsia="標楷體" w:hint="eastAsia"/>
              </w:rPr>
              <w:t>本案原擬簽核於</w:t>
            </w:r>
            <w:r>
              <w:rPr>
                <w:rFonts w:eastAsia="標楷體"/>
              </w:rPr>
              <w:t>113</w:t>
            </w:r>
            <w:r>
              <w:rPr>
                <w:rFonts w:eastAsia="標楷體" w:hint="eastAsia"/>
              </w:rPr>
              <w:t>年</w:t>
            </w:r>
            <w:r>
              <w:rPr>
                <w:rFonts w:eastAsia="標楷體"/>
              </w:rPr>
              <w:t>12</w:t>
            </w:r>
            <w:r>
              <w:rPr>
                <w:rFonts w:eastAsia="標楷體" w:hint="eastAsia"/>
              </w:rPr>
              <w:t>月現場勘查，嗣與鈞長面商，應整體評估國家發明創作獎蒐藏效益而暫緩。</w:t>
            </w:r>
          </w:p>
          <w:p w14:paraId="559DCF51" w14:textId="77777777" w:rsidR="00146E4E" w:rsidRDefault="00146E4E">
            <w:pPr>
              <w:spacing w:line="360" w:lineRule="exact"/>
              <w:jc w:val="both"/>
              <w:rPr>
                <w:rFonts w:eastAsia="標楷體"/>
              </w:rPr>
            </w:pPr>
            <w:r>
              <w:rPr>
                <w:rFonts w:eastAsia="標楷體" w:hint="eastAsia"/>
              </w:rPr>
              <w:t>經本組於本年</w:t>
            </w:r>
            <w:r>
              <w:rPr>
                <w:rFonts w:eastAsia="標楷體"/>
              </w:rPr>
              <w:t>1</w:t>
            </w:r>
            <w:r>
              <w:rPr>
                <w:rFonts w:eastAsia="標楷體" w:hint="eastAsia"/>
              </w:rPr>
              <w:t>月</w:t>
            </w:r>
            <w:r>
              <w:rPr>
                <w:rFonts w:eastAsia="標楷體"/>
              </w:rPr>
              <w:t>7</w:t>
            </w:r>
            <w:r>
              <w:rPr>
                <w:rFonts w:eastAsia="標楷體" w:hint="eastAsia"/>
              </w:rPr>
              <w:t>日輿情會議報告評估結果，仍有蒐藏價值。會議紀錄並已奉核，後續將安排會勘事宜。</w:t>
            </w:r>
          </w:p>
        </w:tc>
        <w:tc>
          <w:tcPr>
            <w:tcW w:w="2047" w:type="dxa"/>
            <w:tcBorders>
              <w:top w:val="single" w:sz="4" w:space="0" w:color="auto"/>
              <w:left w:val="single" w:sz="4" w:space="0" w:color="auto"/>
              <w:bottom w:val="single" w:sz="4" w:space="0" w:color="auto"/>
              <w:right w:val="thickThinSmallGap" w:sz="18" w:space="0" w:color="auto"/>
            </w:tcBorders>
            <w:shd w:val="clear" w:color="auto" w:fill="F2F2F2"/>
            <w:hideMark/>
          </w:tcPr>
          <w:p w14:paraId="222735D0" w14:textId="77777777" w:rsidR="00146E4E" w:rsidRDefault="00146E4E">
            <w:pPr>
              <w:spacing w:line="360" w:lineRule="exact"/>
              <w:jc w:val="both"/>
              <w:rPr>
                <w:rFonts w:eastAsia="標楷體"/>
              </w:rPr>
            </w:pPr>
            <w:r>
              <w:rPr>
                <w:rFonts w:eastAsia="標楷體" w:hint="eastAsia"/>
              </w:rPr>
              <w:t>現場勘察</w:t>
            </w:r>
          </w:p>
        </w:tc>
      </w:tr>
      <w:tr w:rsidR="00146E4E" w14:paraId="07E7EC3C" w14:textId="77777777" w:rsidTr="00146E4E">
        <w:trPr>
          <w:jc w:val="center"/>
        </w:trPr>
        <w:tc>
          <w:tcPr>
            <w:tcW w:w="736" w:type="dxa"/>
            <w:tcBorders>
              <w:top w:val="single" w:sz="4" w:space="0" w:color="auto"/>
              <w:left w:val="thinThickSmallGap" w:sz="18" w:space="0" w:color="auto"/>
              <w:bottom w:val="single" w:sz="4" w:space="0" w:color="auto"/>
              <w:right w:val="single" w:sz="4" w:space="0" w:color="auto"/>
            </w:tcBorders>
            <w:vAlign w:val="center"/>
            <w:hideMark/>
          </w:tcPr>
          <w:p w14:paraId="4C52422C" w14:textId="77777777" w:rsidR="00146E4E" w:rsidRDefault="00146E4E">
            <w:pPr>
              <w:spacing w:line="360" w:lineRule="exact"/>
              <w:jc w:val="center"/>
              <w:rPr>
                <w:rFonts w:eastAsia="標楷體"/>
              </w:rPr>
            </w:pPr>
            <w:r>
              <w:rPr>
                <w:rFonts w:eastAsia="標楷體"/>
              </w:rPr>
              <w:t>8</w:t>
            </w:r>
          </w:p>
        </w:tc>
        <w:tc>
          <w:tcPr>
            <w:tcW w:w="1754" w:type="dxa"/>
            <w:tcBorders>
              <w:top w:val="single" w:sz="4" w:space="0" w:color="auto"/>
              <w:left w:val="single" w:sz="4" w:space="0" w:color="auto"/>
              <w:bottom w:val="single" w:sz="4" w:space="0" w:color="auto"/>
              <w:right w:val="single" w:sz="4" w:space="0" w:color="auto"/>
            </w:tcBorders>
            <w:hideMark/>
          </w:tcPr>
          <w:p w14:paraId="0AC17BF0" w14:textId="77777777" w:rsidR="00146E4E" w:rsidRDefault="00146E4E">
            <w:pPr>
              <w:spacing w:line="360" w:lineRule="exact"/>
              <w:jc w:val="both"/>
              <w:rPr>
                <w:rFonts w:eastAsia="標楷體"/>
              </w:rPr>
            </w:pPr>
            <w:r>
              <w:rPr>
                <w:rFonts w:eastAsia="標楷體" w:hint="eastAsia"/>
              </w:rPr>
              <w:t>聲寶公司電器維修箱</w:t>
            </w:r>
          </w:p>
        </w:tc>
        <w:tc>
          <w:tcPr>
            <w:tcW w:w="1648" w:type="dxa"/>
            <w:tcBorders>
              <w:top w:val="single" w:sz="4" w:space="0" w:color="auto"/>
              <w:left w:val="single" w:sz="4" w:space="0" w:color="auto"/>
              <w:bottom w:val="single" w:sz="4" w:space="0" w:color="auto"/>
              <w:right w:val="single" w:sz="4" w:space="0" w:color="auto"/>
            </w:tcBorders>
            <w:hideMark/>
          </w:tcPr>
          <w:p w14:paraId="3BBC5385" w14:textId="77777777" w:rsidR="00146E4E" w:rsidRDefault="00146E4E">
            <w:pPr>
              <w:spacing w:line="360" w:lineRule="exact"/>
              <w:jc w:val="both"/>
              <w:rPr>
                <w:rFonts w:eastAsia="標楷體"/>
              </w:rPr>
            </w:pPr>
            <w:r>
              <w:rPr>
                <w:rFonts w:eastAsia="標楷體" w:hint="eastAsia"/>
              </w:rPr>
              <w:t>洪政民</w:t>
            </w:r>
          </w:p>
        </w:tc>
        <w:tc>
          <w:tcPr>
            <w:tcW w:w="1215" w:type="dxa"/>
            <w:tcBorders>
              <w:top w:val="single" w:sz="4" w:space="0" w:color="auto"/>
              <w:left w:val="single" w:sz="4" w:space="0" w:color="auto"/>
              <w:bottom w:val="single" w:sz="4" w:space="0" w:color="auto"/>
              <w:right w:val="single" w:sz="4" w:space="0" w:color="auto"/>
            </w:tcBorders>
            <w:hideMark/>
          </w:tcPr>
          <w:p w14:paraId="42DCEB09" w14:textId="77777777" w:rsidR="00146E4E" w:rsidRDefault="00146E4E">
            <w:pPr>
              <w:spacing w:line="360" w:lineRule="exact"/>
              <w:rPr>
                <w:rFonts w:eastAsia="標楷體"/>
              </w:rPr>
            </w:pPr>
            <w:r>
              <w:rPr>
                <w:rFonts w:eastAsia="標楷體" w:hint="eastAsia"/>
              </w:rPr>
              <w:t>蕭德仁、王蕓瑛、井迎瑞委員</w:t>
            </w:r>
          </w:p>
        </w:tc>
        <w:tc>
          <w:tcPr>
            <w:tcW w:w="1886" w:type="dxa"/>
            <w:tcBorders>
              <w:top w:val="single" w:sz="4" w:space="0" w:color="auto"/>
              <w:left w:val="single" w:sz="4" w:space="0" w:color="auto"/>
              <w:bottom w:val="single" w:sz="4" w:space="0" w:color="auto"/>
              <w:right w:val="single" w:sz="4" w:space="0" w:color="auto"/>
            </w:tcBorders>
            <w:hideMark/>
          </w:tcPr>
          <w:p w14:paraId="30318A51" w14:textId="77777777" w:rsidR="00146E4E" w:rsidRDefault="00146E4E">
            <w:pPr>
              <w:spacing w:line="360" w:lineRule="exact"/>
              <w:jc w:val="both"/>
              <w:rPr>
                <w:rFonts w:eastAsia="標楷體"/>
              </w:rPr>
            </w:pPr>
            <w:r>
              <w:rPr>
                <w:rFonts w:eastAsia="標楷體"/>
              </w:rPr>
              <w:t>2</w:t>
            </w:r>
            <w:r>
              <w:rPr>
                <w:rFonts w:eastAsia="標楷體" w:hint="eastAsia"/>
              </w:rPr>
              <w:t>月</w:t>
            </w:r>
            <w:r>
              <w:rPr>
                <w:rFonts w:eastAsia="標楷體"/>
              </w:rPr>
              <w:t>14</w:t>
            </w:r>
            <w:r>
              <w:rPr>
                <w:rFonts w:eastAsia="標楷體" w:hint="eastAsia"/>
              </w:rPr>
              <w:t>日現場勘查</w:t>
            </w:r>
          </w:p>
        </w:tc>
        <w:tc>
          <w:tcPr>
            <w:tcW w:w="2047" w:type="dxa"/>
            <w:tcBorders>
              <w:top w:val="single" w:sz="4" w:space="0" w:color="auto"/>
              <w:left w:val="single" w:sz="4" w:space="0" w:color="auto"/>
              <w:bottom w:val="single" w:sz="4" w:space="0" w:color="auto"/>
              <w:right w:val="thickThinSmallGap" w:sz="18" w:space="0" w:color="auto"/>
            </w:tcBorders>
            <w:hideMark/>
          </w:tcPr>
          <w:p w14:paraId="77941B4A" w14:textId="77777777" w:rsidR="00146E4E" w:rsidRDefault="00146E4E">
            <w:pPr>
              <w:spacing w:line="360" w:lineRule="exact"/>
              <w:jc w:val="both"/>
              <w:rPr>
                <w:rFonts w:eastAsia="標楷體"/>
              </w:rPr>
            </w:pPr>
            <w:r>
              <w:rPr>
                <w:rFonts w:eastAsia="標楷體" w:hint="eastAsia"/>
              </w:rPr>
              <w:t>初評報告陳核</w:t>
            </w:r>
          </w:p>
        </w:tc>
      </w:tr>
      <w:tr w:rsidR="00146E4E" w14:paraId="2710FB10" w14:textId="77777777" w:rsidTr="00146E4E">
        <w:trPr>
          <w:jc w:val="center"/>
        </w:trPr>
        <w:tc>
          <w:tcPr>
            <w:tcW w:w="736" w:type="dxa"/>
            <w:tcBorders>
              <w:top w:val="single" w:sz="4" w:space="0" w:color="auto"/>
              <w:left w:val="thinThickSmallGap" w:sz="18" w:space="0" w:color="auto"/>
              <w:bottom w:val="single" w:sz="4" w:space="0" w:color="auto"/>
              <w:right w:val="single" w:sz="4" w:space="0" w:color="auto"/>
            </w:tcBorders>
            <w:shd w:val="clear" w:color="auto" w:fill="F2F2F2"/>
            <w:vAlign w:val="center"/>
            <w:hideMark/>
          </w:tcPr>
          <w:p w14:paraId="675E6122" w14:textId="77777777" w:rsidR="00146E4E" w:rsidRDefault="00146E4E">
            <w:pPr>
              <w:spacing w:line="360" w:lineRule="exact"/>
              <w:jc w:val="center"/>
              <w:rPr>
                <w:rFonts w:eastAsia="標楷體"/>
              </w:rPr>
            </w:pPr>
            <w:r>
              <w:rPr>
                <w:rFonts w:eastAsia="標楷體"/>
              </w:rPr>
              <w:t>9</w:t>
            </w:r>
          </w:p>
        </w:tc>
        <w:tc>
          <w:tcPr>
            <w:tcW w:w="1754" w:type="dxa"/>
            <w:tcBorders>
              <w:top w:val="single" w:sz="4" w:space="0" w:color="auto"/>
              <w:left w:val="single" w:sz="4" w:space="0" w:color="auto"/>
              <w:bottom w:val="single" w:sz="4" w:space="0" w:color="auto"/>
              <w:right w:val="single" w:sz="4" w:space="0" w:color="auto"/>
            </w:tcBorders>
            <w:shd w:val="clear" w:color="auto" w:fill="F2F2F2"/>
            <w:hideMark/>
          </w:tcPr>
          <w:p w14:paraId="2AC13D0E" w14:textId="77777777" w:rsidR="00146E4E" w:rsidRPr="001C6ABD" w:rsidRDefault="00146E4E">
            <w:pPr>
              <w:spacing w:line="360" w:lineRule="exact"/>
              <w:jc w:val="both"/>
              <w:rPr>
                <w:rFonts w:eastAsia="標楷體"/>
                <w:highlight w:val="yellow"/>
              </w:rPr>
            </w:pPr>
            <w:bookmarkStart w:id="3" w:name="_Hlk190260552"/>
            <w:r w:rsidRPr="00C671F2">
              <w:rPr>
                <w:rFonts w:eastAsia="標楷體" w:hint="eastAsia"/>
              </w:rPr>
              <w:t>微縮膠卷拍攝機</w:t>
            </w:r>
            <w:bookmarkEnd w:id="3"/>
          </w:p>
        </w:tc>
        <w:tc>
          <w:tcPr>
            <w:tcW w:w="1648" w:type="dxa"/>
            <w:tcBorders>
              <w:top w:val="single" w:sz="4" w:space="0" w:color="auto"/>
              <w:left w:val="single" w:sz="4" w:space="0" w:color="auto"/>
              <w:bottom w:val="single" w:sz="4" w:space="0" w:color="auto"/>
              <w:right w:val="single" w:sz="4" w:space="0" w:color="auto"/>
            </w:tcBorders>
            <w:shd w:val="clear" w:color="auto" w:fill="F2F2F2"/>
            <w:hideMark/>
          </w:tcPr>
          <w:p w14:paraId="5250048C" w14:textId="77777777" w:rsidR="00146E4E" w:rsidRDefault="00146E4E">
            <w:pPr>
              <w:spacing w:line="360" w:lineRule="exact"/>
              <w:jc w:val="both"/>
              <w:rPr>
                <w:rFonts w:eastAsia="標楷體"/>
              </w:rPr>
            </w:pPr>
            <w:bookmarkStart w:id="4" w:name="_Hlk190260540"/>
            <w:r>
              <w:rPr>
                <w:rFonts w:eastAsia="標楷體" w:hint="eastAsia"/>
              </w:rPr>
              <w:t>國立臺灣圖書館</w:t>
            </w:r>
            <w:bookmarkEnd w:id="4"/>
          </w:p>
        </w:tc>
        <w:tc>
          <w:tcPr>
            <w:tcW w:w="1215" w:type="dxa"/>
            <w:tcBorders>
              <w:top w:val="single" w:sz="4" w:space="0" w:color="auto"/>
              <w:left w:val="single" w:sz="4" w:space="0" w:color="auto"/>
              <w:bottom w:val="single" w:sz="4" w:space="0" w:color="auto"/>
              <w:right w:val="single" w:sz="4" w:space="0" w:color="auto"/>
            </w:tcBorders>
            <w:shd w:val="clear" w:color="auto" w:fill="F2F2F2"/>
            <w:hideMark/>
          </w:tcPr>
          <w:p w14:paraId="62CB4D1E" w14:textId="77777777" w:rsidR="00146E4E" w:rsidRDefault="00146E4E">
            <w:pPr>
              <w:spacing w:line="360" w:lineRule="exact"/>
              <w:rPr>
                <w:rFonts w:eastAsia="標楷體"/>
              </w:rPr>
            </w:pPr>
            <w:r>
              <w:rPr>
                <w:rFonts w:eastAsia="標楷體" w:hint="eastAsia"/>
              </w:rPr>
              <w:t>黃俊夫、吳慶泰</w:t>
            </w:r>
          </w:p>
        </w:tc>
        <w:tc>
          <w:tcPr>
            <w:tcW w:w="1886" w:type="dxa"/>
            <w:tcBorders>
              <w:top w:val="single" w:sz="4" w:space="0" w:color="auto"/>
              <w:left w:val="single" w:sz="4" w:space="0" w:color="auto"/>
              <w:bottom w:val="single" w:sz="4" w:space="0" w:color="auto"/>
              <w:right w:val="single" w:sz="4" w:space="0" w:color="auto"/>
            </w:tcBorders>
            <w:shd w:val="clear" w:color="auto" w:fill="F2F2F2"/>
            <w:hideMark/>
          </w:tcPr>
          <w:p w14:paraId="2C5A6512" w14:textId="7B6A9131" w:rsidR="00146E4E" w:rsidRDefault="00146E4E">
            <w:pPr>
              <w:spacing w:line="360" w:lineRule="exact"/>
              <w:jc w:val="both"/>
              <w:rPr>
                <w:rFonts w:eastAsia="標楷體"/>
              </w:rPr>
            </w:pPr>
            <w:r>
              <w:rPr>
                <w:rFonts w:eastAsia="標楷體" w:hint="eastAsia"/>
              </w:rPr>
              <w:t>已簽</w:t>
            </w:r>
            <w:r w:rsidR="00985642">
              <w:rPr>
                <w:rFonts w:eastAsia="標楷體" w:hint="eastAsia"/>
              </w:rPr>
              <w:t>陳</w:t>
            </w:r>
            <w:r>
              <w:rPr>
                <w:rFonts w:eastAsia="標楷體" w:hint="eastAsia"/>
              </w:rPr>
              <w:t>取消。</w:t>
            </w:r>
          </w:p>
        </w:tc>
        <w:tc>
          <w:tcPr>
            <w:tcW w:w="2047" w:type="dxa"/>
            <w:tcBorders>
              <w:top w:val="single" w:sz="4" w:space="0" w:color="auto"/>
              <w:left w:val="single" w:sz="4" w:space="0" w:color="auto"/>
              <w:bottom w:val="single" w:sz="4" w:space="0" w:color="auto"/>
              <w:right w:val="thickThinSmallGap" w:sz="18" w:space="0" w:color="auto"/>
            </w:tcBorders>
            <w:shd w:val="clear" w:color="auto" w:fill="F2F2F2"/>
          </w:tcPr>
          <w:p w14:paraId="22E42FF8" w14:textId="77777777" w:rsidR="00146E4E" w:rsidRDefault="00146E4E">
            <w:pPr>
              <w:spacing w:line="360" w:lineRule="exact"/>
              <w:jc w:val="both"/>
              <w:rPr>
                <w:rFonts w:eastAsia="標楷體"/>
              </w:rPr>
            </w:pPr>
          </w:p>
        </w:tc>
      </w:tr>
      <w:tr w:rsidR="00146E4E" w14:paraId="0023941F" w14:textId="77777777" w:rsidTr="00146E4E">
        <w:trPr>
          <w:jc w:val="center"/>
        </w:trPr>
        <w:tc>
          <w:tcPr>
            <w:tcW w:w="736" w:type="dxa"/>
            <w:tcBorders>
              <w:top w:val="single" w:sz="4" w:space="0" w:color="auto"/>
              <w:left w:val="thinThickSmallGap" w:sz="18" w:space="0" w:color="auto"/>
              <w:bottom w:val="thickThinSmallGap" w:sz="18" w:space="0" w:color="auto"/>
              <w:right w:val="single" w:sz="4" w:space="0" w:color="auto"/>
            </w:tcBorders>
            <w:vAlign w:val="center"/>
            <w:hideMark/>
          </w:tcPr>
          <w:p w14:paraId="517C509B" w14:textId="77777777" w:rsidR="00146E4E" w:rsidRDefault="00146E4E">
            <w:pPr>
              <w:spacing w:line="360" w:lineRule="exact"/>
              <w:jc w:val="center"/>
              <w:rPr>
                <w:rFonts w:eastAsia="標楷體"/>
              </w:rPr>
            </w:pPr>
            <w:r>
              <w:rPr>
                <w:rFonts w:eastAsia="標楷體"/>
              </w:rPr>
              <w:t>10</w:t>
            </w:r>
          </w:p>
        </w:tc>
        <w:tc>
          <w:tcPr>
            <w:tcW w:w="1754" w:type="dxa"/>
            <w:tcBorders>
              <w:top w:val="single" w:sz="4" w:space="0" w:color="auto"/>
              <w:left w:val="single" w:sz="4" w:space="0" w:color="auto"/>
              <w:bottom w:val="thickThinSmallGap" w:sz="18" w:space="0" w:color="auto"/>
              <w:right w:val="single" w:sz="4" w:space="0" w:color="auto"/>
            </w:tcBorders>
            <w:hideMark/>
          </w:tcPr>
          <w:p w14:paraId="292D2234" w14:textId="77777777" w:rsidR="00146E4E" w:rsidRDefault="00146E4E">
            <w:pPr>
              <w:spacing w:line="360" w:lineRule="exact"/>
              <w:jc w:val="both"/>
              <w:rPr>
                <w:rFonts w:eastAsia="標楷體"/>
              </w:rPr>
            </w:pPr>
            <w:r>
              <w:rPr>
                <w:rFonts w:eastAsia="標楷體" w:hint="eastAsia"/>
              </w:rPr>
              <w:t>荻原式地震儀</w:t>
            </w:r>
          </w:p>
        </w:tc>
        <w:tc>
          <w:tcPr>
            <w:tcW w:w="1648" w:type="dxa"/>
            <w:tcBorders>
              <w:top w:val="single" w:sz="4" w:space="0" w:color="auto"/>
              <w:left w:val="single" w:sz="4" w:space="0" w:color="auto"/>
              <w:bottom w:val="thickThinSmallGap" w:sz="18" w:space="0" w:color="auto"/>
              <w:right w:val="single" w:sz="4" w:space="0" w:color="auto"/>
            </w:tcBorders>
            <w:hideMark/>
          </w:tcPr>
          <w:p w14:paraId="4385DAD7" w14:textId="77777777" w:rsidR="00146E4E" w:rsidRDefault="00146E4E">
            <w:pPr>
              <w:spacing w:line="360" w:lineRule="exact"/>
              <w:jc w:val="both"/>
              <w:rPr>
                <w:rFonts w:eastAsia="標楷體"/>
              </w:rPr>
            </w:pPr>
            <w:r>
              <w:rPr>
                <w:rFonts w:eastAsia="標楷體" w:hint="eastAsia"/>
              </w:rPr>
              <w:t>氣象署地震中心</w:t>
            </w:r>
          </w:p>
        </w:tc>
        <w:tc>
          <w:tcPr>
            <w:tcW w:w="1215" w:type="dxa"/>
            <w:tcBorders>
              <w:top w:val="single" w:sz="4" w:space="0" w:color="auto"/>
              <w:left w:val="single" w:sz="4" w:space="0" w:color="auto"/>
              <w:bottom w:val="thickThinSmallGap" w:sz="18" w:space="0" w:color="auto"/>
              <w:right w:val="single" w:sz="4" w:space="0" w:color="auto"/>
            </w:tcBorders>
            <w:hideMark/>
          </w:tcPr>
          <w:p w14:paraId="01293B8F" w14:textId="77777777" w:rsidR="00146E4E" w:rsidRDefault="00146E4E">
            <w:pPr>
              <w:spacing w:line="360" w:lineRule="exact"/>
              <w:rPr>
                <w:rFonts w:eastAsia="標楷體"/>
              </w:rPr>
            </w:pPr>
            <w:r>
              <w:rPr>
                <w:rFonts w:eastAsia="標楷體" w:hint="eastAsia"/>
              </w:rPr>
              <w:t>洪煌凱</w:t>
            </w:r>
          </w:p>
        </w:tc>
        <w:tc>
          <w:tcPr>
            <w:tcW w:w="1886" w:type="dxa"/>
            <w:tcBorders>
              <w:top w:val="single" w:sz="4" w:space="0" w:color="auto"/>
              <w:left w:val="single" w:sz="4" w:space="0" w:color="auto"/>
              <w:bottom w:val="thickThinSmallGap" w:sz="18" w:space="0" w:color="auto"/>
              <w:right w:val="single" w:sz="4" w:space="0" w:color="auto"/>
            </w:tcBorders>
            <w:hideMark/>
          </w:tcPr>
          <w:p w14:paraId="25DE7B13" w14:textId="77777777" w:rsidR="00146E4E" w:rsidRDefault="00146E4E">
            <w:pPr>
              <w:spacing w:line="360" w:lineRule="exact"/>
              <w:jc w:val="both"/>
              <w:rPr>
                <w:rFonts w:eastAsia="標楷體"/>
              </w:rPr>
            </w:pPr>
            <w:r>
              <w:rPr>
                <w:rFonts w:eastAsia="標楷體" w:hint="eastAsia"/>
              </w:rPr>
              <w:t>已完成現場勘查與初評報告</w:t>
            </w:r>
          </w:p>
        </w:tc>
        <w:tc>
          <w:tcPr>
            <w:tcW w:w="2047" w:type="dxa"/>
            <w:tcBorders>
              <w:top w:val="single" w:sz="4" w:space="0" w:color="auto"/>
              <w:left w:val="single" w:sz="4" w:space="0" w:color="auto"/>
              <w:bottom w:val="thickThinSmallGap" w:sz="18" w:space="0" w:color="auto"/>
              <w:right w:val="thickThinSmallGap" w:sz="18" w:space="0" w:color="auto"/>
            </w:tcBorders>
          </w:tcPr>
          <w:p w14:paraId="63243C20" w14:textId="32D729F8" w:rsidR="00146E4E" w:rsidRDefault="00985642">
            <w:pPr>
              <w:spacing w:line="360" w:lineRule="exact"/>
              <w:jc w:val="both"/>
              <w:rPr>
                <w:rFonts w:eastAsia="標楷體"/>
              </w:rPr>
            </w:pPr>
            <w:r w:rsidRPr="00985642">
              <w:rPr>
                <w:rFonts w:eastAsia="標楷體" w:hint="eastAsia"/>
              </w:rPr>
              <w:t>彙整相關報告，</w:t>
            </w:r>
            <w:r w:rsidRPr="00985642">
              <w:rPr>
                <w:rFonts w:eastAsia="標楷體" w:hint="eastAsia"/>
              </w:rPr>
              <w:t>3</w:t>
            </w:r>
            <w:r w:rsidRPr="00985642">
              <w:rPr>
                <w:rFonts w:eastAsia="標楷體" w:hint="eastAsia"/>
              </w:rPr>
              <w:t>月簽核。</w:t>
            </w:r>
          </w:p>
        </w:tc>
      </w:tr>
    </w:tbl>
    <w:p w14:paraId="6FF6280D" w14:textId="77777777" w:rsidR="00146E4E" w:rsidRDefault="00146E4E" w:rsidP="00146E4E">
      <w:pPr>
        <w:widowControl/>
        <w:rPr>
          <w:rFonts w:eastAsia="標楷體"/>
        </w:rPr>
      </w:pPr>
    </w:p>
    <w:p w14:paraId="516B5CCE" w14:textId="77777777" w:rsidR="00146E4E" w:rsidRDefault="00146E4E" w:rsidP="00146E4E">
      <w:pPr>
        <w:widowControl/>
        <w:rPr>
          <w:rFonts w:eastAsia="標楷體"/>
        </w:rPr>
      </w:pPr>
      <w:r>
        <w:rPr>
          <w:rFonts w:eastAsia="標楷體"/>
        </w:rPr>
        <w:br w:type="page"/>
      </w:r>
    </w:p>
    <w:p w14:paraId="1ED42A39" w14:textId="3B0E2AB4" w:rsidR="00146E4E" w:rsidRDefault="00146E4E" w:rsidP="00146E4E">
      <w:pPr>
        <w:widowControl/>
        <w:rPr>
          <w:rFonts w:eastAsia="標楷體"/>
        </w:rPr>
      </w:pPr>
      <w:r>
        <w:rPr>
          <w:noProof/>
        </w:rPr>
        <w:lastRenderedPageBreak/>
        <mc:AlternateContent>
          <mc:Choice Requires="wps">
            <w:drawing>
              <wp:anchor distT="0" distB="0" distL="114300" distR="114300" simplePos="0" relativeHeight="251665413" behindDoc="0" locked="0" layoutInCell="1" allowOverlap="1" wp14:anchorId="5E4AB683" wp14:editId="177C1A83">
                <wp:simplePos x="0" y="0"/>
                <wp:positionH relativeFrom="margin">
                  <wp:align>left</wp:align>
                </wp:positionH>
                <wp:positionV relativeFrom="paragraph">
                  <wp:posOffset>6985</wp:posOffset>
                </wp:positionV>
                <wp:extent cx="685800" cy="400050"/>
                <wp:effectExtent l="0" t="0" r="0" b="0"/>
                <wp:wrapNone/>
                <wp:docPr id="1" name="文字方塊 1"/>
                <wp:cNvGraphicFramePr/>
                <a:graphic xmlns:a="http://schemas.openxmlformats.org/drawingml/2006/main">
                  <a:graphicData uri="http://schemas.microsoft.com/office/word/2010/wordprocessingShape">
                    <wps:wsp>
                      <wps:cNvSpPr txBox="1"/>
                      <wps:spPr>
                        <a:xfrm>
                          <a:off x="0" y="0"/>
                          <a:ext cx="685800" cy="400050"/>
                        </a:xfrm>
                        <a:prstGeom prst="rect">
                          <a:avLst/>
                        </a:prstGeom>
                        <a:solidFill>
                          <a:schemeClr val="lt1"/>
                        </a:solidFill>
                        <a:ln w="6350">
                          <a:noFill/>
                        </a:ln>
                      </wps:spPr>
                      <wps:txbx>
                        <w:txbxContent>
                          <w:p w14:paraId="7348B6A6" w14:textId="77777777" w:rsidR="00146E4E" w:rsidRDefault="00146E4E" w:rsidP="00146E4E">
                            <w:pPr>
                              <w:pBdr>
                                <w:top w:val="single" w:sz="4" w:space="1" w:color="auto"/>
                                <w:left w:val="single" w:sz="4" w:space="4" w:color="auto"/>
                                <w:bottom w:val="single" w:sz="4" w:space="1" w:color="auto"/>
                                <w:right w:val="single" w:sz="4" w:space="4" w:color="auto"/>
                              </w:pBdr>
                            </w:pPr>
                            <w:r>
                              <w:rPr>
                                <w:rFonts w:eastAsia="標楷體" w:hint="eastAsia"/>
                                <w:b/>
                                <w:bCs/>
                              </w:rPr>
                              <w:t>附表</w:t>
                            </w:r>
                            <w:r>
                              <w:rPr>
                                <w:rFonts w:eastAsia="標楷體"/>
                                <w:b/>
                                <w:bCs/>
                              </w:rPr>
                              <w:t>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4AB683" id="_x0000_t202" coordsize="21600,21600" o:spt="202" path="m,l,21600r21600,l21600,xe">
                <v:stroke joinstyle="miter"/>
                <v:path gradientshapeok="t" o:connecttype="rect"/>
              </v:shapetype>
              <v:shape id="文字方塊 1" o:spid="_x0000_s1026" type="#_x0000_t202" style="position:absolute;margin-left:0;margin-top:.55pt;width:54pt;height:31.5pt;z-index:25166541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" fillcolor="white [3201]" stroked="f" strokeweight=".5pt">
                <v:textbox>
                  <w:txbxContent>
                    <w:p w14:paraId="7348B6A6" w14:textId="77777777" w:rsidR="00146E4E" w:rsidRDefault="00146E4E" w:rsidP="00146E4E">
                      <w:pPr>
                        <w:pBdr>
                          <w:top w:val="single" w:sz="4" w:space="1" w:color="auto"/>
                          <w:left w:val="single" w:sz="4" w:space="4" w:color="auto"/>
                          <w:bottom w:val="single" w:sz="4" w:space="1" w:color="auto"/>
                          <w:right w:val="single" w:sz="4" w:space="4" w:color="auto"/>
                        </w:pBdr>
                      </w:pPr>
                      <w:r>
                        <w:rPr>
                          <w:rFonts w:eastAsia="標楷體" w:hint="eastAsia"/>
                          <w:b/>
                          <w:bCs/>
                        </w:rPr>
                        <w:t>附表</w:t>
                      </w:r>
                      <w:r>
                        <w:rPr>
                          <w:rFonts w:eastAsia="標楷體"/>
                          <w:b/>
                          <w:bCs/>
                        </w:rPr>
                        <w:t>1</w:t>
                      </w:r>
                    </w:p>
                  </w:txbxContent>
                </v:textbox>
                <w10:wrap anchorx="margin"/>
              </v:shape>
            </w:pict>
          </mc:Fallback>
        </mc:AlternateContent>
      </w:r>
    </w:p>
    <w:p w14:paraId="4C6488F3" w14:textId="0F11C74B" w:rsidR="00146E4E" w:rsidRDefault="00146E4E" w:rsidP="00146E4E">
      <w:pPr>
        <w:widowControl/>
        <w:rPr>
          <w:rFonts w:eastAsia="標楷體"/>
        </w:rPr>
      </w:pPr>
    </w:p>
    <w:p w14:paraId="38174876" w14:textId="77777777" w:rsidR="00054DFA" w:rsidRDefault="00054DFA" w:rsidP="00146E4E">
      <w:pPr>
        <w:widowControl/>
        <w:rPr>
          <w:rFonts w:eastAsia="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3402"/>
        <w:gridCol w:w="3402"/>
        <w:gridCol w:w="1536"/>
      </w:tblGrid>
      <w:tr w:rsidR="00146E4E" w14:paraId="04F6F8CD" w14:textId="77777777" w:rsidTr="00146E4E">
        <w:trPr>
          <w:tblHeader/>
          <w:jc w:val="center"/>
        </w:trPr>
        <w:tc>
          <w:tcPr>
            <w:tcW w:w="707" w:type="dxa"/>
            <w:tcBorders>
              <w:top w:val="single" w:sz="4" w:space="0" w:color="auto"/>
              <w:left w:val="single" w:sz="4" w:space="0" w:color="auto"/>
              <w:bottom w:val="single" w:sz="4" w:space="0" w:color="auto"/>
              <w:right w:val="single" w:sz="4" w:space="0" w:color="auto"/>
            </w:tcBorders>
            <w:shd w:val="clear" w:color="auto" w:fill="EEECE1"/>
            <w:vAlign w:val="center"/>
            <w:hideMark/>
          </w:tcPr>
          <w:p w14:paraId="47E6AD9D" w14:textId="77777777" w:rsidR="00146E4E" w:rsidRDefault="00146E4E">
            <w:pPr>
              <w:spacing w:line="360" w:lineRule="exact"/>
              <w:rPr>
                <w:rFonts w:eastAsia="標楷體"/>
              </w:rPr>
            </w:pPr>
            <w:r>
              <w:rPr>
                <w:rFonts w:eastAsia="標楷體" w:hint="eastAsia"/>
              </w:rPr>
              <w:t>管考</w:t>
            </w:r>
          </w:p>
          <w:p w14:paraId="779F49FB" w14:textId="77777777" w:rsidR="00146E4E" w:rsidRDefault="00146E4E">
            <w:pPr>
              <w:spacing w:line="360" w:lineRule="exact"/>
              <w:rPr>
                <w:rFonts w:eastAsia="標楷體"/>
              </w:rPr>
            </w:pPr>
            <w:r>
              <w:rPr>
                <w:rFonts w:eastAsia="標楷體" w:hint="eastAsia"/>
              </w:rPr>
              <w:t>案號</w:t>
            </w:r>
          </w:p>
        </w:tc>
        <w:tc>
          <w:tcPr>
            <w:tcW w:w="3402" w:type="dxa"/>
            <w:tcBorders>
              <w:top w:val="single" w:sz="4" w:space="0" w:color="auto"/>
              <w:left w:val="single" w:sz="4" w:space="0" w:color="auto"/>
              <w:bottom w:val="single" w:sz="4" w:space="0" w:color="auto"/>
              <w:right w:val="single" w:sz="4" w:space="0" w:color="auto"/>
            </w:tcBorders>
            <w:shd w:val="clear" w:color="auto" w:fill="EEECE1"/>
            <w:vAlign w:val="center"/>
            <w:hideMark/>
          </w:tcPr>
          <w:p w14:paraId="34E61C3E" w14:textId="77777777" w:rsidR="00146E4E" w:rsidRDefault="00146E4E">
            <w:pPr>
              <w:spacing w:line="360" w:lineRule="exact"/>
              <w:rPr>
                <w:rFonts w:eastAsia="標楷體"/>
              </w:rPr>
            </w:pPr>
            <w:r>
              <w:rPr>
                <w:rFonts w:eastAsia="標楷體" w:hint="eastAsia"/>
              </w:rPr>
              <w:t>管考內容</w:t>
            </w:r>
          </w:p>
        </w:tc>
        <w:tc>
          <w:tcPr>
            <w:tcW w:w="3402" w:type="dxa"/>
            <w:tcBorders>
              <w:top w:val="single" w:sz="4" w:space="0" w:color="auto"/>
              <w:left w:val="single" w:sz="4" w:space="0" w:color="auto"/>
              <w:bottom w:val="single" w:sz="4" w:space="0" w:color="auto"/>
              <w:right w:val="single" w:sz="4" w:space="0" w:color="auto"/>
            </w:tcBorders>
            <w:shd w:val="clear" w:color="auto" w:fill="EEECE1"/>
            <w:vAlign w:val="center"/>
            <w:hideMark/>
          </w:tcPr>
          <w:p w14:paraId="7AD64C50" w14:textId="77777777" w:rsidR="00146E4E" w:rsidRDefault="00146E4E">
            <w:pPr>
              <w:spacing w:line="360" w:lineRule="exact"/>
              <w:rPr>
                <w:rFonts w:eastAsia="標楷體"/>
              </w:rPr>
            </w:pPr>
            <w:r>
              <w:rPr>
                <w:rFonts w:eastAsia="標楷體" w:hint="eastAsia"/>
              </w:rPr>
              <w:t>本次辦理情形</w:t>
            </w:r>
          </w:p>
        </w:tc>
        <w:tc>
          <w:tcPr>
            <w:tcW w:w="1536" w:type="dxa"/>
            <w:tcBorders>
              <w:top w:val="single" w:sz="4" w:space="0" w:color="auto"/>
              <w:left w:val="single" w:sz="4" w:space="0" w:color="auto"/>
              <w:bottom w:val="single" w:sz="4" w:space="0" w:color="auto"/>
              <w:right w:val="single" w:sz="4" w:space="0" w:color="auto"/>
            </w:tcBorders>
            <w:shd w:val="clear" w:color="auto" w:fill="EEECE1"/>
            <w:vAlign w:val="center"/>
            <w:hideMark/>
          </w:tcPr>
          <w:p w14:paraId="0A3A9872" w14:textId="77777777" w:rsidR="00146E4E" w:rsidRDefault="00146E4E">
            <w:pPr>
              <w:spacing w:line="360" w:lineRule="exact"/>
              <w:rPr>
                <w:rFonts w:eastAsia="標楷體"/>
              </w:rPr>
            </w:pPr>
            <w:r>
              <w:rPr>
                <w:rFonts w:eastAsia="標楷體" w:hint="eastAsia"/>
              </w:rPr>
              <w:t>預定完成日期</w:t>
            </w:r>
          </w:p>
        </w:tc>
      </w:tr>
      <w:tr w:rsidR="00146E4E" w14:paraId="3523124E" w14:textId="77777777" w:rsidTr="00146E4E">
        <w:trPr>
          <w:trHeight w:val="883"/>
          <w:jc w:val="center"/>
        </w:trPr>
        <w:tc>
          <w:tcPr>
            <w:tcW w:w="707" w:type="dxa"/>
            <w:tcBorders>
              <w:top w:val="single" w:sz="4" w:space="0" w:color="auto"/>
              <w:left w:val="single" w:sz="4" w:space="0" w:color="auto"/>
              <w:bottom w:val="single" w:sz="4" w:space="0" w:color="auto"/>
              <w:right w:val="single" w:sz="4" w:space="0" w:color="auto"/>
            </w:tcBorders>
            <w:hideMark/>
          </w:tcPr>
          <w:p w14:paraId="11B38A78" w14:textId="77777777" w:rsidR="00146E4E" w:rsidRDefault="00146E4E">
            <w:pPr>
              <w:spacing w:line="360" w:lineRule="exact"/>
              <w:jc w:val="both"/>
              <w:rPr>
                <w:rFonts w:eastAsia="標楷體"/>
              </w:rPr>
            </w:pPr>
            <w:r>
              <w:rPr>
                <w:rFonts w:eastAsia="標楷體"/>
              </w:rPr>
              <w:t>112-282</w:t>
            </w:r>
          </w:p>
        </w:tc>
        <w:tc>
          <w:tcPr>
            <w:tcW w:w="3402" w:type="dxa"/>
            <w:tcBorders>
              <w:top w:val="single" w:sz="4" w:space="0" w:color="auto"/>
              <w:left w:val="single" w:sz="4" w:space="0" w:color="auto"/>
              <w:bottom w:val="single" w:sz="4" w:space="0" w:color="auto"/>
              <w:right w:val="single" w:sz="4" w:space="0" w:color="auto"/>
            </w:tcBorders>
            <w:hideMark/>
          </w:tcPr>
          <w:p w14:paraId="2FD3E7B3" w14:textId="77777777" w:rsidR="00146E4E" w:rsidRDefault="00146E4E">
            <w:pPr>
              <w:kinsoku w:val="0"/>
              <w:spacing w:line="360" w:lineRule="exact"/>
              <w:jc w:val="both"/>
              <w:rPr>
                <w:rFonts w:eastAsia="標楷體"/>
              </w:rPr>
            </w:pPr>
            <w:r>
              <w:rPr>
                <w:rFonts w:eastAsia="標楷體" w:hint="eastAsia"/>
              </w:rPr>
              <w:t>蒐研組報告與雲林科技大學</w:t>
            </w:r>
            <w:r>
              <w:rPr>
                <w:rFonts w:eastAsia="標楷體"/>
              </w:rPr>
              <w:t>(</w:t>
            </w:r>
            <w:r>
              <w:rPr>
                <w:rFonts w:eastAsia="標楷體" w:hint="eastAsia"/>
              </w:rPr>
              <w:t>下稱雲科大</w:t>
            </w:r>
            <w:r>
              <w:rPr>
                <w:rFonts w:eastAsia="標楷體"/>
              </w:rPr>
              <w:t>)</w:t>
            </w:r>
            <w:r>
              <w:rPr>
                <w:rFonts w:eastAsia="標楷體" w:hint="eastAsia"/>
              </w:rPr>
              <w:t>合作「木質彩繪修護與部分木質彩繪科學檢測案」墊付金額高達</w:t>
            </w:r>
            <w:r>
              <w:rPr>
                <w:rFonts w:eastAsia="標楷體"/>
              </w:rPr>
              <w:t>250</w:t>
            </w:r>
            <w:r>
              <w:rPr>
                <w:rFonts w:eastAsia="標楷體" w:hint="eastAsia"/>
              </w:rPr>
              <w:t>萬元一事，請辦理如下：請蒐研組務必釐清履約及付款事宜，倘雲科大與文資局補助案終止，本館已墊付之金額應如何追繳，並向雲科大敘明本館立場。</w:t>
            </w:r>
            <w:r>
              <w:rPr>
                <w:rFonts w:eastAsia="標楷體"/>
              </w:rPr>
              <w:t xml:space="preserve"> (20231018</w:t>
            </w:r>
            <w:r>
              <w:rPr>
                <w:rFonts w:eastAsia="標楷體" w:hint="eastAsia"/>
              </w:rPr>
              <w:t>第</w:t>
            </w:r>
            <w:r>
              <w:rPr>
                <w:rFonts w:eastAsia="標楷體"/>
              </w:rPr>
              <w:t>20</w:t>
            </w:r>
            <w:r>
              <w:rPr>
                <w:rFonts w:eastAsia="標楷體" w:hint="eastAsia"/>
              </w:rPr>
              <w:t>次</w:t>
            </w:r>
            <w:r>
              <w:rPr>
                <w:rFonts w:eastAsia="標楷體"/>
              </w:rPr>
              <w:t>)</w:t>
            </w:r>
            <w:r>
              <w:rPr>
                <w:rFonts w:eastAsia="標楷體" w:hint="eastAsia"/>
              </w:rPr>
              <w:t>蒐研組報告文化部文化資產局委託國立雲林科技大學專案計畫中本館所協辦之木質彩繪案，請向國立雲林科技大學確認本案是否繼續執行，並將相關資料以書面留存，如盡一切努力仍無法達成共識，未來以法律途徑爭取本館權益時，應留有相關資料可稽。</w:t>
            </w:r>
            <w:r>
              <w:rPr>
                <w:rFonts w:eastAsia="標楷體"/>
              </w:rPr>
              <w:t>(20231227</w:t>
            </w:r>
            <w:r>
              <w:rPr>
                <w:rFonts w:eastAsia="標楷體" w:hint="eastAsia"/>
              </w:rPr>
              <w:t>第</w:t>
            </w:r>
            <w:r>
              <w:rPr>
                <w:rFonts w:eastAsia="標楷體"/>
              </w:rPr>
              <w:t>25</w:t>
            </w:r>
            <w:r>
              <w:rPr>
                <w:rFonts w:eastAsia="標楷體" w:hint="eastAsia"/>
              </w:rPr>
              <w:t>次</w:t>
            </w:r>
            <w:r>
              <w:rPr>
                <w:rFonts w:eastAsia="標楷體"/>
              </w:rPr>
              <w:t>)</w:t>
            </w:r>
            <w:r>
              <w:rPr>
                <w:rFonts w:eastAsia="標楷體" w:hint="eastAsia"/>
              </w:rPr>
              <w:t>蒐研組報告文化部文化資產局</w:t>
            </w:r>
            <w:r>
              <w:rPr>
                <w:rFonts w:eastAsia="標楷體"/>
              </w:rPr>
              <w:t>(</w:t>
            </w:r>
            <w:r>
              <w:rPr>
                <w:rFonts w:eastAsia="標楷體" w:hint="eastAsia"/>
              </w:rPr>
              <w:t>以下稱文資局</w:t>
            </w:r>
            <w:r>
              <w:rPr>
                <w:rFonts w:eastAsia="標楷體"/>
              </w:rPr>
              <w:t>)</w:t>
            </w:r>
            <w:r>
              <w:rPr>
                <w:rFonts w:eastAsia="標楷體" w:hint="eastAsia"/>
              </w:rPr>
              <w:t>委託國立雲林科技大學</w:t>
            </w:r>
            <w:r>
              <w:rPr>
                <w:rFonts w:eastAsia="標楷體"/>
              </w:rPr>
              <w:t>(</w:t>
            </w:r>
            <w:r>
              <w:rPr>
                <w:rFonts w:eastAsia="標楷體" w:hint="eastAsia"/>
              </w:rPr>
              <w:t>以下稱雲科大</w:t>
            </w:r>
            <w:r>
              <w:rPr>
                <w:rFonts w:eastAsia="標楷體"/>
              </w:rPr>
              <w:t>)</w:t>
            </w:r>
            <w:r>
              <w:rPr>
                <w:rFonts w:eastAsia="標楷體" w:hint="eastAsia"/>
              </w:rPr>
              <w:t>專案計畫中本館所協辦之木質彩繪案，如文資局與雲科大已論及終止合約，本館現今即不再支應費用，並請檢具相關款項、單據，俾便後續追償。</w:t>
            </w:r>
            <w:r>
              <w:rPr>
                <w:rFonts w:eastAsia="標楷體"/>
              </w:rPr>
              <w:t>(20240124</w:t>
            </w:r>
            <w:r>
              <w:rPr>
                <w:rFonts w:eastAsia="標楷體" w:hint="eastAsia"/>
              </w:rPr>
              <w:t>第</w:t>
            </w:r>
            <w:r>
              <w:rPr>
                <w:rFonts w:eastAsia="標楷體"/>
              </w:rPr>
              <w:t>2</w:t>
            </w:r>
            <w:r>
              <w:rPr>
                <w:rFonts w:eastAsia="標楷體" w:hint="eastAsia"/>
              </w:rPr>
              <w:t>次</w:t>
            </w:r>
            <w:r>
              <w:rPr>
                <w:rFonts w:eastAsia="標楷體"/>
              </w:rPr>
              <w:t xml:space="preserve">) </w:t>
            </w:r>
            <w:r>
              <w:rPr>
                <w:rFonts w:eastAsia="標楷體" w:hint="eastAsia"/>
              </w:rPr>
              <w:t>請持續關心雲科大與文資局終止契約處理情形，並定期主動回報進展。</w:t>
            </w:r>
            <w:r>
              <w:rPr>
                <w:rFonts w:eastAsia="標楷體"/>
              </w:rPr>
              <w:t>(1130329</w:t>
            </w:r>
            <w:r>
              <w:rPr>
                <w:rFonts w:eastAsia="標楷體" w:hint="eastAsia"/>
              </w:rPr>
              <w:t>管考檢核會議</w:t>
            </w:r>
            <w:r>
              <w:rPr>
                <w:rFonts w:eastAsia="標楷體"/>
              </w:rPr>
              <w:t>)(20231018</w:t>
            </w:r>
            <w:r>
              <w:rPr>
                <w:rFonts w:eastAsia="標楷體" w:hint="eastAsia"/>
              </w:rPr>
              <w:t>第</w:t>
            </w:r>
            <w:r>
              <w:rPr>
                <w:rFonts w:eastAsia="標楷體"/>
              </w:rPr>
              <w:t>20</w:t>
            </w:r>
            <w:r>
              <w:rPr>
                <w:rFonts w:eastAsia="標楷體" w:hint="eastAsia"/>
              </w:rPr>
              <w:t>次</w:t>
            </w:r>
            <w:r>
              <w:rPr>
                <w:rFonts w:eastAsia="標楷體"/>
              </w:rPr>
              <w:t>)</w:t>
            </w:r>
          </w:p>
        </w:tc>
        <w:tc>
          <w:tcPr>
            <w:tcW w:w="3402" w:type="dxa"/>
            <w:tcBorders>
              <w:top w:val="single" w:sz="6" w:space="0" w:color="auto"/>
              <w:left w:val="single" w:sz="6" w:space="0" w:color="auto"/>
              <w:bottom w:val="single" w:sz="6" w:space="0" w:color="auto"/>
              <w:right w:val="single" w:sz="6" w:space="0" w:color="auto"/>
            </w:tcBorders>
            <w:hideMark/>
          </w:tcPr>
          <w:p w14:paraId="6F6C8A27" w14:textId="77777777" w:rsidR="00146E4E" w:rsidRDefault="00146E4E">
            <w:pPr>
              <w:ind w:left="240" w:hangingChars="100" w:hanging="240"/>
              <w:jc w:val="both"/>
              <w:rPr>
                <w:rFonts w:eastAsia="標楷體"/>
              </w:rPr>
            </w:pPr>
            <w:r>
              <w:rPr>
                <w:rFonts w:eastAsia="標楷體"/>
              </w:rPr>
              <w:t>1.</w:t>
            </w:r>
            <w:r>
              <w:rPr>
                <w:rFonts w:eastAsia="標楷體" w:hint="eastAsia"/>
              </w:rPr>
              <w:t>文化部文化資產局於</w:t>
            </w:r>
            <w:r>
              <w:rPr>
                <w:rFonts w:eastAsia="標楷體"/>
              </w:rPr>
              <w:t>113</w:t>
            </w:r>
            <w:r>
              <w:rPr>
                <w:rFonts w:eastAsia="標楷體" w:hint="eastAsia"/>
              </w:rPr>
              <w:t>年</w:t>
            </w:r>
            <w:r>
              <w:rPr>
                <w:rFonts w:eastAsia="標楷體"/>
              </w:rPr>
              <w:t>5</w:t>
            </w:r>
            <w:r>
              <w:rPr>
                <w:rFonts w:eastAsia="標楷體" w:hint="eastAsia"/>
              </w:rPr>
              <w:t>月</w:t>
            </w:r>
            <w:r>
              <w:rPr>
                <w:rFonts w:eastAsia="標楷體"/>
              </w:rPr>
              <w:t>9</w:t>
            </w:r>
            <w:r>
              <w:rPr>
                <w:rFonts w:eastAsia="標楷體" w:hint="eastAsia"/>
              </w:rPr>
              <w:t>日上網公告「國定古蹟鹿港龍山寺彩繪修護計畫</w:t>
            </w:r>
            <w:r>
              <w:rPr>
                <w:rFonts w:eastAsia="標楷體"/>
              </w:rPr>
              <w:t>-</w:t>
            </w:r>
            <w:r>
              <w:rPr>
                <w:rFonts w:eastAsia="標楷體" w:hint="eastAsia"/>
              </w:rPr>
              <w:t>施作現況鑑定」勞務採購案，全案已於</w:t>
            </w:r>
            <w:r>
              <w:rPr>
                <w:rFonts w:eastAsia="標楷體"/>
              </w:rPr>
              <w:t>114</w:t>
            </w:r>
            <w:r>
              <w:rPr>
                <w:rFonts w:eastAsia="標楷體" w:hint="eastAsia"/>
              </w:rPr>
              <w:t>年</w:t>
            </w:r>
            <w:r>
              <w:rPr>
                <w:rFonts w:eastAsia="標楷體"/>
              </w:rPr>
              <w:t>1</w:t>
            </w:r>
            <w:r>
              <w:rPr>
                <w:rFonts w:eastAsia="標楷體" w:hint="eastAsia"/>
              </w:rPr>
              <w:t>月</w:t>
            </w:r>
            <w:r>
              <w:rPr>
                <w:rFonts w:eastAsia="標楷體"/>
              </w:rPr>
              <w:t>7</w:t>
            </w:r>
            <w:r>
              <w:rPr>
                <w:rFonts w:eastAsia="標楷體" w:hint="eastAsia"/>
              </w:rPr>
              <w:t>日完成期中審查，審查結果為修正後再審，再審日期尚未通知。</w:t>
            </w:r>
          </w:p>
          <w:p w14:paraId="31FCE8FD" w14:textId="77777777" w:rsidR="00146E4E" w:rsidRDefault="00146E4E">
            <w:pPr>
              <w:widowControl/>
              <w:spacing w:line="360" w:lineRule="exact"/>
              <w:ind w:left="240" w:hangingChars="100" w:hanging="240"/>
              <w:jc w:val="both"/>
              <w:rPr>
                <w:rFonts w:eastAsia="標楷體"/>
                <w:szCs w:val="24"/>
              </w:rPr>
            </w:pPr>
            <w:r>
              <w:rPr>
                <w:rFonts w:eastAsia="標楷體"/>
                <w:szCs w:val="24"/>
              </w:rPr>
              <w:t>2.</w:t>
            </w:r>
            <w:r>
              <w:rPr>
                <w:rFonts w:eastAsia="標楷體" w:hint="eastAsia"/>
                <w:szCs w:val="24"/>
              </w:rPr>
              <w:t>另，國立雲林科技大學已針對本案於</w:t>
            </w:r>
            <w:r>
              <w:rPr>
                <w:rFonts w:eastAsia="標楷體"/>
                <w:szCs w:val="24"/>
              </w:rPr>
              <w:t>113</w:t>
            </w:r>
            <w:r>
              <w:rPr>
                <w:rFonts w:eastAsia="標楷體" w:hint="eastAsia"/>
                <w:szCs w:val="24"/>
              </w:rPr>
              <w:t>年</w:t>
            </w:r>
            <w:r>
              <w:rPr>
                <w:rFonts w:eastAsia="標楷體"/>
                <w:szCs w:val="24"/>
              </w:rPr>
              <w:t>12</w:t>
            </w:r>
            <w:r>
              <w:rPr>
                <w:rFonts w:eastAsia="標楷體" w:hint="eastAsia"/>
                <w:szCs w:val="24"/>
              </w:rPr>
              <w:t>月底提送行政院工程會進行調解，</w:t>
            </w:r>
            <w:r>
              <w:rPr>
                <w:rFonts w:eastAsia="標楷體"/>
                <w:szCs w:val="24"/>
              </w:rPr>
              <w:t>1</w:t>
            </w:r>
            <w:r>
              <w:rPr>
                <w:rFonts w:eastAsia="標楷體" w:hint="eastAsia"/>
                <w:szCs w:val="24"/>
              </w:rPr>
              <w:t>月底前由雙方於工程會協調委員中各自擇定</w:t>
            </w:r>
            <w:r>
              <w:rPr>
                <w:rFonts w:eastAsia="標楷體"/>
                <w:szCs w:val="24"/>
              </w:rPr>
              <w:t>2</w:t>
            </w:r>
            <w:r>
              <w:rPr>
                <w:rFonts w:eastAsia="標楷體" w:hint="eastAsia"/>
                <w:szCs w:val="24"/>
              </w:rPr>
              <w:t>位律師與</w:t>
            </w:r>
            <w:r>
              <w:rPr>
                <w:rFonts w:eastAsia="標楷體"/>
                <w:szCs w:val="24"/>
              </w:rPr>
              <w:t>2</w:t>
            </w:r>
            <w:r>
              <w:rPr>
                <w:rFonts w:eastAsia="標楷體" w:hint="eastAsia"/>
                <w:szCs w:val="24"/>
              </w:rPr>
              <w:t>位工程專家出席，預計於</w:t>
            </w:r>
            <w:r>
              <w:rPr>
                <w:rFonts w:eastAsia="標楷體"/>
                <w:szCs w:val="24"/>
              </w:rPr>
              <w:t>2</w:t>
            </w:r>
            <w:r>
              <w:rPr>
                <w:rFonts w:eastAsia="標楷體" w:hint="eastAsia"/>
                <w:szCs w:val="24"/>
              </w:rPr>
              <w:t>月底前召開第</w:t>
            </w:r>
            <w:r>
              <w:rPr>
                <w:rFonts w:eastAsia="標楷體"/>
                <w:szCs w:val="24"/>
              </w:rPr>
              <w:t>1</w:t>
            </w:r>
            <w:r>
              <w:rPr>
                <w:rFonts w:eastAsia="標楷體" w:hint="eastAsia"/>
                <w:szCs w:val="24"/>
              </w:rPr>
              <w:t>次協調會議。</w:t>
            </w:r>
          </w:p>
          <w:p w14:paraId="4E82FE43" w14:textId="77777777" w:rsidR="00146E4E" w:rsidRDefault="00146E4E">
            <w:pPr>
              <w:widowControl/>
              <w:spacing w:line="360" w:lineRule="exact"/>
              <w:ind w:left="240" w:hangingChars="100" w:hanging="240"/>
              <w:jc w:val="both"/>
              <w:rPr>
                <w:rFonts w:eastAsia="標楷體"/>
                <w:szCs w:val="24"/>
              </w:rPr>
            </w:pPr>
            <w:r>
              <w:rPr>
                <w:rFonts w:eastAsia="標楷體"/>
                <w:szCs w:val="24"/>
              </w:rPr>
              <w:t>3.</w:t>
            </w:r>
            <w:r>
              <w:rPr>
                <w:rFonts w:eastAsia="標楷體" w:hint="eastAsia"/>
                <w:szCs w:val="24"/>
              </w:rPr>
              <w:t>文資局以結算案仍未結案，於</w:t>
            </w:r>
            <w:r>
              <w:rPr>
                <w:rFonts w:eastAsia="標楷體"/>
                <w:szCs w:val="24"/>
              </w:rPr>
              <w:t>1</w:t>
            </w:r>
            <w:r>
              <w:rPr>
                <w:rFonts w:eastAsia="標楷體" w:hint="eastAsia"/>
                <w:szCs w:val="24"/>
              </w:rPr>
              <w:t>月</w:t>
            </w:r>
            <w:r>
              <w:rPr>
                <w:rFonts w:eastAsia="標楷體"/>
                <w:szCs w:val="24"/>
              </w:rPr>
              <w:t>24</w:t>
            </w:r>
            <w:r>
              <w:rPr>
                <w:rFonts w:eastAsia="標楷體" w:hint="eastAsia"/>
                <w:szCs w:val="24"/>
              </w:rPr>
              <w:t>日函請工程會暫緩執行協調會，</w:t>
            </w:r>
            <w:r>
              <w:rPr>
                <w:rFonts w:eastAsia="標楷體"/>
                <w:szCs w:val="24"/>
              </w:rPr>
              <w:t>2</w:t>
            </w:r>
            <w:r>
              <w:rPr>
                <w:rFonts w:eastAsia="標楷體" w:hint="eastAsia"/>
                <w:szCs w:val="24"/>
              </w:rPr>
              <w:t>月</w:t>
            </w:r>
            <w:r>
              <w:rPr>
                <w:rFonts w:eastAsia="標楷體"/>
                <w:szCs w:val="24"/>
              </w:rPr>
              <w:t>4</w:t>
            </w:r>
            <w:r>
              <w:rPr>
                <w:rFonts w:eastAsia="標楷體" w:hint="eastAsia"/>
                <w:szCs w:val="24"/>
              </w:rPr>
              <w:t>日工程會回文要求文資局儘速辦理。</w:t>
            </w:r>
          </w:p>
        </w:tc>
        <w:tc>
          <w:tcPr>
            <w:tcW w:w="1536" w:type="dxa"/>
            <w:tcBorders>
              <w:top w:val="single" w:sz="6" w:space="0" w:color="auto"/>
              <w:left w:val="single" w:sz="6" w:space="0" w:color="auto"/>
              <w:bottom w:val="single" w:sz="6" w:space="0" w:color="auto"/>
              <w:right w:val="single" w:sz="6" w:space="0" w:color="auto"/>
            </w:tcBorders>
            <w:hideMark/>
          </w:tcPr>
          <w:p w14:paraId="12612DB4" w14:textId="77777777" w:rsidR="00146E4E" w:rsidRDefault="00146E4E">
            <w:pPr>
              <w:spacing w:line="360" w:lineRule="exact"/>
              <w:jc w:val="both"/>
              <w:rPr>
                <w:rFonts w:eastAsia="標楷體"/>
                <w:color w:val="808080"/>
              </w:rPr>
            </w:pPr>
            <w:r>
              <w:rPr>
                <w:rFonts w:eastAsia="標楷體"/>
              </w:rPr>
              <w:t>114/03/31</w:t>
            </w:r>
          </w:p>
        </w:tc>
      </w:tr>
      <w:tr w:rsidR="00146E4E" w14:paraId="14CD9491" w14:textId="77777777" w:rsidTr="00146E4E">
        <w:trPr>
          <w:trHeight w:val="883"/>
          <w:jc w:val="center"/>
        </w:trPr>
        <w:tc>
          <w:tcPr>
            <w:tcW w:w="707" w:type="dxa"/>
            <w:tcBorders>
              <w:top w:val="single" w:sz="4" w:space="0" w:color="auto"/>
              <w:left w:val="single" w:sz="4" w:space="0" w:color="auto"/>
              <w:bottom w:val="single" w:sz="4" w:space="0" w:color="auto"/>
              <w:right w:val="single" w:sz="4" w:space="0" w:color="auto"/>
            </w:tcBorders>
            <w:hideMark/>
          </w:tcPr>
          <w:p w14:paraId="1D8211DB" w14:textId="77777777" w:rsidR="00146E4E" w:rsidRDefault="00146E4E">
            <w:pPr>
              <w:spacing w:line="360" w:lineRule="exact"/>
              <w:jc w:val="both"/>
              <w:rPr>
                <w:rFonts w:eastAsia="標楷體"/>
              </w:rPr>
            </w:pPr>
            <w:r>
              <w:rPr>
                <w:rFonts w:eastAsia="標楷體"/>
              </w:rPr>
              <w:t>113-183</w:t>
            </w:r>
          </w:p>
        </w:tc>
        <w:tc>
          <w:tcPr>
            <w:tcW w:w="3402" w:type="dxa"/>
            <w:tcBorders>
              <w:top w:val="single" w:sz="4" w:space="0" w:color="auto"/>
              <w:left w:val="single" w:sz="4" w:space="0" w:color="auto"/>
              <w:bottom w:val="single" w:sz="4" w:space="0" w:color="auto"/>
              <w:right w:val="single" w:sz="4" w:space="0" w:color="auto"/>
            </w:tcBorders>
            <w:hideMark/>
          </w:tcPr>
          <w:p w14:paraId="21F3B808" w14:textId="77777777" w:rsidR="00146E4E" w:rsidRDefault="00146E4E">
            <w:pPr>
              <w:kinsoku w:val="0"/>
              <w:spacing w:line="360" w:lineRule="exact"/>
              <w:jc w:val="both"/>
              <w:rPr>
                <w:rFonts w:eastAsia="標楷體"/>
              </w:rPr>
            </w:pPr>
            <w:r>
              <w:rPr>
                <w:rFonts w:eastAsia="標楷體" w:hint="eastAsia"/>
              </w:rPr>
              <w:t>請蒐研組參考日本國立科學博物館重要科學技術史資料登錄制度，繼續規劃未來要進行的細項工作，並應列出具體時程</w:t>
            </w:r>
            <w:r>
              <w:rPr>
                <w:rFonts w:eastAsia="標楷體"/>
              </w:rPr>
              <w:t>;</w:t>
            </w:r>
            <w:r>
              <w:rPr>
                <w:rFonts w:eastAsia="標楷體" w:hint="eastAsia"/>
              </w:rPr>
              <w:t>必要時可尋求其他單位進行合</w:t>
            </w:r>
            <w:r>
              <w:rPr>
                <w:rFonts w:eastAsia="標楷體" w:hint="eastAsia"/>
              </w:rPr>
              <w:lastRenderedPageBreak/>
              <w:t>作，或找相關領域的專家協助。另外，請蒐研組將今日與會人員提供的意見</w:t>
            </w:r>
            <w:r>
              <w:rPr>
                <w:rFonts w:eastAsia="標楷體"/>
              </w:rPr>
              <w:t>(</w:t>
            </w:r>
            <w:r>
              <w:rPr>
                <w:rFonts w:eastAsia="標楷體" w:hint="eastAsia"/>
              </w:rPr>
              <w:t>曹主任：建議未來可先從在地電子產業做起，例如楠梓電。另外也應將所需費用納入規劃</w:t>
            </w:r>
            <w:r>
              <w:rPr>
                <w:rFonts w:eastAsia="標楷體"/>
              </w:rPr>
              <w:t>;</w:t>
            </w:r>
            <w:r>
              <w:rPr>
                <w:rFonts w:eastAsia="標楷體" w:hint="eastAsia"/>
              </w:rPr>
              <w:t>張簡主任</w:t>
            </w:r>
            <w:r>
              <w:rPr>
                <w:rFonts w:eastAsia="標楷體"/>
              </w:rPr>
              <w:t>:</w:t>
            </w:r>
            <w:r>
              <w:rPr>
                <w:rFonts w:eastAsia="標楷體" w:hint="eastAsia"/>
              </w:rPr>
              <w:t>經認證後之物件，宜追蹤其後續狀況</w:t>
            </w:r>
            <w:r>
              <w:rPr>
                <w:rFonts w:eastAsia="標楷體"/>
              </w:rPr>
              <w:t>)</w:t>
            </w:r>
            <w:r>
              <w:rPr>
                <w:rFonts w:eastAsia="標楷體" w:hint="eastAsia"/>
              </w:rPr>
              <w:t>納入參考，後續規劃召開相關的會議亦可適時邀集相關組室參加。</w:t>
            </w:r>
            <w:r>
              <w:rPr>
                <w:rFonts w:eastAsia="標楷體"/>
              </w:rPr>
              <w:t>(</w:t>
            </w:r>
            <w:r>
              <w:rPr>
                <w:rFonts w:eastAsia="標楷體" w:hint="eastAsia"/>
              </w:rPr>
              <w:t>其他：</w:t>
            </w:r>
            <w:r>
              <w:rPr>
                <w:rFonts w:eastAsia="標楷體"/>
              </w:rPr>
              <w:t>1130715</w:t>
            </w:r>
            <w:r>
              <w:rPr>
                <w:rFonts w:eastAsia="標楷體" w:hint="eastAsia"/>
              </w:rPr>
              <w:t>輿情會議紀錄</w:t>
            </w:r>
            <w:r>
              <w:rPr>
                <w:rFonts w:eastAsia="標楷體"/>
              </w:rPr>
              <w:t>)</w:t>
            </w:r>
          </w:p>
        </w:tc>
        <w:tc>
          <w:tcPr>
            <w:tcW w:w="3402" w:type="dxa"/>
            <w:tcBorders>
              <w:top w:val="single" w:sz="6" w:space="0" w:color="auto"/>
              <w:left w:val="single" w:sz="6" w:space="0" w:color="auto"/>
              <w:bottom w:val="single" w:sz="6" w:space="0" w:color="auto"/>
              <w:right w:val="single" w:sz="6" w:space="0" w:color="auto"/>
            </w:tcBorders>
            <w:hideMark/>
          </w:tcPr>
          <w:p w14:paraId="1DE7CA99" w14:textId="7FA5555C" w:rsidR="00146E4E" w:rsidRDefault="00146E4E">
            <w:pPr>
              <w:ind w:left="240" w:hangingChars="100" w:hanging="240"/>
              <w:jc w:val="both"/>
              <w:rPr>
                <w:rFonts w:eastAsia="標楷體"/>
              </w:rPr>
            </w:pPr>
            <w:r>
              <w:rPr>
                <w:rFonts w:eastAsia="標楷體"/>
              </w:rPr>
              <w:lastRenderedPageBreak/>
              <w:t>1.</w:t>
            </w:r>
            <w:r>
              <w:rPr>
                <w:rFonts w:eastAsia="標楷體" w:hint="eastAsia"/>
              </w:rPr>
              <w:t>業於</w:t>
            </w:r>
            <w:r>
              <w:rPr>
                <w:rFonts w:eastAsia="標楷體"/>
              </w:rPr>
              <w:t>113</w:t>
            </w:r>
            <w:r>
              <w:rPr>
                <w:rFonts w:eastAsia="標楷體" w:hint="eastAsia"/>
              </w:rPr>
              <w:t>年</w:t>
            </w:r>
            <w:r>
              <w:rPr>
                <w:rFonts w:eastAsia="標楷體"/>
              </w:rPr>
              <w:t>12</w:t>
            </w:r>
            <w:r>
              <w:rPr>
                <w:rFonts w:eastAsia="標楷體" w:hint="eastAsia"/>
              </w:rPr>
              <w:t>月</w:t>
            </w:r>
            <w:r>
              <w:rPr>
                <w:rFonts w:eastAsia="標楷體"/>
              </w:rPr>
              <w:t>26</w:t>
            </w:r>
            <w:r>
              <w:rPr>
                <w:rFonts w:eastAsia="標楷體" w:hint="eastAsia"/>
              </w:rPr>
              <w:t>日簽</w:t>
            </w:r>
            <w:r w:rsidR="001C6ABD">
              <w:rPr>
                <w:rFonts w:eastAsia="標楷體" w:hint="eastAsia"/>
              </w:rPr>
              <w:t>陳</w:t>
            </w:r>
            <w:r>
              <w:rPr>
                <w:rFonts w:eastAsia="標楷體" w:hint="eastAsia"/>
                <w:shd w:val="clear" w:color="auto" w:fill="FFFFFF"/>
              </w:rPr>
              <w:t>「國立科學工藝博物館重要產業資產認證制度實施要點」（草案），經館長指示，將</w:t>
            </w:r>
            <w:r>
              <w:rPr>
                <w:rFonts w:eastAsia="標楷體" w:hint="eastAsia"/>
                <w:shd w:val="clear" w:color="auto" w:fill="FFFFFF"/>
              </w:rPr>
              <w:lastRenderedPageBreak/>
              <w:t>先完備相關配套作為如流程，再</w:t>
            </w:r>
            <w:r>
              <w:rPr>
                <w:rFonts w:eastAsia="標楷體" w:cs="CIDFont+F1" w:hint="eastAsia"/>
              </w:rPr>
              <w:t>徵詢外部專家學者意見後，提蒐藏審議委員會討論通過後，再提館務會議討論</w:t>
            </w:r>
            <w:r>
              <w:rPr>
                <w:rFonts w:eastAsia="標楷體" w:hint="eastAsia"/>
              </w:rPr>
              <w:t>。</w:t>
            </w:r>
          </w:p>
          <w:p w14:paraId="60541231" w14:textId="77777777" w:rsidR="00146E4E" w:rsidRDefault="00146E4E">
            <w:pPr>
              <w:spacing w:line="360" w:lineRule="exact"/>
              <w:ind w:left="240" w:hangingChars="100" w:hanging="240"/>
              <w:jc w:val="both"/>
              <w:rPr>
                <w:rFonts w:eastAsia="標楷體"/>
                <w:szCs w:val="24"/>
              </w:rPr>
            </w:pPr>
            <w:r>
              <w:rPr>
                <w:rFonts w:eastAsia="標楷體"/>
                <w:szCs w:val="24"/>
              </w:rPr>
              <w:t>2.</w:t>
            </w:r>
            <w:r>
              <w:rPr>
                <w:rFonts w:eastAsia="標楷體" w:hint="eastAsia"/>
                <w:szCs w:val="24"/>
              </w:rPr>
              <w:t>本案依鈞長指示辦理程序恐至少須至</w:t>
            </w:r>
            <w:r>
              <w:rPr>
                <w:rFonts w:eastAsia="標楷體"/>
                <w:szCs w:val="24"/>
              </w:rPr>
              <w:t>6</w:t>
            </w:r>
            <w:r>
              <w:rPr>
                <w:rFonts w:eastAsia="標楷體" w:hint="eastAsia"/>
                <w:szCs w:val="24"/>
              </w:rPr>
              <w:t>月，本組完成初步流程規劃後，先簽核解除列管，後續將於館務會議提報相關進度。</w:t>
            </w:r>
          </w:p>
        </w:tc>
        <w:tc>
          <w:tcPr>
            <w:tcW w:w="1536" w:type="dxa"/>
            <w:tcBorders>
              <w:top w:val="single" w:sz="6" w:space="0" w:color="auto"/>
              <w:left w:val="single" w:sz="6" w:space="0" w:color="auto"/>
              <w:bottom w:val="single" w:sz="6" w:space="0" w:color="auto"/>
              <w:right w:val="single" w:sz="6" w:space="0" w:color="auto"/>
            </w:tcBorders>
            <w:hideMark/>
          </w:tcPr>
          <w:p w14:paraId="144ACE00" w14:textId="77777777" w:rsidR="00146E4E" w:rsidRDefault="00146E4E">
            <w:pPr>
              <w:spacing w:line="360" w:lineRule="exact"/>
              <w:jc w:val="both"/>
              <w:rPr>
                <w:rFonts w:eastAsia="標楷體"/>
                <w:color w:val="808080"/>
              </w:rPr>
            </w:pPr>
            <w:r>
              <w:rPr>
                <w:rFonts w:eastAsia="標楷體"/>
              </w:rPr>
              <w:lastRenderedPageBreak/>
              <w:t>114/02/28</w:t>
            </w:r>
          </w:p>
        </w:tc>
      </w:tr>
      <w:tr w:rsidR="00146E4E" w14:paraId="7FF9AC2A" w14:textId="77777777" w:rsidTr="00146E4E">
        <w:trPr>
          <w:trHeight w:val="883"/>
          <w:jc w:val="center"/>
        </w:trPr>
        <w:tc>
          <w:tcPr>
            <w:tcW w:w="707" w:type="dxa"/>
            <w:tcBorders>
              <w:top w:val="single" w:sz="4" w:space="0" w:color="auto"/>
              <w:left w:val="single" w:sz="4" w:space="0" w:color="auto"/>
              <w:bottom w:val="single" w:sz="4" w:space="0" w:color="auto"/>
              <w:right w:val="single" w:sz="4" w:space="0" w:color="auto"/>
            </w:tcBorders>
            <w:hideMark/>
          </w:tcPr>
          <w:p w14:paraId="2DC94BDA" w14:textId="77777777" w:rsidR="00146E4E" w:rsidRDefault="00146E4E">
            <w:pPr>
              <w:spacing w:line="360" w:lineRule="exact"/>
              <w:jc w:val="both"/>
              <w:rPr>
                <w:rFonts w:eastAsia="標楷體"/>
              </w:rPr>
            </w:pPr>
            <w:bookmarkStart w:id="5" w:name="_Hlk190261154"/>
            <w:r>
              <w:rPr>
                <w:rFonts w:eastAsia="標楷體"/>
              </w:rPr>
              <w:t>113-302</w:t>
            </w:r>
            <w:bookmarkEnd w:id="5"/>
          </w:p>
        </w:tc>
        <w:tc>
          <w:tcPr>
            <w:tcW w:w="3402" w:type="dxa"/>
            <w:tcBorders>
              <w:top w:val="single" w:sz="4" w:space="0" w:color="auto"/>
              <w:left w:val="single" w:sz="4" w:space="0" w:color="auto"/>
              <w:bottom w:val="single" w:sz="4" w:space="0" w:color="auto"/>
              <w:right w:val="single" w:sz="4" w:space="0" w:color="auto"/>
            </w:tcBorders>
            <w:hideMark/>
          </w:tcPr>
          <w:p w14:paraId="1E6FC77C" w14:textId="77777777" w:rsidR="00146E4E" w:rsidRDefault="00146E4E">
            <w:pPr>
              <w:kinsoku w:val="0"/>
              <w:spacing w:line="360" w:lineRule="exact"/>
              <w:jc w:val="both"/>
              <w:rPr>
                <w:rFonts w:eastAsia="標楷體"/>
              </w:rPr>
            </w:pPr>
            <w:r>
              <w:rPr>
                <w:rFonts w:eastAsia="標楷體" w:hint="eastAsia"/>
              </w:rPr>
              <w:t>國寶文創品，請追加製作，藉由國寶的故事性提高與貴賓的互動性。請蒐研組每年至少擇一樣具故事性的蒐藏品開發成文創紀念品。</w:t>
            </w:r>
            <w:r>
              <w:rPr>
                <w:rFonts w:eastAsia="標楷體"/>
              </w:rPr>
              <w:t>(20241120</w:t>
            </w:r>
            <w:r>
              <w:rPr>
                <w:rFonts w:eastAsia="標楷體" w:hint="eastAsia"/>
              </w:rPr>
              <w:t>第</w:t>
            </w:r>
            <w:r>
              <w:rPr>
                <w:rFonts w:eastAsia="標楷體"/>
              </w:rPr>
              <w:t>21</w:t>
            </w:r>
            <w:r>
              <w:rPr>
                <w:rFonts w:eastAsia="標楷體" w:hint="eastAsia"/>
              </w:rPr>
              <w:t>次</w:t>
            </w:r>
            <w:r>
              <w:rPr>
                <w:rFonts w:eastAsia="標楷體"/>
              </w:rPr>
              <w:t>)</w:t>
            </w:r>
          </w:p>
        </w:tc>
        <w:tc>
          <w:tcPr>
            <w:tcW w:w="3402" w:type="dxa"/>
            <w:tcBorders>
              <w:top w:val="single" w:sz="4" w:space="0" w:color="auto"/>
              <w:left w:val="single" w:sz="4" w:space="0" w:color="auto"/>
              <w:bottom w:val="single" w:sz="4" w:space="0" w:color="auto"/>
              <w:right w:val="single" w:sz="4" w:space="0" w:color="auto"/>
            </w:tcBorders>
            <w:hideMark/>
          </w:tcPr>
          <w:p w14:paraId="414498FE" w14:textId="77777777" w:rsidR="00146E4E" w:rsidRPr="00DF67CD" w:rsidRDefault="00146E4E">
            <w:pPr>
              <w:ind w:left="240" w:hangingChars="100" w:hanging="240"/>
              <w:jc w:val="both"/>
              <w:rPr>
                <w:rFonts w:ascii="標楷體" w:eastAsia="標楷體" w:hAnsi="標楷體"/>
              </w:rPr>
            </w:pPr>
            <w:r w:rsidRPr="00DF67CD">
              <w:rPr>
                <w:rFonts w:eastAsia="標楷體"/>
              </w:rPr>
              <w:t>1.</w:t>
            </w:r>
            <w:r w:rsidRPr="00DF67CD">
              <w:rPr>
                <w:rFonts w:eastAsia="標楷體" w:hint="eastAsia"/>
              </w:rPr>
              <w:t>本案於</w:t>
            </w:r>
            <w:r w:rsidRPr="00DF67CD">
              <w:rPr>
                <w:rFonts w:eastAsia="標楷體"/>
              </w:rPr>
              <w:t>1</w:t>
            </w:r>
            <w:r w:rsidRPr="00DF67CD">
              <w:rPr>
                <w:rFonts w:eastAsia="標楷體" w:hint="eastAsia"/>
              </w:rPr>
              <w:t>月</w:t>
            </w:r>
            <w:r w:rsidRPr="00DF67CD">
              <w:rPr>
                <w:rFonts w:eastAsia="標楷體"/>
              </w:rPr>
              <w:t>7</w:t>
            </w:r>
            <w:r w:rsidRPr="00DF67CD">
              <w:rPr>
                <w:rFonts w:eastAsia="標楷體" w:hint="eastAsia"/>
              </w:rPr>
              <w:t>日召開組務會議討論，擬先遴選具故事性之蒐藏品，再依蒐藏品性質如何結合創新與實用性，進</w:t>
            </w:r>
            <w:r w:rsidRPr="00DF67CD">
              <w:rPr>
                <w:rFonts w:ascii="標楷體" w:eastAsia="標楷體" w:hAnsi="標楷體" w:hint="eastAsia"/>
              </w:rPr>
              <w:t>行開發為文創紀念品。</w:t>
            </w:r>
          </w:p>
          <w:p w14:paraId="7FAE23E8" w14:textId="77777777" w:rsidR="00146E4E" w:rsidRPr="00B60229" w:rsidRDefault="00146E4E">
            <w:pPr>
              <w:pStyle w:val="afb"/>
              <w:suppressAutoHyphens/>
              <w:autoSpaceDN w:val="0"/>
              <w:spacing w:line="360" w:lineRule="exact"/>
              <w:ind w:left="240" w:hangingChars="100" w:hanging="240"/>
              <w:jc w:val="both"/>
              <w:textAlignment w:val="baseline"/>
              <w:rPr>
                <w:rFonts w:ascii="Times New Roman" w:hAnsi="Times New Roman"/>
                <w:sz w:val="24"/>
                <w:szCs w:val="24"/>
                <w:highlight w:val="yellow"/>
              </w:rPr>
            </w:pPr>
            <w:r w:rsidRPr="00DF67CD">
              <w:rPr>
                <w:rFonts w:ascii="標楷體" w:eastAsia="標楷體" w:hAnsi="標楷體"/>
                <w:sz w:val="24"/>
                <w:szCs w:val="24"/>
              </w:rPr>
              <w:t>2.</w:t>
            </w:r>
            <w:r w:rsidRPr="00DF67CD">
              <w:rPr>
                <w:rFonts w:ascii="標楷體" w:eastAsia="標楷體" w:hAnsi="標楷體" w:hint="eastAsia"/>
                <w:sz w:val="24"/>
                <w:szCs w:val="24"/>
              </w:rPr>
              <w:t>預計於</w:t>
            </w:r>
            <w:r w:rsidRPr="00DF67CD">
              <w:rPr>
                <w:rFonts w:ascii="標楷體" w:eastAsia="標楷體" w:hAnsi="標楷體"/>
                <w:sz w:val="24"/>
                <w:szCs w:val="24"/>
              </w:rPr>
              <w:t>114</w:t>
            </w:r>
            <w:r w:rsidRPr="00DF67CD">
              <w:rPr>
                <w:rFonts w:ascii="標楷體" w:eastAsia="標楷體" w:hAnsi="標楷體" w:hint="eastAsia"/>
                <w:sz w:val="24"/>
                <w:szCs w:val="24"/>
              </w:rPr>
              <w:t>年</w:t>
            </w:r>
            <w:r w:rsidRPr="00DF67CD">
              <w:rPr>
                <w:rFonts w:ascii="標楷體" w:eastAsia="標楷體" w:hAnsi="標楷體"/>
                <w:sz w:val="24"/>
                <w:szCs w:val="24"/>
              </w:rPr>
              <w:t>2</w:t>
            </w:r>
            <w:r w:rsidRPr="00DF67CD">
              <w:rPr>
                <w:rFonts w:ascii="標楷體" w:eastAsia="標楷體" w:hAnsi="標楷體" w:hint="eastAsia"/>
                <w:sz w:val="24"/>
                <w:szCs w:val="24"/>
              </w:rPr>
              <w:t>月提出具體構想，簽核後送請媒宣小組申購製作。</w:t>
            </w:r>
          </w:p>
        </w:tc>
        <w:tc>
          <w:tcPr>
            <w:tcW w:w="1536" w:type="dxa"/>
            <w:tcBorders>
              <w:top w:val="single" w:sz="4" w:space="0" w:color="auto"/>
              <w:left w:val="single" w:sz="4" w:space="0" w:color="auto"/>
              <w:bottom w:val="single" w:sz="4" w:space="0" w:color="auto"/>
              <w:right w:val="single" w:sz="4" w:space="0" w:color="auto"/>
            </w:tcBorders>
            <w:hideMark/>
          </w:tcPr>
          <w:p w14:paraId="56A4811A" w14:textId="77777777" w:rsidR="00146E4E" w:rsidRDefault="00146E4E">
            <w:pPr>
              <w:spacing w:line="360" w:lineRule="exact"/>
              <w:rPr>
                <w:rFonts w:eastAsia="標楷體"/>
                <w:color w:val="808080"/>
              </w:rPr>
            </w:pPr>
            <w:r>
              <w:rPr>
                <w:rFonts w:eastAsia="標楷體"/>
              </w:rPr>
              <w:t>114/03/31</w:t>
            </w:r>
          </w:p>
        </w:tc>
      </w:tr>
      <w:tr w:rsidR="00146E4E" w14:paraId="642308E6" w14:textId="77777777" w:rsidTr="00146E4E">
        <w:trPr>
          <w:trHeight w:val="883"/>
          <w:jc w:val="center"/>
        </w:trPr>
        <w:tc>
          <w:tcPr>
            <w:tcW w:w="707" w:type="dxa"/>
            <w:tcBorders>
              <w:top w:val="single" w:sz="4" w:space="0" w:color="auto"/>
              <w:left w:val="single" w:sz="4" w:space="0" w:color="auto"/>
              <w:bottom w:val="single" w:sz="4" w:space="0" w:color="auto"/>
              <w:right w:val="single" w:sz="4" w:space="0" w:color="auto"/>
            </w:tcBorders>
            <w:hideMark/>
          </w:tcPr>
          <w:p w14:paraId="284ED2C7" w14:textId="77777777" w:rsidR="00146E4E" w:rsidRDefault="00146E4E">
            <w:pPr>
              <w:spacing w:line="360" w:lineRule="exact"/>
              <w:jc w:val="both"/>
              <w:rPr>
                <w:rFonts w:eastAsia="標楷體"/>
              </w:rPr>
            </w:pPr>
            <w:r>
              <w:rPr>
                <w:rFonts w:eastAsia="標楷體"/>
              </w:rPr>
              <w:t>114-008</w:t>
            </w:r>
          </w:p>
        </w:tc>
        <w:tc>
          <w:tcPr>
            <w:tcW w:w="3402" w:type="dxa"/>
            <w:tcBorders>
              <w:top w:val="single" w:sz="4" w:space="0" w:color="auto"/>
              <w:left w:val="single" w:sz="4" w:space="0" w:color="auto"/>
              <w:bottom w:val="single" w:sz="4" w:space="0" w:color="auto"/>
              <w:right w:val="single" w:sz="4" w:space="0" w:color="auto"/>
            </w:tcBorders>
            <w:hideMark/>
          </w:tcPr>
          <w:p w14:paraId="72F8D828" w14:textId="77777777" w:rsidR="00146E4E" w:rsidRDefault="00146E4E">
            <w:pPr>
              <w:kinsoku w:val="0"/>
              <w:spacing w:line="360" w:lineRule="exact"/>
              <w:jc w:val="both"/>
              <w:rPr>
                <w:rFonts w:eastAsia="標楷體"/>
              </w:rPr>
            </w:pPr>
            <w:r>
              <w:rPr>
                <w:rFonts w:eastAsia="標楷體" w:hint="eastAsia"/>
              </w:rPr>
              <w:t>有關展示廳召集人招募志工成效不盡理想，除持續徵選新進志工外，請再思考結合實習生及社服生來執行業務。</w:t>
            </w:r>
            <w:r>
              <w:rPr>
                <w:rFonts w:eastAsia="標楷體"/>
              </w:rPr>
              <w:t>(20250122</w:t>
            </w:r>
            <w:r>
              <w:rPr>
                <w:rFonts w:eastAsia="標楷體" w:hint="eastAsia"/>
              </w:rPr>
              <w:t>第</w:t>
            </w:r>
            <w:r>
              <w:rPr>
                <w:rFonts w:eastAsia="標楷體"/>
              </w:rPr>
              <w:t>2</w:t>
            </w:r>
            <w:r>
              <w:rPr>
                <w:rFonts w:eastAsia="標楷體" w:hint="eastAsia"/>
              </w:rPr>
              <w:t>次</w:t>
            </w:r>
            <w:r>
              <w:rPr>
                <w:rFonts w:eastAsia="標楷體"/>
              </w:rPr>
              <w:t>)</w:t>
            </w:r>
          </w:p>
        </w:tc>
        <w:tc>
          <w:tcPr>
            <w:tcW w:w="3402" w:type="dxa"/>
            <w:tcBorders>
              <w:top w:val="single" w:sz="4" w:space="0" w:color="auto"/>
              <w:left w:val="single" w:sz="4" w:space="0" w:color="auto"/>
              <w:bottom w:val="single" w:sz="4" w:space="0" w:color="auto"/>
              <w:right w:val="single" w:sz="4" w:space="0" w:color="auto"/>
            </w:tcBorders>
            <w:hideMark/>
          </w:tcPr>
          <w:p w14:paraId="4F897BC1" w14:textId="77777777" w:rsidR="00146E4E" w:rsidRDefault="00146E4E">
            <w:pPr>
              <w:rPr>
                <w:rFonts w:eastAsia="標楷體"/>
              </w:rPr>
            </w:pPr>
            <w:r>
              <w:rPr>
                <w:rFonts w:eastAsia="標楷體" w:hint="eastAsia"/>
              </w:rPr>
              <w:t>已轉知展廳召集人如有是類情形，可運用實習生或社服生協助執行業務，本案敬請同意解除列管。</w:t>
            </w:r>
          </w:p>
        </w:tc>
        <w:tc>
          <w:tcPr>
            <w:tcW w:w="1536" w:type="dxa"/>
            <w:tcBorders>
              <w:top w:val="single" w:sz="4" w:space="0" w:color="auto"/>
              <w:left w:val="single" w:sz="4" w:space="0" w:color="auto"/>
              <w:bottom w:val="single" w:sz="4" w:space="0" w:color="auto"/>
              <w:right w:val="single" w:sz="4" w:space="0" w:color="auto"/>
            </w:tcBorders>
            <w:hideMark/>
          </w:tcPr>
          <w:p w14:paraId="685D7374" w14:textId="77777777" w:rsidR="00146E4E" w:rsidRDefault="00146E4E">
            <w:pPr>
              <w:spacing w:line="360" w:lineRule="exact"/>
              <w:rPr>
                <w:rFonts w:eastAsia="標楷體"/>
              </w:rPr>
            </w:pPr>
            <w:r>
              <w:rPr>
                <w:rFonts w:eastAsia="標楷體"/>
              </w:rPr>
              <w:t>114/02/12</w:t>
            </w:r>
          </w:p>
        </w:tc>
      </w:tr>
      <w:tr w:rsidR="00146E4E" w14:paraId="612190DB" w14:textId="77777777" w:rsidTr="00146E4E">
        <w:trPr>
          <w:trHeight w:val="883"/>
          <w:jc w:val="center"/>
        </w:trPr>
        <w:tc>
          <w:tcPr>
            <w:tcW w:w="707" w:type="dxa"/>
            <w:tcBorders>
              <w:top w:val="single" w:sz="4" w:space="0" w:color="auto"/>
              <w:left w:val="single" w:sz="4" w:space="0" w:color="auto"/>
              <w:bottom w:val="single" w:sz="4" w:space="0" w:color="auto"/>
              <w:right w:val="single" w:sz="4" w:space="0" w:color="auto"/>
            </w:tcBorders>
            <w:hideMark/>
          </w:tcPr>
          <w:p w14:paraId="2F193EA4" w14:textId="77777777" w:rsidR="00146E4E" w:rsidRDefault="00146E4E">
            <w:pPr>
              <w:spacing w:line="360" w:lineRule="exact"/>
              <w:jc w:val="both"/>
              <w:rPr>
                <w:rFonts w:eastAsia="標楷體"/>
              </w:rPr>
            </w:pPr>
            <w:r>
              <w:rPr>
                <w:rFonts w:eastAsia="標楷體"/>
              </w:rPr>
              <w:t>114-010</w:t>
            </w:r>
          </w:p>
        </w:tc>
        <w:tc>
          <w:tcPr>
            <w:tcW w:w="3402" w:type="dxa"/>
            <w:tcBorders>
              <w:top w:val="single" w:sz="4" w:space="0" w:color="auto"/>
              <w:left w:val="single" w:sz="4" w:space="0" w:color="auto"/>
              <w:bottom w:val="single" w:sz="4" w:space="0" w:color="auto"/>
              <w:right w:val="single" w:sz="4" w:space="0" w:color="auto"/>
            </w:tcBorders>
            <w:hideMark/>
          </w:tcPr>
          <w:p w14:paraId="7684E04F" w14:textId="77777777" w:rsidR="00146E4E" w:rsidRDefault="00146E4E">
            <w:pPr>
              <w:kinsoku w:val="0"/>
              <w:spacing w:line="360" w:lineRule="exact"/>
              <w:jc w:val="both"/>
              <w:rPr>
                <w:rFonts w:eastAsia="標楷體"/>
              </w:rPr>
            </w:pPr>
            <w:r>
              <w:rPr>
                <w:rFonts w:eastAsia="標楷體" w:hint="eastAsia"/>
              </w:rPr>
              <w:t>本館</w:t>
            </w:r>
            <w:r>
              <w:rPr>
                <w:rFonts w:eastAsia="標楷體"/>
              </w:rPr>
              <w:t>114</w:t>
            </w:r>
            <w:r>
              <w:rPr>
                <w:rFonts w:eastAsia="標楷體" w:hint="eastAsia"/>
              </w:rPr>
              <w:t>年中程計畫經教育部核定計</w:t>
            </w:r>
            <w:r>
              <w:rPr>
                <w:rFonts w:eastAsia="標楷體"/>
              </w:rPr>
              <w:t>3</w:t>
            </w:r>
            <w:r>
              <w:rPr>
                <w:rFonts w:eastAsia="標楷體" w:hint="eastAsia"/>
              </w:rPr>
              <w:t>案，因自籌比率偏高</w:t>
            </w:r>
            <w:r>
              <w:rPr>
                <w:rFonts w:eastAsia="標楷體"/>
              </w:rPr>
              <w:t>(</w:t>
            </w:r>
            <w:r>
              <w:rPr>
                <w:rFonts w:eastAsia="標楷體" w:hint="eastAsia"/>
              </w:rPr>
              <w:t>逾</w:t>
            </w:r>
            <w:r>
              <w:rPr>
                <w:rFonts w:eastAsia="標楷體"/>
              </w:rPr>
              <w:t>46%)</w:t>
            </w:r>
            <w:r>
              <w:rPr>
                <w:rFonts w:eastAsia="標楷體" w:hint="eastAsia"/>
              </w:rPr>
              <w:t>，請相關組室積極爭取經費挹注，或調整計畫自籌比率，修正後陳報教育部。</w:t>
            </w:r>
            <w:r>
              <w:rPr>
                <w:rFonts w:eastAsia="標楷體"/>
              </w:rPr>
              <w:t>(20250122</w:t>
            </w:r>
            <w:r>
              <w:rPr>
                <w:rFonts w:eastAsia="標楷體" w:hint="eastAsia"/>
              </w:rPr>
              <w:t>第</w:t>
            </w:r>
            <w:r>
              <w:rPr>
                <w:rFonts w:eastAsia="標楷體"/>
              </w:rPr>
              <w:t>2</w:t>
            </w:r>
            <w:r>
              <w:rPr>
                <w:rFonts w:eastAsia="標楷體" w:hint="eastAsia"/>
              </w:rPr>
              <w:t>次</w:t>
            </w:r>
            <w:r>
              <w:rPr>
                <w:rFonts w:eastAsia="標楷體"/>
              </w:rPr>
              <w:t>)</w:t>
            </w:r>
          </w:p>
        </w:tc>
        <w:tc>
          <w:tcPr>
            <w:tcW w:w="3402" w:type="dxa"/>
            <w:tcBorders>
              <w:top w:val="single" w:sz="4" w:space="0" w:color="auto"/>
              <w:left w:val="single" w:sz="4" w:space="0" w:color="auto"/>
              <w:bottom w:val="single" w:sz="4" w:space="0" w:color="auto"/>
              <w:right w:val="single" w:sz="4" w:space="0" w:color="auto"/>
            </w:tcBorders>
            <w:hideMark/>
          </w:tcPr>
          <w:p w14:paraId="629E2285" w14:textId="77777777" w:rsidR="00146E4E" w:rsidRDefault="00146E4E">
            <w:pPr>
              <w:jc w:val="both"/>
              <w:rPr>
                <w:rFonts w:eastAsia="標楷體"/>
              </w:rPr>
            </w:pPr>
            <w:r>
              <w:rPr>
                <w:rFonts w:eastAsia="標楷體" w:hint="eastAsia"/>
              </w:rPr>
              <w:t>本組</w:t>
            </w:r>
            <w:r>
              <w:rPr>
                <w:rFonts w:eastAsia="標楷體"/>
              </w:rPr>
              <w:t>114</w:t>
            </w:r>
            <w:r>
              <w:rPr>
                <w:rFonts w:eastAsia="標楷體" w:hint="eastAsia"/>
              </w:rPr>
              <w:t>年中程計畫，原預訂執行文物數位化，惟因教育部復於</w:t>
            </w:r>
            <w:r>
              <w:rPr>
                <w:rFonts w:eastAsia="標楷體"/>
              </w:rPr>
              <w:t>113</w:t>
            </w:r>
            <w:r>
              <w:rPr>
                <w:rFonts w:eastAsia="標楷體" w:hint="eastAsia"/>
              </w:rPr>
              <w:t>年</w:t>
            </w:r>
            <w:r>
              <w:rPr>
                <w:rFonts w:eastAsia="標楷體"/>
              </w:rPr>
              <w:t>12</w:t>
            </w:r>
            <w:r>
              <w:rPr>
                <w:rFonts w:eastAsia="標楷體" w:hint="eastAsia"/>
              </w:rPr>
              <w:t>月新增補助的中程計畫予以補助辦理文物數位化，故本案本組已無執行事項，後續依秘書室統籌規劃辦理相關報部作業，本案敬請同意解除列管。</w:t>
            </w:r>
          </w:p>
        </w:tc>
        <w:tc>
          <w:tcPr>
            <w:tcW w:w="1536" w:type="dxa"/>
            <w:tcBorders>
              <w:top w:val="single" w:sz="4" w:space="0" w:color="auto"/>
              <w:left w:val="single" w:sz="4" w:space="0" w:color="auto"/>
              <w:bottom w:val="single" w:sz="4" w:space="0" w:color="auto"/>
              <w:right w:val="single" w:sz="4" w:space="0" w:color="auto"/>
            </w:tcBorders>
            <w:hideMark/>
          </w:tcPr>
          <w:p w14:paraId="679F30D7" w14:textId="77777777" w:rsidR="00146E4E" w:rsidRDefault="00146E4E">
            <w:pPr>
              <w:spacing w:line="360" w:lineRule="exact"/>
              <w:rPr>
                <w:rFonts w:eastAsia="標楷體"/>
              </w:rPr>
            </w:pPr>
            <w:r>
              <w:rPr>
                <w:rFonts w:eastAsia="標楷體"/>
              </w:rPr>
              <w:t>114/02/12</w:t>
            </w:r>
          </w:p>
        </w:tc>
      </w:tr>
    </w:tbl>
    <w:p w14:paraId="5FBEF8D9" w14:textId="77777777" w:rsidR="00146E4E" w:rsidRDefault="00146E4E" w:rsidP="00146E4E">
      <w:pPr>
        <w:widowControl/>
        <w:rPr>
          <w:rFonts w:eastAsia="標楷體"/>
        </w:rPr>
      </w:pPr>
    </w:p>
    <w:p w14:paraId="7F9B065C" w14:textId="692C6277" w:rsidR="007353E7" w:rsidRDefault="00146E4E" w:rsidP="00146E4E">
      <w:pPr>
        <w:widowControl/>
        <w:rPr>
          <w:rFonts w:eastAsia="標楷體"/>
          <w:szCs w:val="24"/>
        </w:rPr>
      </w:pPr>
      <w:r>
        <w:rPr>
          <w:rFonts w:eastAsia="標楷體"/>
        </w:rPr>
        <w:br w:type="page"/>
      </w:r>
    </w:p>
    <w:p w14:paraId="76A816B4" w14:textId="77777777" w:rsidR="0054489F" w:rsidRPr="001F49D1" w:rsidRDefault="0054489F" w:rsidP="00195D9C">
      <w:pPr>
        <w:spacing w:beforeLines="50" w:before="120" w:line="360" w:lineRule="exact"/>
        <w:jc w:val="center"/>
        <w:rPr>
          <w:rFonts w:eastAsia="標楷體"/>
          <w:sz w:val="28"/>
          <w:szCs w:val="28"/>
        </w:rPr>
      </w:pPr>
      <w:r w:rsidRPr="00E97F40">
        <w:rPr>
          <w:rFonts w:eastAsia="標楷體"/>
          <w:sz w:val="28"/>
          <w:szCs w:val="28"/>
        </w:rPr>
        <w:lastRenderedPageBreak/>
        <w:t>報告單位：展示組</w:t>
      </w:r>
    </w:p>
    <w:p w14:paraId="64AE6751" w14:textId="77777777" w:rsidR="00873639" w:rsidRDefault="00873639" w:rsidP="00B213FE">
      <w:pPr>
        <w:pStyle w:val="aff9"/>
        <w:numPr>
          <w:ilvl w:val="0"/>
          <w:numId w:val="69"/>
        </w:numPr>
        <w:spacing w:line="360" w:lineRule="exact"/>
        <w:ind w:leftChars="0"/>
        <w:jc w:val="both"/>
        <w:rPr>
          <w:rFonts w:eastAsia="標楷體"/>
          <w:b/>
          <w:bCs/>
        </w:rPr>
      </w:pPr>
      <w:r>
        <w:rPr>
          <w:rFonts w:eastAsia="標楷體"/>
          <w:b/>
          <w:bCs/>
        </w:rPr>
        <w:t>1</w:t>
      </w:r>
      <w:r>
        <w:rPr>
          <w:rFonts w:eastAsia="標楷體" w:hint="eastAsia"/>
          <w:b/>
          <w:bCs/>
        </w:rPr>
        <w:t>月工作重點</w:t>
      </w:r>
      <w:r>
        <w:rPr>
          <w:rFonts w:eastAsia="標楷體"/>
          <w:b/>
          <w:bCs/>
        </w:rPr>
        <w:t>(1</w:t>
      </w:r>
      <w:r>
        <w:rPr>
          <w:rFonts w:eastAsia="標楷體" w:hint="eastAsia"/>
          <w:b/>
          <w:bCs/>
        </w:rPr>
        <w:t>月</w:t>
      </w:r>
      <w:r>
        <w:rPr>
          <w:rFonts w:eastAsia="標楷體"/>
          <w:b/>
          <w:bCs/>
        </w:rPr>
        <w:t>1</w:t>
      </w:r>
      <w:r>
        <w:rPr>
          <w:rFonts w:eastAsia="標楷體" w:hint="eastAsia"/>
          <w:b/>
          <w:bCs/>
        </w:rPr>
        <w:t>日至</w:t>
      </w:r>
      <w:r>
        <w:rPr>
          <w:rFonts w:eastAsia="標楷體"/>
          <w:b/>
          <w:bCs/>
        </w:rPr>
        <w:t>1</w:t>
      </w:r>
      <w:r>
        <w:rPr>
          <w:rFonts w:eastAsia="標楷體" w:hint="eastAsia"/>
          <w:b/>
          <w:bCs/>
        </w:rPr>
        <w:t>月</w:t>
      </w:r>
      <w:r>
        <w:rPr>
          <w:rFonts w:eastAsia="標楷體"/>
          <w:b/>
          <w:bCs/>
        </w:rPr>
        <w:t>31</w:t>
      </w:r>
      <w:r>
        <w:rPr>
          <w:rFonts w:eastAsia="標楷體" w:hint="eastAsia"/>
          <w:b/>
          <w:bCs/>
        </w:rPr>
        <w:t>日</w:t>
      </w:r>
      <w:r>
        <w:rPr>
          <w:rFonts w:eastAsia="標楷體"/>
          <w:b/>
          <w:bCs/>
        </w:rPr>
        <w:t>)</w:t>
      </w:r>
    </w:p>
    <w:p w14:paraId="11BE8378" w14:textId="77777777" w:rsidR="00873639" w:rsidRDefault="00873639" w:rsidP="00B213FE">
      <w:pPr>
        <w:pStyle w:val="aff9"/>
        <w:numPr>
          <w:ilvl w:val="0"/>
          <w:numId w:val="70"/>
        </w:numPr>
        <w:spacing w:line="360" w:lineRule="exact"/>
        <w:ind w:leftChars="0"/>
        <w:jc w:val="both"/>
        <w:rPr>
          <w:rFonts w:eastAsia="標楷體"/>
        </w:rPr>
      </w:pPr>
      <w:r>
        <w:rPr>
          <w:rFonts w:eastAsia="標楷體" w:hint="eastAsia"/>
        </w:rPr>
        <w:t>業務報告</w:t>
      </w:r>
    </w:p>
    <w:p w14:paraId="54C63B6E" w14:textId="77777777" w:rsidR="00873639" w:rsidRDefault="00873639" w:rsidP="00B213FE">
      <w:pPr>
        <w:pStyle w:val="aff9"/>
        <w:numPr>
          <w:ilvl w:val="0"/>
          <w:numId w:val="62"/>
        </w:numPr>
        <w:spacing w:line="360" w:lineRule="exact"/>
        <w:ind w:leftChars="0" w:left="993"/>
        <w:jc w:val="both"/>
        <w:rPr>
          <w:rFonts w:eastAsia="標楷體"/>
        </w:rPr>
      </w:pPr>
      <w:r>
        <w:rPr>
          <w:rFonts w:eastAsia="標楷體" w:hint="eastAsia"/>
        </w:rPr>
        <w:t>專案計畫</w:t>
      </w:r>
    </w:p>
    <w:p w14:paraId="53E2C493" w14:textId="77777777" w:rsidR="00873639" w:rsidRDefault="00873639" w:rsidP="00B213FE">
      <w:pPr>
        <w:pStyle w:val="aff9"/>
        <w:numPr>
          <w:ilvl w:val="1"/>
          <w:numId w:val="62"/>
        </w:numPr>
        <w:spacing w:line="360" w:lineRule="exact"/>
        <w:ind w:leftChars="0" w:left="1344" w:hanging="298"/>
        <w:jc w:val="both"/>
        <w:rPr>
          <w:rFonts w:eastAsia="標楷體"/>
        </w:rPr>
      </w:pPr>
      <w:r>
        <w:rPr>
          <w:rFonts w:eastAsia="標楷體" w:hint="eastAsia"/>
        </w:rPr>
        <w:t>執行</w:t>
      </w:r>
    </w:p>
    <w:p w14:paraId="3D9C1E88" w14:textId="77777777" w:rsidR="00873639" w:rsidRDefault="00873639" w:rsidP="00B213FE">
      <w:pPr>
        <w:pStyle w:val="aff9"/>
        <w:numPr>
          <w:ilvl w:val="4"/>
          <w:numId w:val="62"/>
        </w:numPr>
        <w:spacing w:line="360" w:lineRule="exact"/>
        <w:ind w:leftChars="0" w:left="1701"/>
        <w:jc w:val="both"/>
        <w:rPr>
          <w:rFonts w:ascii="標楷體" w:eastAsia="標楷體" w:hAnsi="標楷體"/>
          <w:szCs w:val="20"/>
        </w:rPr>
      </w:pPr>
      <w:r>
        <w:rPr>
          <w:rFonts w:ascii="標楷體" w:eastAsia="標楷體" w:hAnsi="標楷體" w:hint="eastAsia"/>
        </w:rPr>
        <w:t>春節節慶活動：本年春節活動奉示由展示組主政，以跨組室「節慶活動工作小組」、「組室分工、全館協力」的活動模式執行。包括：以「蛇來運轉科工迎新春」為主題進行大廳節慶布置；規劃「引蛇出洞」科教體驗活動等，活動於本（114）年1月30日（大年初二）至2月2日（大年初四）辦理，共計3,619人參與。</w:t>
      </w:r>
    </w:p>
    <w:p w14:paraId="294C2D29" w14:textId="77777777" w:rsidR="00873639" w:rsidRDefault="00873639" w:rsidP="00B213FE">
      <w:pPr>
        <w:pStyle w:val="aff9"/>
        <w:numPr>
          <w:ilvl w:val="4"/>
          <w:numId w:val="62"/>
        </w:numPr>
        <w:spacing w:line="360" w:lineRule="exact"/>
        <w:ind w:leftChars="0" w:left="1701"/>
        <w:jc w:val="both"/>
        <w:rPr>
          <w:rFonts w:ascii="標楷體" w:eastAsia="標楷體" w:hAnsi="標楷體"/>
          <w:color w:val="000000" w:themeColor="text1"/>
        </w:rPr>
      </w:pPr>
      <w:r>
        <w:rPr>
          <w:rFonts w:ascii="標楷體" w:eastAsia="標楷體" w:hAnsi="標楷體" w:hint="eastAsia"/>
        </w:rPr>
        <w:t>動力與機械廳與上銀科技股份有</w:t>
      </w:r>
      <w:r>
        <w:rPr>
          <w:rFonts w:ascii="標楷體" w:eastAsia="標楷體" w:hAnsi="標楷體" w:hint="eastAsia"/>
          <w:color w:val="000000" w:themeColor="text1"/>
        </w:rPr>
        <w:t>限公司於本年1月25日至2月2日共同辦理春節抽獎活動「上銀科工好年來，靈蛇出洞迎新春」，得獎公告已於2月3日發布於本館官網，後續進行獎品寄送作業程序。</w:t>
      </w:r>
    </w:p>
    <w:p w14:paraId="6A6D4AFE" w14:textId="77777777" w:rsidR="00873639" w:rsidRDefault="00873639" w:rsidP="00B213FE">
      <w:pPr>
        <w:pStyle w:val="aff9"/>
        <w:numPr>
          <w:ilvl w:val="0"/>
          <w:numId w:val="62"/>
        </w:numPr>
        <w:spacing w:line="360" w:lineRule="exact"/>
        <w:ind w:leftChars="0" w:left="993"/>
        <w:jc w:val="both"/>
        <w:rPr>
          <w:rFonts w:ascii="標楷體" w:eastAsia="標楷體" w:hAnsi="標楷體"/>
        </w:rPr>
      </w:pPr>
      <w:r>
        <w:rPr>
          <w:rFonts w:ascii="標楷體" w:eastAsia="標楷體" w:hAnsi="標楷體" w:hint="eastAsia"/>
        </w:rPr>
        <w:t>移展辦理</w:t>
      </w:r>
    </w:p>
    <w:p w14:paraId="7DE2EEF3" w14:textId="77777777" w:rsidR="00873639" w:rsidRDefault="00873639" w:rsidP="00B213FE">
      <w:pPr>
        <w:pStyle w:val="aff9"/>
        <w:numPr>
          <w:ilvl w:val="1"/>
          <w:numId w:val="62"/>
        </w:numPr>
        <w:spacing w:line="360" w:lineRule="exact"/>
        <w:ind w:leftChars="0" w:left="1344" w:hanging="298"/>
        <w:jc w:val="both"/>
        <w:rPr>
          <w:rFonts w:ascii="標楷體" w:eastAsia="標楷體" w:hAnsi="標楷體"/>
        </w:rPr>
      </w:pPr>
      <w:r>
        <w:rPr>
          <w:rFonts w:ascii="標楷體" w:eastAsia="標楷體" w:hAnsi="標楷體" w:hint="eastAsia"/>
        </w:rPr>
        <w:t>洽談</w:t>
      </w:r>
    </w:p>
    <w:p w14:paraId="05F5EA13" w14:textId="77777777" w:rsidR="00873639" w:rsidRDefault="00873639" w:rsidP="00B213FE">
      <w:pPr>
        <w:pStyle w:val="aff9"/>
        <w:numPr>
          <w:ilvl w:val="4"/>
          <w:numId w:val="62"/>
        </w:numPr>
        <w:spacing w:line="360" w:lineRule="exact"/>
        <w:ind w:leftChars="0" w:left="1701"/>
        <w:jc w:val="both"/>
        <w:rPr>
          <w:rFonts w:ascii="標楷體" w:eastAsia="標楷體" w:hAnsi="標楷體"/>
          <w:szCs w:val="20"/>
        </w:rPr>
      </w:pPr>
      <w:r>
        <w:rPr>
          <w:rFonts w:ascii="標楷體" w:eastAsia="標楷體" w:hAnsi="標楷體" w:hint="eastAsia"/>
        </w:rPr>
        <w:t>屏東文化基金會與本館洽談移展，經簡報與討論後，確認與本館於今年7-8月間合作移展「防疫戰鬥營」於屏菸基地，預定2月中旬前往屏菸場勘。</w:t>
      </w:r>
    </w:p>
    <w:p w14:paraId="46218FE0" w14:textId="77777777" w:rsidR="00873639" w:rsidRDefault="00873639" w:rsidP="00B213FE">
      <w:pPr>
        <w:pStyle w:val="aff9"/>
        <w:numPr>
          <w:ilvl w:val="4"/>
          <w:numId w:val="62"/>
        </w:numPr>
        <w:spacing w:line="360" w:lineRule="exact"/>
        <w:ind w:leftChars="0" w:left="1701"/>
        <w:jc w:val="both"/>
        <w:rPr>
          <w:rFonts w:ascii="標楷體" w:eastAsia="標楷體" w:hAnsi="標楷體"/>
        </w:rPr>
      </w:pPr>
      <w:r>
        <w:rPr>
          <w:rFonts w:ascii="標楷體" w:eastAsia="標楷體" w:hAnsi="標楷體" w:hint="eastAsia"/>
        </w:rPr>
        <w:t>台大工學博物館團隊於1月23日前來本館參觀，洽談「機構木偶展」移展事宜，預計於今年11月移展。</w:t>
      </w:r>
    </w:p>
    <w:p w14:paraId="10996E54" w14:textId="77777777" w:rsidR="00873639" w:rsidRDefault="00873639" w:rsidP="00873639">
      <w:pPr>
        <w:spacing w:line="360" w:lineRule="exact"/>
        <w:jc w:val="both"/>
        <w:rPr>
          <w:rFonts w:ascii="標楷體" w:eastAsia="標楷體" w:hAnsi="標楷體"/>
          <w:szCs w:val="24"/>
        </w:rPr>
      </w:pPr>
    </w:p>
    <w:p w14:paraId="692A39D8" w14:textId="77777777" w:rsidR="00873639" w:rsidRDefault="00873639" w:rsidP="00B213FE">
      <w:pPr>
        <w:pStyle w:val="aff9"/>
        <w:numPr>
          <w:ilvl w:val="0"/>
          <w:numId w:val="62"/>
        </w:numPr>
        <w:spacing w:line="360" w:lineRule="exact"/>
        <w:ind w:leftChars="0" w:left="993"/>
        <w:jc w:val="both"/>
        <w:rPr>
          <w:rFonts w:eastAsia="標楷體"/>
        </w:rPr>
      </w:pPr>
      <w:r>
        <w:rPr>
          <w:rFonts w:eastAsia="標楷體" w:hint="eastAsia"/>
        </w:rPr>
        <w:t>管考自行列管案</w:t>
      </w:r>
    </w:p>
    <w:tbl>
      <w:tblPr>
        <w:tblStyle w:val="aa"/>
        <w:tblW w:w="8286" w:type="dxa"/>
        <w:jc w:val="center"/>
        <w:tblLook w:val="04A0" w:firstRow="1" w:lastRow="0" w:firstColumn="1" w:lastColumn="0" w:noHBand="0" w:noVBand="1"/>
      </w:tblPr>
      <w:tblGrid>
        <w:gridCol w:w="737"/>
        <w:gridCol w:w="3088"/>
        <w:gridCol w:w="3071"/>
        <w:gridCol w:w="1390"/>
      </w:tblGrid>
      <w:tr w:rsidR="00873639" w14:paraId="5BD1CF09" w14:textId="77777777" w:rsidTr="00873639">
        <w:trPr>
          <w:tblHeader/>
          <w:jc w:val="center"/>
        </w:trPr>
        <w:tc>
          <w:tcPr>
            <w:tcW w:w="697"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13FA0F8E" w14:textId="77777777" w:rsidR="00873639" w:rsidRDefault="00873639">
            <w:pPr>
              <w:rPr>
                <w:rFonts w:eastAsia="標楷體"/>
                <w:szCs w:val="24"/>
              </w:rPr>
            </w:pPr>
            <w:r>
              <w:rPr>
                <w:rFonts w:eastAsia="標楷體" w:hint="eastAsia"/>
                <w:szCs w:val="24"/>
              </w:rPr>
              <w:t>管考</w:t>
            </w:r>
          </w:p>
          <w:p w14:paraId="7B336644" w14:textId="77777777" w:rsidR="00873639" w:rsidRDefault="00873639">
            <w:pPr>
              <w:rPr>
                <w:rFonts w:eastAsia="標楷體"/>
                <w:szCs w:val="24"/>
              </w:rPr>
            </w:pPr>
            <w:r>
              <w:rPr>
                <w:rFonts w:eastAsia="標楷體" w:hint="eastAsia"/>
                <w:szCs w:val="24"/>
              </w:rPr>
              <w:t>案號</w:t>
            </w:r>
          </w:p>
        </w:tc>
        <w:tc>
          <w:tcPr>
            <w:tcW w:w="3227"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7DE73AEE" w14:textId="77777777" w:rsidR="00873639" w:rsidRDefault="00873639">
            <w:pPr>
              <w:rPr>
                <w:rFonts w:eastAsia="標楷體"/>
                <w:szCs w:val="24"/>
              </w:rPr>
            </w:pPr>
            <w:r>
              <w:rPr>
                <w:rFonts w:eastAsia="標楷體" w:hint="eastAsia"/>
                <w:szCs w:val="24"/>
              </w:rPr>
              <w:t>管考內容</w:t>
            </w:r>
          </w:p>
        </w:tc>
        <w:tc>
          <w:tcPr>
            <w:tcW w:w="3207"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2ACCC2F5" w14:textId="77777777" w:rsidR="00873639" w:rsidRDefault="00873639">
            <w:pPr>
              <w:rPr>
                <w:rFonts w:eastAsia="標楷體"/>
                <w:szCs w:val="24"/>
              </w:rPr>
            </w:pPr>
            <w:r>
              <w:rPr>
                <w:rFonts w:eastAsia="標楷體" w:hint="eastAsia"/>
                <w:szCs w:val="24"/>
              </w:rPr>
              <w:t>本次辦理情形</w:t>
            </w:r>
          </w:p>
        </w:tc>
        <w:tc>
          <w:tcPr>
            <w:tcW w:w="1155"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0C600CA5" w14:textId="77777777" w:rsidR="00873639" w:rsidRDefault="00873639">
            <w:pPr>
              <w:rPr>
                <w:rFonts w:eastAsia="標楷體"/>
                <w:szCs w:val="24"/>
              </w:rPr>
            </w:pPr>
            <w:r>
              <w:rPr>
                <w:rFonts w:eastAsia="標楷體" w:hint="eastAsia"/>
                <w:szCs w:val="24"/>
              </w:rPr>
              <w:t>預定完成日期</w:t>
            </w:r>
          </w:p>
        </w:tc>
      </w:tr>
      <w:tr w:rsidR="00873639" w14:paraId="36307AEB" w14:textId="77777777" w:rsidTr="00873639">
        <w:trPr>
          <w:jc w:val="center"/>
        </w:trPr>
        <w:tc>
          <w:tcPr>
            <w:tcW w:w="697" w:type="dxa"/>
            <w:tcBorders>
              <w:top w:val="single" w:sz="4" w:space="0" w:color="auto"/>
              <w:left w:val="single" w:sz="4" w:space="0" w:color="auto"/>
              <w:bottom w:val="single" w:sz="4" w:space="0" w:color="auto"/>
              <w:right w:val="single" w:sz="4" w:space="0" w:color="auto"/>
            </w:tcBorders>
            <w:hideMark/>
          </w:tcPr>
          <w:p w14:paraId="1B0075D9" w14:textId="77777777" w:rsidR="00873639" w:rsidRDefault="00873639">
            <w:r>
              <w:rPr>
                <w:rFonts w:ascii="標楷體" w:eastAsia="標楷體" w:hAnsi="標楷體" w:cs="標楷體" w:hint="eastAsia"/>
              </w:rPr>
              <w:t>113-188</w:t>
            </w:r>
          </w:p>
        </w:tc>
        <w:tc>
          <w:tcPr>
            <w:tcW w:w="3227" w:type="dxa"/>
            <w:tcBorders>
              <w:top w:val="single" w:sz="4" w:space="0" w:color="auto"/>
              <w:left w:val="single" w:sz="4" w:space="0" w:color="auto"/>
              <w:bottom w:val="single" w:sz="4" w:space="0" w:color="auto"/>
              <w:right w:val="single" w:sz="4" w:space="0" w:color="auto"/>
            </w:tcBorders>
            <w:hideMark/>
          </w:tcPr>
          <w:p w14:paraId="7BB5B6AF" w14:textId="77777777" w:rsidR="00873639" w:rsidRDefault="00873639">
            <w:r>
              <w:rPr>
                <w:rFonts w:ascii="標楷體" w:eastAsia="標楷體" w:hAnsi="標楷體" w:cs="標楷體" w:hint="eastAsia"/>
                <w:color w:val="000000" w:themeColor="text1"/>
                <w:szCs w:val="24"/>
              </w:rPr>
              <w:t>請展廳召集人偕同展廳工作成員檢視展廳內QR CODE條碼經掃描後是否已失去連結功能，並力求美觀確認是否屬過時資訊，並請展示組納入展廳年度更新計畫辦理。(20240807第14次)請於10月份展廳召集人會議中報告進度。(1130827管考檢核會議)(1130729輿情會議紀錄)</w:t>
            </w:r>
          </w:p>
        </w:tc>
        <w:tc>
          <w:tcPr>
            <w:tcW w:w="3207" w:type="dxa"/>
            <w:tcBorders>
              <w:top w:val="single" w:sz="4" w:space="0" w:color="auto"/>
              <w:left w:val="single" w:sz="4" w:space="0" w:color="auto"/>
              <w:bottom w:val="single" w:sz="4" w:space="0" w:color="auto"/>
              <w:right w:val="single" w:sz="4" w:space="0" w:color="auto"/>
            </w:tcBorders>
            <w:hideMark/>
          </w:tcPr>
          <w:p w14:paraId="052E41E7" w14:textId="77777777" w:rsidR="00873639" w:rsidRDefault="00873639">
            <w:r>
              <w:rPr>
                <w:rFonts w:ascii="標楷體" w:eastAsia="標楷體" w:hAnsi="標楷體" w:cs="標楷體" w:hint="eastAsia"/>
                <w:szCs w:val="24"/>
              </w:rPr>
              <w:t>本案已於本年</w:t>
            </w:r>
            <w:r>
              <w:rPr>
                <w:rFonts w:ascii="標楷體" w:eastAsia="標楷體" w:hAnsi="標楷體" w:cs="標楷體" w:hint="eastAsia"/>
                <w:color w:val="000000" w:themeColor="text1"/>
                <w:szCs w:val="24"/>
              </w:rPr>
              <w:t>1月4日1146160226文號簽辦解除列管陳核中。(公文尚有附件補件中)</w:t>
            </w:r>
          </w:p>
        </w:tc>
        <w:tc>
          <w:tcPr>
            <w:tcW w:w="1155" w:type="dxa"/>
            <w:tcBorders>
              <w:top w:val="single" w:sz="4" w:space="0" w:color="auto"/>
              <w:left w:val="single" w:sz="4" w:space="0" w:color="auto"/>
              <w:bottom w:val="single" w:sz="4" w:space="0" w:color="auto"/>
              <w:right w:val="single" w:sz="4" w:space="0" w:color="auto"/>
            </w:tcBorders>
            <w:hideMark/>
          </w:tcPr>
          <w:p w14:paraId="5AA2E4CD" w14:textId="77777777" w:rsidR="00873639" w:rsidRDefault="00873639">
            <w:r>
              <w:rPr>
                <w:rFonts w:ascii="標楷體" w:eastAsia="標楷體" w:hAnsi="標楷體" w:cs="標楷體" w:hint="eastAsia"/>
              </w:rPr>
              <w:t>114/2/28</w:t>
            </w:r>
          </w:p>
        </w:tc>
      </w:tr>
      <w:tr w:rsidR="00873639" w14:paraId="338A2C36" w14:textId="77777777" w:rsidTr="00873639">
        <w:trPr>
          <w:jc w:val="center"/>
        </w:trPr>
        <w:tc>
          <w:tcPr>
            <w:tcW w:w="697" w:type="dxa"/>
            <w:tcBorders>
              <w:top w:val="single" w:sz="4" w:space="0" w:color="auto"/>
              <w:left w:val="single" w:sz="4" w:space="0" w:color="auto"/>
              <w:bottom w:val="single" w:sz="4" w:space="0" w:color="auto"/>
              <w:right w:val="single" w:sz="4" w:space="0" w:color="auto"/>
            </w:tcBorders>
            <w:hideMark/>
          </w:tcPr>
          <w:p w14:paraId="7CE8592B" w14:textId="77777777" w:rsidR="00873639" w:rsidRDefault="00873639">
            <w:r>
              <w:rPr>
                <w:rFonts w:ascii="標楷體" w:eastAsia="標楷體" w:hAnsi="標楷體" w:cs="標楷體" w:hint="eastAsia"/>
              </w:rPr>
              <w:t>114-002</w:t>
            </w:r>
          </w:p>
        </w:tc>
        <w:tc>
          <w:tcPr>
            <w:tcW w:w="3227" w:type="dxa"/>
            <w:tcBorders>
              <w:top w:val="single" w:sz="4" w:space="0" w:color="auto"/>
              <w:left w:val="single" w:sz="4" w:space="0" w:color="auto"/>
              <w:bottom w:val="single" w:sz="4" w:space="0" w:color="auto"/>
              <w:right w:val="single" w:sz="4" w:space="0" w:color="auto"/>
            </w:tcBorders>
            <w:hideMark/>
          </w:tcPr>
          <w:p w14:paraId="78B1B19E" w14:textId="77777777" w:rsidR="00873639" w:rsidRDefault="00873639">
            <w:r>
              <w:rPr>
                <w:rFonts w:ascii="標楷體" w:eastAsia="標楷體" w:hAnsi="標楷體" w:cs="標楷體" w:hint="eastAsia"/>
                <w:szCs w:val="24"/>
              </w:rPr>
              <w:t>科學開門2樓下雪機因本次地震故障，請展示組研議該區建置其他設施的可能性、後續維修與持續性、經費投入必要性、主</w:t>
            </w:r>
            <w:r>
              <w:rPr>
                <w:rFonts w:ascii="標楷體" w:eastAsia="標楷體" w:hAnsi="標楷體" w:cs="標楷體" w:hint="eastAsia"/>
                <w:szCs w:val="24"/>
              </w:rPr>
              <w:lastRenderedPageBreak/>
              <w:t>題延續性，請一併考慮。(20250122第2次)</w:t>
            </w:r>
          </w:p>
        </w:tc>
        <w:tc>
          <w:tcPr>
            <w:tcW w:w="3207" w:type="dxa"/>
            <w:tcBorders>
              <w:top w:val="single" w:sz="4" w:space="0" w:color="auto"/>
              <w:left w:val="single" w:sz="4" w:space="0" w:color="auto"/>
              <w:bottom w:val="single" w:sz="4" w:space="0" w:color="auto"/>
              <w:right w:val="single" w:sz="4" w:space="0" w:color="auto"/>
            </w:tcBorders>
            <w:hideMark/>
          </w:tcPr>
          <w:p w14:paraId="53F7E2EC" w14:textId="77777777" w:rsidR="00873639" w:rsidRDefault="00873639">
            <w:r>
              <w:rPr>
                <w:rFonts w:ascii="標楷體" w:eastAsia="標楷體" w:hAnsi="標楷體" w:cs="標楷體" w:hint="eastAsia"/>
                <w:szCs w:val="24"/>
              </w:rPr>
              <w:lastRenderedPageBreak/>
              <w:t>有關原下雪設施更新或改以其他展示呈現，後續將就可能性、維修與持續性、主題延續性及相關經費，再綜合考慮評估後持</w:t>
            </w:r>
            <w:r>
              <w:rPr>
                <w:rFonts w:ascii="標楷體" w:eastAsia="標楷體" w:hAnsi="標楷體" w:cs="標楷體" w:hint="eastAsia"/>
                <w:szCs w:val="24"/>
              </w:rPr>
              <w:lastRenderedPageBreak/>
              <w:t>續辦理。</w:t>
            </w:r>
          </w:p>
        </w:tc>
        <w:tc>
          <w:tcPr>
            <w:tcW w:w="1155" w:type="dxa"/>
            <w:tcBorders>
              <w:top w:val="single" w:sz="4" w:space="0" w:color="auto"/>
              <w:left w:val="single" w:sz="4" w:space="0" w:color="auto"/>
              <w:bottom w:val="single" w:sz="4" w:space="0" w:color="auto"/>
              <w:right w:val="single" w:sz="4" w:space="0" w:color="auto"/>
            </w:tcBorders>
            <w:hideMark/>
          </w:tcPr>
          <w:p w14:paraId="67C9608F" w14:textId="77777777" w:rsidR="00873639" w:rsidRDefault="00873639">
            <w:r>
              <w:rPr>
                <w:rFonts w:ascii="標楷體" w:eastAsia="標楷體" w:hAnsi="標楷體" w:cs="標楷體" w:hint="eastAsia"/>
              </w:rPr>
              <w:lastRenderedPageBreak/>
              <w:t>114/04/15</w:t>
            </w:r>
          </w:p>
        </w:tc>
      </w:tr>
      <w:tr w:rsidR="00873639" w14:paraId="0E588E7F" w14:textId="77777777" w:rsidTr="00873639">
        <w:trPr>
          <w:jc w:val="center"/>
        </w:trPr>
        <w:tc>
          <w:tcPr>
            <w:tcW w:w="697" w:type="dxa"/>
            <w:tcBorders>
              <w:top w:val="single" w:sz="4" w:space="0" w:color="auto"/>
              <w:left w:val="single" w:sz="4" w:space="0" w:color="auto"/>
              <w:bottom w:val="single" w:sz="4" w:space="0" w:color="auto"/>
              <w:right w:val="single" w:sz="4" w:space="0" w:color="auto"/>
            </w:tcBorders>
            <w:hideMark/>
          </w:tcPr>
          <w:p w14:paraId="56CEDA6C" w14:textId="77777777" w:rsidR="00873639" w:rsidRDefault="00873639">
            <w:r>
              <w:rPr>
                <w:rFonts w:ascii="標楷體" w:eastAsia="標楷體" w:hAnsi="標楷體" w:cs="標楷體" w:hint="eastAsia"/>
              </w:rPr>
              <w:t>114-004</w:t>
            </w:r>
          </w:p>
        </w:tc>
        <w:tc>
          <w:tcPr>
            <w:tcW w:w="3227" w:type="dxa"/>
            <w:tcBorders>
              <w:top w:val="single" w:sz="4" w:space="0" w:color="auto"/>
              <w:left w:val="single" w:sz="4" w:space="0" w:color="auto"/>
              <w:bottom w:val="single" w:sz="4" w:space="0" w:color="auto"/>
              <w:right w:val="single" w:sz="4" w:space="0" w:color="auto"/>
            </w:tcBorders>
            <w:hideMark/>
          </w:tcPr>
          <w:p w14:paraId="589E5406" w14:textId="77777777" w:rsidR="00873639" w:rsidRDefault="00873639">
            <w:r>
              <w:rPr>
                <w:rFonts w:ascii="標楷體" w:eastAsia="標楷體" w:hAnsi="標楷體" w:cs="標楷體" w:hint="eastAsia"/>
                <w:color w:val="000000" w:themeColor="text1"/>
                <w:szCs w:val="24"/>
              </w:rPr>
              <w:t>移展之自策特展管理第4項【人體內的縮小軍】，累計人數1,169人，該慈濟展區地點相對隱密，雖有計畫支持，惟參訪人數亦關係到本館參訪總人數，移展前應思考參訪人流是否足夠，請加強後續行銷及活動帶領。(20250122第2次)</w:t>
            </w:r>
          </w:p>
        </w:tc>
        <w:tc>
          <w:tcPr>
            <w:tcW w:w="3207" w:type="dxa"/>
            <w:tcBorders>
              <w:top w:val="single" w:sz="4" w:space="0" w:color="auto"/>
              <w:left w:val="single" w:sz="4" w:space="0" w:color="auto"/>
              <w:bottom w:val="single" w:sz="4" w:space="0" w:color="auto"/>
              <w:right w:val="single" w:sz="4" w:space="0" w:color="auto"/>
            </w:tcBorders>
            <w:hideMark/>
          </w:tcPr>
          <w:p w14:paraId="4D0A4E82" w14:textId="77777777" w:rsidR="00873639" w:rsidRDefault="00873639">
            <w:r>
              <w:rPr>
                <w:rFonts w:ascii="標楷體" w:eastAsia="標楷體" w:hAnsi="標楷體" w:cs="標楷體" w:hint="eastAsia"/>
                <w:szCs w:val="24"/>
              </w:rPr>
              <w:t>縮小軍特展移展花蓮慈濟靜思堂係由國科會計畫支持，基於教育平權理念進行偏遠地區科普推廣，使當地民眾同享資源，減少城鄉間科學學習落差。本案已分別行文花蓮縣政府、花蓮縣教育處、花蓮縣衛生局等廣為宣傳。目前與慈濟基金會共同規劃如結合骨髓幹細胞中心資源辦理相關科普活動，期帶動參觀人潮</w:t>
            </w:r>
            <w:r>
              <w:rPr>
                <w:rFonts w:ascii="標楷體" w:eastAsia="標楷體" w:hAnsi="標楷體" w:cs="標楷體" w:hint="eastAsia"/>
                <w:color w:val="000000" w:themeColor="text1"/>
                <w:szCs w:val="24"/>
              </w:rPr>
              <w:t>。建議本案解除列管，後續辦理情形於館務會報提報。</w:t>
            </w:r>
          </w:p>
        </w:tc>
        <w:tc>
          <w:tcPr>
            <w:tcW w:w="1155" w:type="dxa"/>
            <w:tcBorders>
              <w:top w:val="single" w:sz="4" w:space="0" w:color="auto"/>
              <w:left w:val="single" w:sz="4" w:space="0" w:color="auto"/>
              <w:bottom w:val="single" w:sz="4" w:space="0" w:color="auto"/>
              <w:right w:val="single" w:sz="4" w:space="0" w:color="auto"/>
            </w:tcBorders>
            <w:hideMark/>
          </w:tcPr>
          <w:p w14:paraId="1F72B363" w14:textId="77777777" w:rsidR="00873639" w:rsidRDefault="00873639">
            <w:r>
              <w:rPr>
                <w:rFonts w:ascii="標楷體" w:eastAsia="標楷體" w:hAnsi="標楷體" w:cs="標楷體" w:hint="eastAsia"/>
                <w:color w:val="000000" w:themeColor="text1"/>
              </w:rPr>
              <w:t>114/02/12</w:t>
            </w:r>
          </w:p>
        </w:tc>
      </w:tr>
      <w:tr w:rsidR="00873639" w14:paraId="211E47F1" w14:textId="77777777" w:rsidTr="00873639">
        <w:trPr>
          <w:jc w:val="center"/>
        </w:trPr>
        <w:tc>
          <w:tcPr>
            <w:tcW w:w="697" w:type="dxa"/>
            <w:tcBorders>
              <w:top w:val="single" w:sz="4" w:space="0" w:color="auto"/>
              <w:left w:val="single" w:sz="4" w:space="0" w:color="auto"/>
              <w:bottom w:val="single" w:sz="4" w:space="0" w:color="auto"/>
              <w:right w:val="single" w:sz="4" w:space="0" w:color="auto"/>
            </w:tcBorders>
            <w:hideMark/>
          </w:tcPr>
          <w:p w14:paraId="765F5415" w14:textId="77777777" w:rsidR="00873639" w:rsidRDefault="00873639">
            <w:r>
              <w:rPr>
                <w:rFonts w:ascii="標楷體" w:eastAsia="標楷體" w:hAnsi="標楷體" w:cs="標楷體" w:hint="eastAsia"/>
              </w:rPr>
              <w:t>114-005</w:t>
            </w:r>
          </w:p>
        </w:tc>
        <w:tc>
          <w:tcPr>
            <w:tcW w:w="3227" w:type="dxa"/>
            <w:tcBorders>
              <w:top w:val="single" w:sz="4" w:space="0" w:color="auto"/>
              <w:left w:val="single" w:sz="4" w:space="0" w:color="auto"/>
              <w:bottom w:val="single" w:sz="4" w:space="0" w:color="auto"/>
              <w:right w:val="single" w:sz="4" w:space="0" w:color="auto"/>
            </w:tcBorders>
            <w:hideMark/>
          </w:tcPr>
          <w:p w14:paraId="4229A170" w14:textId="77777777" w:rsidR="00873639" w:rsidRDefault="00873639">
            <w:r>
              <w:rPr>
                <w:rFonts w:ascii="標楷體" w:eastAsia="標楷體" w:hAnsi="標楷體" w:cs="標楷體" w:hint="eastAsia"/>
                <w:szCs w:val="24"/>
              </w:rPr>
              <w:t>「動力與機械東側-闖關遊戲機械手臂」經常故障，「交通夢想廳-埔里站」及「科學桂冠-用X光看看」等2項展品維修天數過長，應清查原因俾為爾後維修參考。(20250122第2次)</w:t>
            </w:r>
          </w:p>
        </w:tc>
        <w:tc>
          <w:tcPr>
            <w:tcW w:w="3207" w:type="dxa"/>
            <w:tcBorders>
              <w:top w:val="single" w:sz="4" w:space="0" w:color="auto"/>
              <w:left w:val="single" w:sz="4" w:space="0" w:color="auto"/>
              <w:bottom w:val="single" w:sz="4" w:space="0" w:color="auto"/>
              <w:right w:val="single" w:sz="4" w:space="0" w:color="auto"/>
            </w:tcBorders>
            <w:hideMark/>
          </w:tcPr>
          <w:p w14:paraId="5223309C" w14:textId="77777777" w:rsidR="00873639" w:rsidRDefault="00873639">
            <w:r>
              <w:rPr>
                <w:rFonts w:ascii="標楷體" w:eastAsia="標楷體" w:hAnsi="標楷體" w:cs="標楷體" w:hint="eastAsia"/>
                <w:szCs w:val="24"/>
              </w:rPr>
              <w:t>「動力與機械東側-闖關遊戲機械手臂」經常故障，日前有偶發性手臂停止運作狀況產生，有回報給上銀但因復歸後可正常使用，上銀請本館持續觀察；1/16號發生教導盤顯示軸5、6異常，先回報上銀狀況等待討論後回覆授權拆解機構檢修，1/24號上銀寄末端旋轉接頭備品請本館做更換，並與廠商和上銀一同視訊拆裝檢修，經由拆解軸6後發現內部螺絲有鬆動現象，已上螺絲膠後重新上緊，已恢復正常運作持續觀察。</w:t>
            </w:r>
            <w:r>
              <w:br/>
            </w:r>
            <w:r>
              <w:rPr>
                <w:rFonts w:ascii="標楷體" w:eastAsia="標楷體" w:hAnsi="標楷體" w:cs="標楷體" w:hint="eastAsia"/>
                <w:szCs w:val="24"/>
              </w:rPr>
              <w:lastRenderedPageBreak/>
              <w:t xml:space="preserve"> 交通廳埔里站單元故障乙節，因為所需零件需要委請外面廠商加工，及現場施作有難度，還有電腦軟體資料需調校、測試，爰較費時。</w:t>
            </w:r>
            <w:r>
              <w:br/>
            </w:r>
            <w:r>
              <w:rPr>
                <w:rFonts w:ascii="標楷體" w:eastAsia="標楷體" w:hAnsi="標楷體" w:cs="標楷體" w:hint="eastAsia"/>
                <w:szCs w:val="24"/>
              </w:rPr>
              <w:t xml:space="preserve"> 科學桂冠-用X光看看單元因上午送電後，電腦無法自動開機，當時皆以手動開機正常運作，持續觀察發現為X光機電源會干擾電腦，現將電腦定時器設定9點送電後開機目前皆正常。</w:t>
            </w:r>
            <w:r>
              <w:br/>
            </w:r>
            <w:r>
              <w:rPr>
                <w:rFonts w:ascii="標楷體" w:eastAsia="標楷體" w:hAnsi="標楷體" w:cs="標楷體" w:hint="eastAsia"/>
                <w:szCs w:val="24"/>
              </w:rPr>
              <w:t xml:space="preserve"> 由於展品每次故障狀況不盡相同，未來同仁持續盡力縮短排除故障修復天數。</w:t>
            </w:r>
          </w:p>
        </w:tc>
        <w:tc>
          <w:tcPr>
            <w:tcW w:w="1155" w:type="dxa"/>
            <w:tcBorders>
              <w:top w:val="single" w:sz="4" w:space="0" w:color="auto"/>
              <w:left w:val="single" w:sz="4" w:space="0" w:color="auto"/>
              <w:bottom w:val="single" w:sz="4" w:space="0" w:color="auto"/>
              <w:right w:val="single" w:sz="4" w:space="0" w:color="auto"/>
            </w:tcBorders>
            <w:hideMark/>
          </w:tcPr>
          <w:p w14:paraId="2B0CB23B" w14:textId="77777777" w:rsidR="00873639" w:rsidRDefault="00873639">
            <w:r>
              <w:rPr>
                <w:rFonts w:ascii="標楷體" w:eastAsia="標楷體" w:hAnsi="標楷體" w:cs="標楷體" w:hint="eastAsia"/>
              </w:rPr>
              <w:lastRenderedPageBreak/>
              <w:t>114/02/28</w:t>
            </w:r>
          </w:p>
        </w:tc>
      </w:tr>
      <w:tr w:rsidR="00873639" w14:paraId="2A026EF3" w14:textId="77777777" w:rsidTr="00873639">
        <w:trPr>
          <w:trHeight w:val="300"/>
          <w:jc w:val="center"/>
        </w:trPr>
        <w:tc>
          <w:tcPr>
            <w:tcW w:w="697" w:type="dxa"/>
            <w:tcBorders>
              <w:top w:val="single" w:sz="4" w:space="0" w:color="auto"/>
              <w:left w:val="single" w:sz="4" w:space="0" w:color="auto"/>
              <w:bottom w:val="single" w:sz="4" w:space="0" w:color="auto"/>
              <w:right w:val="single" w:sz="4" w:space="0" w:color="auto"/>
            </w:tcBorders>
            <w:hideMark/>
          </w:tcPr>
          <w:p w14:paraId="21BABF78" w14:textId="77777777" w:rsidR="00873639" w:rsidRDefault="00873639">
            <w:r>
              <w:rPr>
                <w:rFonts w:ascii="標楷體" w:eastAsia="標楷體" w:hAnsi="標楷體" w:cs="標楷體" w:hint="eastAsia"/>
              </w:rPr>
              <w:t>114-008</w:t>
            </w:r>
          </w:p>
        </w:tc>
        <w:tc>
          <w:tcPr>
            <w:tcW w:w="3227" w:type="dxa"/>
            <w:tcBorders>
              <w:top w:val="single" w:sz="4" w:space="0" w:color="auto"/>
              <w:left w:val="single" w:sz="4" w:space="0" w:color="auto"/>
              <w:bottom w:val="single" w:sz="4" w:space="0" w:color="auto"/>
              <w:right w:val="single" w:sz="4" w:space="0" w:color="auto"/>
            </w:tcBorders>
            <w:hideMark/>
          </w:tcPr>
          <w:p w14:paraId="14502D0C" w14:textId="77777777" w:rsidR="00873639" w:rsidRDefault="00873639">
            <w:r>
              <w:rPr>
                <w:rFonts w:ascii="標楷體" w:eastAsia="標楷體" w:hAnsi="標楷體" w:cs="標楷體" w:hint="eastAsia"/>
                <w:color w:val="000000" w:themeColor="text1"/>
                <w:szCs w:val="24"/>
              </w:rPr>
              <w:t>有關各展廳個別招募志工成效不盡理想，除持續徵選新進志工補充外，請再思考結合實習生及社服生來執行業務。(20250122第2次)</w:t>
            </w:r>
          </w:p>
        </w:tc>
        <w:tc>
          <w:tcPr>
            <w:tcW w:w="3207" w:type="dxa"/>
            <w:tcBorders>
              <w:top w:val="single" w:sz="4" w:space="0" w:color="auto"/>
              <w:left w:val="single" w:sz="4" w:space="0" w:color="auto"/>
              <w:bottom w:val="single" w:sz="4" w:space="0" w:color="auto"/>
              <w:right w:val="single" w:sz="4" w:space="0" w:color="auto"/>
            </w:tcBorders>
            <w:hideMark/>
          </w:tcPr>
          <w:p w14:paraId="62DCDFA7" w14:textId="77777777" w:rsidR="00873639" w:rsidRDefault="00873639">
            <w:pPr>
              <w:rPr>
                <w:rFonts w:eastAsia="Times New Roman"/>
                <w:szCs w:val="24"/>
              </w:rPr>
            </w:pPr>
            <w:r>
              <w:rPr>
                <w:rFonts w:ascii="標楷體" w:eastAsia="標楷體" w:hAnsi="標楷體" w:cs="標楷體" w:hint="eastAsia"/>
                <w:szCs w:val="24"/>
              </w:rPr>
              <w:t>有關實習生部份，後續通知各展廳召集人提出需求，依展廳需求，經各組室彙整後回報實習生需求給公服組。以利各展廳徵選所需要的實習生。</w:t>
            </w:r>
          </w:p>
        </w:tc>
        <w:tc>
          <w:tcPr>
            <w:tcW w:w="1155" w:type="dxa"/>
            <w:tcBorders>
              <w:top w:val="single" w:sz="4" w:space="0" w:color="auto"/>
              <w:left w:val="single" w:sz="4" w:space="0" w:color="auto"/>
              <w:bottom w:val="single" w:sz="4" w:space="0" w:color="auto"/>
              <w:right w:val="single" w:sz="4" w:space="0" w:color="auto"/>
            </w:tcBorders>
            <w:hideMark/>
          </w:tcPr>
          <w:p w14:paraId="4E7CEFA5" w14:textId="77777777" w:rsidR="00873639" w:rsidRDefault="00873639">
            <w:pPr>
              <w:rPr>
                <w:rFonts w:eastAsia="Times New Roman"/>
                <w:szCs w:val="24"/>
              </w:rPr>
            </w:pPr>
            <w:r>
              <w:rPr>
                <w:rFonts w:ascii="標楷體" w:eastAsia="標楷體" w:hAnsi="標楷體" w:cs="標楷體" w:hint="eastAsia"/>
              </w:rPr>
              <w:t>114/02/15</w:t>
            </w:r>
          </w:p>
        </w:tc>
      </w:tr>
      <w:tr w:rsidR="00873639" w14:paraId="7C8A78F6" w14:textId="77777777" w:rsidTr="00873639">
        <w:trPr>
          <w:trHeight w:val="300"/>
          <w:jc w:val="center"/>
        </w:trPr>
        <w:tc>
          <w:tcPr>
            <w:tcW w:w="697" w:type="dxa"/>
            <w:tcBorders>
              <w:top w:val="single" w:sz="4" w:space="0" w:color="auto"/>
              <w:left w:val="single" w:sz="4" w:space="0" w:color="auto"/>
              <w:bottom w:val="single" w:sz="4" w:space="0" w:color="auto"/>
              <w:right w:val="single" w:sz="4" w:space="0" w:color="auto"/>
            </w:tcBorders>
            <w:hideMark/>
          </w:tcPr>
          <w:p w14:paraId="3A672A3B" w14:textId="77777777" w:rsidR="00873639" w:rsidRDefault="00873639">
            <w:r>
              <w:rPr>
                <w:rFonts w:ascii="標楷體" w:eastAsia="標楷體" w:hAnsi="標楷體" w:cs="標楷體" w:hint="eastAsia"/>
              </w:rPr>
              <w:t>114-012</w:t>
            </w:r>
          </w:p>
        </w:tc>
        <w:tc>
          <w:tcPr>
            <w:tcW w:w="3227" w:type="dxa"/>
            <w:tcBorders>
              <w:top w:val="single" w:sz="4" w:space="0" w:color="auto"/>
              <w:left w:val="single" w:sz="4" w:space="0" w:color="auto"/>
              <w:bottom w:val="single" w:sz="4" w:space="0" w:color="auto"/>
              <w:right w:val="single" w:sz="4" w:space="0" w:color="auto"/>
            </w:tcBorders>
            <w:hideMark/>
          </w:tcPr>
          <w:p w14:paraId="22CBFDFD" w14:textId="77777777" w:rsidR="00873639" w:rsidRDefault="00873639">
            <w:r>
              <w:rPr>
                <w:rFonts w:ascii="標楷體" w:eastAsia="標楷體" w:hAnsi="標楷體" w:cs="標楷體" w:hint="eastAsia"/>
                <w:szCs w:val="24"/>
              </w:rPr>
              <w:t>有關本館專案助理加班未補休或未請領加班費，受高雄市政府勞工局裁罰2萬元一案，請釐清責任歸屬並究責。(20250122第2次)</w:t>
            </w:r>
          </w:p>
        </w:tc>
        <w:tc>
          <w:tcPr>
            <w:tcW w:w="3207" w:type="dxa"/>
            <w:tcBorders>
              <w:top w:val="single" w:sz="4" w:space="0" w:color="auto"/>
              <w:left w:val="single" w:sz="4" w:space="0" w:color="auto"/>
              <w:bottom w:val="single" w:sz="4" w:space="0" w:color="auto"/>
              <w:right w:val="single" w:sz="4" w:space="0" w:color="auto"/>
            </w:tcBorders>
            <w:hideMark/>
          </w:tcPr>
          <w:p w14:paraId="06DBA39D" w14:textId="77777777" w:rsidR="00873639" w:rsidRDefault="00873639">
            <w:pPr>
              <w:rPr>
                <w:rFonts w:eastAsia="Times New Roman"/>
                <w:szCs w:val="24"/>
              </w:rPr>
            </w:pPr>
            <w:r>
              <w:rPr>
                <w:rFonts w:ascii="標楷體" w:eastAsia="標楷體" w:hAnsi="標楷體" w:cs="標楷體" w:hint="eastAsia"/>
                <w:szCs w:val="24"/>
              </w:rPr>
              <w:t>依據1月23日因應勞工局工時檢核結果所召開之會議結論事項辦理。依本館建立之專案助理出勤紀錄稽核機制執行辦理，以針對加班情況即時確認處理及更正。</w:t>
            </w:r>
          </w:p>
        </w:tc>
        <w:tc>
          <w:tcPr>
            <w:tcW w:w="1155" w:type="dxa"/>
            <w:tcBorders>
              <w:top w:val="single" w:sz="4" w:space="0" w:color="auto"/>
              <w:left w:val="single" w:sz="4" w:space="0" w:color="auto"/>
              <w:bottom w:val="single" w:sz="4" w:space="0" w:color="auto"/>
              <w:right w:val="single" w:sz="4" w:space="0" w:color="auto"/>
            </w:tcBorders>
            <w:hideMark/>
          </w:tcPr>
          <w:p w14:paraId="33206333" w14:textId="77777777" w:rsidR="00873639" w:rsidRDefault="00873639">
            <w:pPr>
              <w:rPr>
                <w:rFonts w:eastAsia="Times New Roman"/>
                <w:szCs w:val="24"/>
              </w:rPr>
            </w:pPr>
            <w:r>
              <w:rPr>
                <w:rFonts w:ascii="標楷體" w:eastAsia="標楷體" w:hAnsi="標楷體" w:cs="標楷體" w:hint="eastAsia"/>
              </w:rPr>
              <w:t>114/02/28</w:t>
            </w:r>
          </w:p>
        </w:tc>
      </w:tr>
    </w:tbl>
    <w:p w14:paraId="674F629C" w14:textId="77777777" w:rsidR="00873639" w:rsidRDefault="00873639" w:rsidP="00873639"/>
    <w:p w14:paraId="6B86F494" w14:textId="77777777" w:rsidR="00873639" w:rsidRDefault="00873639" w:rsidP="00B213FE">
      <w:pPr>
        <w:pStyle w:val="aff9"/>
        <w:numPr>
          <w:ilvl w:val="0"/>
          <w:numId w:val="69"/>
        </w:numPr>
        <w:spacing w:line="360" w:lineRule="exact"/>
        <w:ind w:leftChars="0" w:left="567" w:hanging="567"/>
        <w:jc w:val="both"/>
        <w:rPr>
          <w:rFonts w:eastAsia="標楷體"/>
          <w:b/>
          <w:bCs/>
        </w:rPr>
      </w:pPr>
      <w:r>
        <w:rPr>
          <w:rFonts w:eastAsia="標楷體"/>
          <w:b/>
          <w:bCs/>
        </w:rPr>
        <w:t>2</w:t>
      </w:r>
      <w:r>
        <w:rPr>
          <w:rFonts w:eastAsia="標楷體" w:hint="eastAsia"/>
          <w:b/>
          <w:bCs/>
        </w:rPr>
        <w:t>月工作重點</w:t>
      </w:r>
      <w:r>
        <w:rPr>
          <w:rFonts w:eastAsia="標楷體"/>
          <w:b/>
          <w:bCs/>
        </w:rPr>
        <w:t>(2</w:t>
      </w:r>
      <w:r>
        <w:rPr>
          <w:rFonts w:eastAsia="標楷體" w:hint="eastAsia"/>
          <w:b/>
          <w:bCs/>
        </w:rPr>
        <w:t>月</w:t>
      </w:r>
      <w:r>
        <w:rPr>
          <w:rFonts w:eastAsia="標楷體"/>
          <w:b/>
          <w:bCs/>
        </w:rPr>
        <w:t>1</w:t>
      </w:r>
      <w:r>
        <w:rPr>
          <w:rFonts w:eastAsia="標楷體" w:hint="eastAsia"/>
          <w:b/>
          <w:bCs/>
        </w:rPr>
        <w:t>日至</w:t>
      </w:r>
      <w:r>
        <w:rPr>
          <w:rFonts w:eastAsia="標楷體"/>
          <w:b/>
          <w:bCs/>
        </w:rPr>
        <w:t>2</w:t>
      </w:r>
      <w:r>
        <w:rPr>
          <w:rFonts w:eastAsia="標楷體" w:hint="eastAsia"/>
          <w:b/>
          <w:bCs/>
        </w:rPr>
        <w:t>月</w:t>
      </w:r>
      <w:r>
        <w:rPr>
          <w:rFonts w:eastAsia="標楷體"/>
          <w:b/>
          <w:bCs/>
        </w:rPr>
        <w:t>28</w:t>
      </w:r>
      <w:r>
        <w:rPr>
          <w:rFonts w:eastAsia="標楷體" w:hint="eastAsia"/>
          <w:b/>
          <w:bCs/>
        </w:rPr>
        <w:t>日</w:t>
      </w:r>
      <w:r>
        <w:rPr>
          <w:rFonts w:eastAsia="標楷體"/>
          <w:b/>
          <w:bCs/>
        </w:rPr>
        <w:t>)</w:t>
      </w:r>
    </w:p>
    <w:p w14:paraId="3361BFE9" w14:textId="77777777" w:rsidR="00873639" w:rsidRDefault="00873639" w:rsidP="00B213FE">
      <w:pPr>
        <w:numPr>
          <w:ilvl w:val="0"/>
          <w:numId w:val="63"/>
        </w:numPr>
        <w:spacing w:line="360" w:lineRule="exact"/>
        <w:ind w:firstLine="1"/>
        <w:jc w:val="both"/>
        <w:rPr>
          <w:rFonts w:eastAsia="標楷體"/>
          <w:szCs w:val="24"/>
        </w:rPr>
      </w:pPr>
      <w:r>
        <w:rPr>
          <w:rFonts w:eastAsia="標楷體" w:hint="eastAsia"/>
          <w:szCs w:val="24"/>
        </w:rPr>
        <w:t>業務報告事項</w:t>
      </w:r>
    </w:p>
    <w:p w14:paraId="480C2815" w14:textId="77777777" w:rsidR="00873639" w:rsidRDefault="00873639" w:rsidP="00B213FE">
      <w:pPr>
        <w:pStyle w:val="aff9"/>
        <w:numPr>
          <w:ilvl w:val="0"/>
          <w:numId w:val="64"/>
        </w:numPr>
        <w:spacing w:line="360" w:lineRule="exact"/>
        <w:ind w:leftChars="0"/>
        <w:jc w:val="both"/>
        <w:rPr>
          <w:rFonts w:eastAsia="標楷體"/>
        </w:rPr>
      </w:pPr>
      <w:r>
        <w:rPr>
          <w:rFonts w:eastAsia="標楷體" w:hint="eastAsia"/>
        </w:rPr>
        <w:t>專案計畫</w:t>
      </w:r>
    </w:p>
    <w:p w14:paraId="156A90B0" w14:textId="77777777" w:rsidR="00873639" w:rsidRDefault="00873639" w:rsidP="00B213FE">
      <w:pPr>
        <w:pStyle w:val="aff9"/>
        <w:numPr>
          <w:ilvl w:val="1"/>
          <w:numId w:val="64"/>
        </w:numPr>
        <w:spacing w:line="360" w:lineRule="exact"/>
        <w:ind w:leftChars="0" w:left="1344" w:hanging="298"/>
        <w:jc w:val="both"/>
        <w:rPr>
          <w:rFonts w:eastAsia="標楷體"/>
        </w:rPr>
      </w:pPr>
      <w:r>
        <w:rPr>
          <w:rFonts w:eastAsia="標楷體" w:hint="eastAsia"/>
        </w:rPr>
        <w:lastRenderedPageBreak/>
        <w:t>執行</w:t>
      </w:r>
    </w:p>
    <w:p w14:paraId="343D685C" w14:textId="77777777" w:rsidR="00873639" w:rsidRDefault="00873639" w:rsidP="00873639">
      <w:pPr>
        <w:pStyle w:val="aff9"/>
        <w:spacing w:line="360" w:lineRule="exact"/>
        <w:ind w:leftChars="0" w:left="1637"/>
        <w:jc w:val="both"/>
        <w:rPr>
          <w:rFonts w:ascii="標楷體" w:eastAsia="標楷體" w:hAnsi="標楷體"/>
          <w:color w:val="000000" w:themeColor="text1"/>
          <w:szCs w:val="20"/>
        </w:rPr>
      </w:pPr>
      <w:r>
        <w:rPr>
          <w:rFonts w:ascii="標楷體" w:eastAsia="標楷體" w:hAnsi="標楷體" w:hint="eastAsia"/>
          <w:color w:val="000000" w:themeColor="text1"/>
        </w:rPr>
        <w:t>2月8日召開宏南宿舍市定古蹟新設展示區採購案協調會議，承商表達願意配合本館及中油意見調整，以彙整確定後的資訊來修改，避免反覆有不同的意見。</w:t>
      </w:r>
    </w:p>
    <w:p w14:paraId="32D962A5" w14:textId="77777777" w:rsidR="00873639" w:rsidRDefault="00873639" w:rsidP="00B213FE">
      <w:pPr>
        <w:pStyle w:val="aff9"/>
        <w:numPr>
          <w:ilvl w:val="0"/>
          <w:numId w:val="64"/>
        </w:numPr>
        <w:spacing w:line="360" w:lineRule="exact"/>
        <w:ind w:leftChars="0" w:left="993" w:hanging="142"/>
        <w:jc w:val="both"/>
        <w:rPr>
          <w:rFonts w:ascii="標楷體" w:eastAsia="標楷體" w:hAnsi="標楷體"/>
        </w:rPr>
      </w:pPr>
      <w:r>
        <w:rPr>
          <w:rFonts w:ascii="標楷體" w:eastAsia="標楷體" w:hAnsi="標楷體" w:hint="eastAsia"/>
        </w:rPr>
        <w:t>移展辦理</w:t>
      </w:r>
    </w:p>
    <w:p w14:paraId="58AA29E2" w14:textId="77777777" w:rsidR="00873639" w:rsidRDefault="00873639" w:rsidP="00B213FE">
      <w:pPr>
        <w:pStyle w:val="aff9"/>
        <w:numPr>
          <w:ilvl w:val="1"/>
          <w:numId w:val="64"/>
        </w:numPr>
        <w:spacing w:line="360" w:lineRule="exact"/>
        <w:ind w:leftChars="0" w:left="1344" w:hanging="298"/>
        <w:jc w:val="both"/>
        <w:rPr>
          <w:rFonts w:ascii="標楷體" w:eastAsia="標楷體" w:hAnsi="標楷體"/>
        </w:rPr>
      </w:pPr>
      <w:r>
        <w:rPr>
          <w:rFonts w:ascii="標楷體" w:eastAsia="標楷體" w:hAnsi="標楷體" w:hint="eastAsia"/>
        </w:rPr>
        <w:t>執行</w:t>
      </w:r>
    </w:p>
    <w:p w14:paraId="1315AA0E" w14:textId="77777777" w:rsidR="00873639" w:rsidRDefault="00873639" w:rsidP="00873639">
      <w:pPr>
        <w:pStyle w:val="aff9"/>
        <w:spacing w:line="360" w:lineRule="exact"/>
        <w:ind w:leftChars="0" w:left="1701"/>
        <w:jc w:val="both"/>
        <w:rPr>
          <w:rFonts w:ascii="標楷體" w:eastAsia="標楷體" w:hAnsi="標楷體"/>
          <w:szCs w:val="20"/>
        </w:rPr>
      </w:pPr>
      <w:r>
        <w:rPr>
          <w:rFonts w:ascii="標楷體" w:eastAsia="標楷體" w:hAnsi="標楷體" w:hint="eastAsia"/>
        </w:rPr>
        <w:t>「島嶼關鍵字-水保防災起步走巡迴特展」移展2月21日開幕於國立臺灣圖書館：簽奉准將由吳副館長代表本館出席主持。並邀請農業部農村發展及水土保持署、農業部農村發展及水土保持署臺北分署、新北市政府教育局派員參與。</w:t>
      </w:r>
    </w:p>
    <w:p w14:paraId="4129A497" w14:textId="77777777" w:rsidR="00873639" w:rsidRDefault="00873639" w:rsidP="00B213FE">
      <w:pPr>
        <w:pStyle w:val="aff9"/>
        <w:numPr>
          <w:ilvl w:val="0"/>
          <w:numId w:val="64"/>
        </w:numPr>
        <w:spacing w:line="360" w:lineRule="exact"/>
        <w:ind w:leftChars="0" w:left="993" w:hanging="142"/>
        <w:jc w:val="both"/>
        <w:rPr>
          <w:rFonts w:ascii="標楷體" w:eastAsia="標楷體" w:hAnsi="標楷體"/>
        </w:rPr>
      </w:pPr>
      <w:r>
        <w:rPr>
          <w:rFonts w:ascii="標楷體" w:eastAsia="標楷體" w:hAnsi="標楷體" w:hint="eastAsia"/>
        </w:rPr>
        <w:t>自策特展及特展合作</w:t>
      </w:r>
    </w:p>
    <w:p w14:paraId="759C15F6" w14:textId="77777777" w:rsidR="00873639" w:rsidRDefault="00873639" w:rsidP="00B213FE">
      <w:pPr>
        <w:pStyle w:val="aff9"/>
        <w:numPr>
          <w:ilvl w:val="1"/>
          <w:numId w:val="64"/>
        </w:numPr>
        <w:spacing w:line="360" w:lineRule="exact"/>
        <w:ind w:leftChars="0" w:left="1344" w:hanging="298"/>
        <w:jc w:val="both"/>
        <w:rPr>
          <w:rFonts w:ascii="標楷體" w:eastAsia="標楷體" w:hAnsi="標楷體"/>
        </w:rPr>
      </w:pPr>
      <w:r>
        <w:rPr>
          <w:rFonts w:ascii="標楷體" w:eastAsia="標楷體" w:hAnsi="標楷體" w:hint="eastAsia"/>
        </w:rPr>
        <w:t>執行</w:t>
      </w:r>
    </w:p>
    <w:p w14:paraId="000367CC" w14:textId="77777777" w:rsidR="00873639" w:rsidRDefault="00873639" w:rsidP="00B213FE">
      <w:pPr>
        <w:pStyle w:val="aff9"/>
        <w:numPr>
          <w:ilvl w:val="4"/>
          <w:numId w:val="64"/>
        </w:numPr>
        <w:spacing w:line="360" w:lineRule="exact"/>
        <w:ind w:leftChars="0" w:left="1701"/>
        <w:jc w:val="both"/>
        <w:rPr>
          <w:rFonts w:ascii="標楷體" w:eastAsia="標楷體" w:hAnsi="標楷體"/>
          <w:szCs w:val="20"/>
        </w:rPr>
      </w:pPr>
      <w:r>
        <w:rPr>
          <w:rFonts w:ascii="標楷體" w:eastAsia="標楷體" w:hAnsi="標楷體" w:hint="eastAsia"/>
        </w:rPr>
        <w:t>「白盒子延伸計畫-汩汩之島 原鄉．異景．流變」 平權特展於 2月7日(五)完成撤展與場地點交。</w:t>
      </w:r>
    </w:p>
    <w:p w14:paraId="1DB1A01A" w14:textId="77777777" w:rsidR="00873639" w:rsidRDefault="00873639" w:rsidP="00B213FE">
      <w:pPr>
        <w:pStyle w:val="aff9"/>
        <w:numPr>
          <w:ilvl w:val="4"/>
          <w:numId w:val="64"/>
        </w:numPr>
        <w:spacing w:line="360" w:lineRule="exact"/>
        <w:ind w:leftChars="0" w:left="1701"/>
        <w:jc w:val="both"/>
        <w:rPr>
          <w:rFonts w:ascii="標楷體" w:eastAsia="標楷體" w:hAnsi="標楷體"/>
        </w:rPr>
      </w:pPr>
      <w:r>
        <w:rPr>
          <w:rFonts w:ascii="標楷體" w:eastAsia="標楷體" w:hAnsi="標楷體" w:hint="eastAsia"/>
        </w:rPr>
        <w:t>聯合數位文創與本館共同合辦「</w:t>
      </w:r>
      <w:proofErr w:type="spellStart"/>
      <w:r>
        <w:rPr>
          <w:rFonts w:ascii="標楷體" w:eastAsia="標楷體" w:hAnsi="標楷體" w:hint="eastAsia"/>
        </w:rPr>
        <w:t>teamLab</w:t>
      </w:r>
      <w:proofErr w:type="spellEnd"/>
      <w:r>
        <w:rPr>
          <w:rFonts w:ascii="標楷體" w:eastAsia="標楷體" w:hAnsi="標楷體" w:hint="eastAsia"/>
        </w:rPr>
        <w:t xml:space="preserve"> 共創！未來園」已於2月4日完成預定使用場地合約書，將於2月13日匯入場地保證金。</w:t>
      </w:r>
    </w:p>
    <w:p w14:paraId="4257D89E" w14:textId="77777777" w:rsidR="00873639" w:rsidRDefault="00873639" w:rsidP="00873639">
      <w:pPr>
        <w:pStyle w:val="aff9"/>
        <w:spacing w:line="360" w:lineRule="exact"/>
        <w:ind w:leftChars="0" w:left="709"/>
        <w:jc w:val="both"/>
        <w:rPr>
          <w:rFonts w:eastAsia="標楷體"/>
        </w:rPr>
      </w:pPr>
    </w:p>
    <w:p w14:paraId="3F1DFE87" w14:textId="77777777" w:rsidR="00873639" w:rsidRDefault="00873639" w:rsidP="00B213FE">
      <w:pPr>
        <w:pStyle w:val="aff9"/>
        <w:numPr>
          <w:ilvl w:val="0"/>
          <w:numId w:val="69"/>
        </w:numPr>
        <w:spacing w:line="360" w:lineRule="exact"/>
        <w:ind w:leftChars="0" w:left="567" w:hanging="567"/>
        <w:jc w:val="both"/>
        <w:rPr>
          <w:rFonts w:eastAsia="標楷體"/>
          <w:b/>
          <w:bCs/>
        </w:rPr>
      </w:pPr>
      <w:r>
        <w:rPr>
          <w:rFonts w:eastAsia="標楷體" w:hint="eastAsia"/>
          <w:b/>
          <w:bCs/>
        </w:rPr>
        <w:t>業務會報決議辦理情形</w:t>
      </w:r>
    </w:p>
    <w:tbl>
      <w:tblPr>
        <w:tblStyle w:val="aa"/>
        <w:tblW w:w="8640" w:type="dxa"/>
        <w:jc w:val="right"/>
        <w:tblLayout w:type="fixed"/>
        <w:tblLook w:val="04A0" w:firstRow="1" w:lastRow="0" w:firstColumn="1" w:lastColumn="0" w:noHBand="0" w:noVBand="1"/>
      </w:tblPr>
      <w:tblGrid>
        <w:gridCol w:w="4412"/>
        <w:gridCol w:w="4228"/>
      </w:tblGrid>
      <w:tr w:rsidR="00873639" w14:paraId="25F9B0FF" w14:textId="77777777" w:rsidTr="00873639">
        <w:trPr>
          <w:tblHeader/>
          <w:jc w:val="right"/>
        </w:trPr>
        <w:tc>
          <w:tcPr>
            <w:tcW w:w="3402"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7CBA4A05" w14:textId="77777777" w:rsidR="00873639" w:rsidRDefault="00873639">
            <w:pPr>
              <w:spacing w:line="320" w:lineRule="exact"/>
              <w:jc w:val="center"/>
              <w:rPr>
                <w:rFonts w:eastAsia="標楷體"/>
                <w:szCs w:val="24"/>
              </w:rPr>
            </w:pPr>
            <w:r>
              <w:rPr>
                <w:rFonts w:eastAsia="標楷體" w:hint="eastAsia"/>
                <w:szCs w:val="24"/>
              </w:rPr>
              <w:t>指示事項</w:t>
            </w:r>
          </w:p>
        </w:tc>
        <w:tc>
          <w:tcPr>
            <w:tcW w:w="3260"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11B69EE0" w14:textId="77777777" w:rsidR="00873639" w:rsidRDefault="00873639">
            <w:pPr>
              <w:spacing w:line="320" w:lineRule="exact"/>
              <w:jc w:val="center"/>
              <w:rPr>
                <w:rFonts w:eastAsia="標楷體"/>
                <w:szCs w:val="24"/>
              </w:rPr>
            </w:pPr>
            <w:r>
              <w:rPr>
                <w:rFonts w:eastAsia="標楷體" w:hint="eastAsia"/>
                <w:szCs w:val="24"/>
              </w:rPr>
              <w:t>辦理情形</w:t>
            </w:r>
          </w:p>
        </w:tc>
      </w:tr>
      <w:tr w:rsidR="00873639" w14:paraId="39A7928F" w14:textId="77777777" w:rsidTr="00873639">
        <w:trPr>
          <w:jc w:val="right"/>
        </w:trPr>
        <w:tc>
          <w:tcPr>
            <w:tcW w:w="3402" w:type="dxa"/>
            <w:tcBorders>
              <w:top w:val="single" w:sz="4" w:space="0" w:color="auto"/>
              <w:left w:val="single" w:sz="4" w:space="0" w:color="auto"/>
              <w:bottom w:val="single" w:sz="4" w:space="0" w:color="auto"/>
              <w:right w:val="single" w:sz="4" w:space="0" w:color="auto"/>
            </w:tcBorders>
            <w:hideMark/>
          </w:tcPr>
          <w:p w14:paraId="7707F442" w14:textId="77777777" w:rsidR="00873639" w:rsidRDefault="00873639">
            <w:pPr>
              <w:kinsoku w:val="0"/>
              <w:spacing w:line="320" w:lineRule="exact"/>
              <w:jc w:val="both"/>
              <w:rPr>
                <w:rFonts w:eastAsia="標楷體"/>
                <w:szCs w:val="24"/>
              </w:rPr>
            </w:pPr>
            <w:r>
              <w:rPr>
                <w:rFonts w:eastAsia="標楷體" w:hint="eastAsia"/>
                <w:szCs w:val="24"/>
              </w:rPr>
              <w:t>一、彙報展品故障率</w:t>
            </w:r>
          </w:p>
        </w:tc>
        <w:tc>
          <w:tcPr>
            <w:tcW w:w="3260" w:type="dxa"/>
            <w:tcBorders>
              <w:top w:val="single" w:sz="4" w:space="0" w:color="auto"/>
              <w:left w:val="single" w:sz="4" w:space="0" w:color="auto"/>
              <w:bottom w:val="single" w:sz="4" w:space="0" w:color="auto"/>
              <w:right w:val="single" w:sz="4" w:space="0" w:color="auto"/>
            </w:tcBorders>
            <w:hideMark/>
          </w:tcPr>
          <w:p w14:paraId="07328F13" w14:textId="77777777" w:rsidR="00873639" w:rsidRDefault="00873639" w:rsidP="00B213FE">
            <w:pPr>
              <w:pStyle w:val="aff9"/>
              <w:numPr>
                <w:ilvl w:val="0"/>
                <w:numId w:val="65"/>
              </w:numPr>
              <w:kinsoku w:val="0"/>
              <w:spacing w:line="320" w:lineRule="exact"/>
              <w:ind w:leftChars="0"/>
              <w:rPr>
                <w:rFonts w:eastAsia="標楷體"/>
              </w:rPr>
            </w:pPr>
            <w:r>
              <w:rPr>
                <w:rFonts w:eastAsia="標楷體" w:hint="eastAsia"/>
              </w:rPr>
              <w:t>持續於周一彙報展品故障率改進事宜。</w:t>
            </w:r>
          </w:p>
        </w:tc>
      </w:tr>
      <w:tr w:rsidR="00873639" w14:paraId="2739B47B" w14:textId="77777777" w:rsidTr="00873639">
        <w:trPr>
          <w:jc w:val="right"/>
        </w:trPr>
        <w:tc>
          <w:tcPr>
            <w:tcW w:w="3402" w:type="dxa"/>
            <w:tcBorders>
              <w:top w:val="single" w:sz="4" w:space="0" w:color="auto"/>
              <w:left w:val="single" w:sz="4" w:space="0" w:color="auto"/>
              <w:bottom w:val="single" w:sz="4" w:space="0" w:color="auto"/>
              <w:right w:val="single" w:sz="4" w:space="0" w:color="auto"/>
            </w:tcBorders>
            <w:hideMark/>
          </w:tcPr>
          <w:p w14:paraId="6CAE5CCD" w14:textId="77777777" w:rsidR="00873639" w:rsidRDefault="00873639">
            <w:pPr>
              <w:kinsoku w:val="0"/>
              <w:spacing w:line="320" w:lineRule="exact"/>
              <w:rPr>
                <w:rFonts w:eastAsia="標楷體"/>
                <w:szCs w:val="24"/>
              </w:rPr>
            </w:pPr>
            <w:r>
              <w:rPr>
                <w:rFonts w:eastAsia="標楷體" w:hint="eastAsia"/>
                <w:szCs w:val="24"/>
              </w:rPr>
              <w:t>二、展廳的展示更新配合節電事宜</w:t>
            </w:r>
          </w:p>
        </w:tc>
        <w:tc>
          <w:tcPr>
            <w:tcW w:w="3260" w:type="dxa"/>
            <w:tcBorders>
              <w:top w:val="single" w:sz="4" w:space="0" w:color="auto"/>
              <w:left w:val="single" w:sz="4" w:space="0" w:color="auto"/>
              <w:bottom w:val="single" w:sz="4" w:space="0" w:color="auto"/>
              <w:right w:val="single" w:sz="4" w:space="0" w:color="auto"/>
            </w:tcBorders>
            <w:hideMark/>
          </w:tcPr>
          <w:p w14:paraId="782B110A" w14:textId="77777777" w:rsidR="00873639" w:rsidRDefault="00873639" w:rsidP="00B213FE">
            <w:pPr>
              <w:pStyle w:val="aff9"/>
              <w:numPr>
                <w:ilvl w:val="0"/>
                <w:numId w:val="65"/>
              </w:numPr>
              <w:spacing w:line="320" w:lineRule="exact"/>
              <w:ind w:leftChars="0"/>
              <w:rPr>
                <w:rFonts w:eastAsia="標楷體"/>
              </w:rPr>
            </w:pPr>
            <w:r>
              <w:rPr>
                <w:rFonts w:eastAsia="標楷體" w:hint="eastAsia"/>
              </w:rPr>
              <w:t>目前正確認各展廳更新時間，確定後將通知秘書室。</w:t>
            </w:r>
          </w:p>
        </w:tc>
      </w:tr>
    </w:tbl>
    <w:p w14:paraId="6BCD924C" w14:textId="77777777" w:rsidR="00873639" w:rsidRDefault="00873639" w:rsidP="00B213FE">
      <w:pPr>
        <w:pStyle w:val="aff9"/>
        <w:numPr>
          <w:ilvl w:val="0"/>
          <w:numId w:val="69"/>
        </w:numPr>
        <w:spacing w:line="360" w:lineRule="exact"/>
        <w:ind w:leftChars="0" w:left="567" w:hanging="567"/>
        <w:jc w:val="both"/>
        <w:rPr>
          <w:rFonts w:eastAsia="標楷體"/>
          <w:b/>
          <w:bCs/>
          <w:szCs w:val="20"/>
        </w:rPr>
      </w:pPr>
      <w:r>
        <w:rPr>
          <w:rFonts w:eastAsia="標楷體" w:hint="eastAsia"/>
          <w:b/>
          <w:bCs/>
        </w:rPr>
        <w:t>專案報告事項</w:t>
      </w:r>
    </w:p>
    <w:p w14:paraId="48724F9E" w14:textId="77777777" w:rsidR="00873639" w:rsidRDefault="00873639" w:rsidP="00B213FE">
      <w:pPr>
        <w:numPr>
          <w:ilvl w:val="0"/>
          <w:numId w:val="66"/>
        </w:numPr>
        <w:spacing w:line="360" w:lineRule="exact"/>
        <w:ind w:firstLine="1"/>
        <w:jc w:val="both"/>
        <w:rPr>
          <w:rFonts w:eastAsia="標楷體"/>
          <w:color w:val="7030A0"/>
          <w:szCs w:val="24"/>
        </w:rPr>
      </w:pPr>
      <w:r>
        <w:rPr>
          <w:rFonts w:eastAsia="標楷體" w:hint="eastAsia"/>
          <w:szCs w:val="24"/>
        </w:rPr>
        <w:t>專案報告事項</w:t>
      </w:r>
    </w:p>
    <w:p w14:paraId="64652A5A" w14:textId="77777777" w:rsidR="00873639" w:rsidRDefault="00873639" w:rsidP="00B213FE">
      <w:pPr>
        <w:pStyle w:val="aff9"/>
        <w:numPr>
          <w:ilvl w:val="0"/>
          <w:numId w:val="67"/>
        </w:numPr>
        <w:spacing w:line="360" w:lineRule="exact"/>
        <w:ind w:leftChars="0"/>
        <w:jc w:val="both"/>
        <w:rPr>
          <w:rFonts w:eastAsia="標楷體"/>
        </w:rPr>
      </w:pPr>
      <w:r>
        <w:rPr>
          <w:rFonts w:eastAsia="標楷體" w:hint="eastAsia"/>
        </w:rPr>
        <w:t>營運管理資訊專區</w:t>
      </w:r>
      <w:r>
        <w:rPr>
          <w:rFonts w:eastAsia="標楷體"/>
        </w:rPr>
        <w:t>-</w:t>
      </w:r>
      <w:r>
        <w:rPr>
          <w:rFonts w:eastAsia="標楷體" w:hint="eastAsia"/>
        </w:rPr>
        <w:t>自策特展管理</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720"/>
        <w:gridCol w:w="1260"/>
        <w:gridCol w:w="709"/>
        <w:gridCol w:w="1046"/>
        <w:gridCol w:w="1222"/>
        <w:gridCol w:w="1134"/>
        <w:gridCol w:w="1134"/>
        <w:gridCol w:w="1417"/>
      </w:tblGrid>
      <w:tr w:rsidR="00873639" w14:paraId="1130EBE2" w14:textId="77777777" w:rsidTr="00054DFA">
        <w:trPr>
          <w:trHeight w:val="300"/>
        </w:trPr>
        <w:tc>
          <w:tcPr>
            <w:tcW w:w="720" w:type="dxa"/>
            <w:vMerge w:val="restart"/>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90" w:type="dxa"/>
              <w:bottom w:w="0" w:type="dxa"/>
              <w:right w:w="90" w:type="dxa"/>
            </w:tcMar>
            <w:vAlign w:val="center"/>
            <w:hideMark/>
          </w:tcPr>
          <w:p w14:paraId="1816A340" w14:textId="77777777" w:rsidR="00873639" w:rsidRDefault="00873639">
            <w:pPr>
              <w:ind w:right="75" w:firstLine="136"/>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No.</w:t>
            </w:r>
          </w:p>
        </w:tc>
        <w:tc>
          <w:tcPr>
            <w:tcW w:w="1260" w:type="dxa"/>
            <w:vMerge w:val="restart"/>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90" w:type="dxa"/>
              <w:bottom w:w="0" w:type="dxa"/>
              <w:right w:w="90" w:type="dxa"/>
            </w:tcMar>
            <w:vAlign w:val="center"/>
            <w:hideMark/>
          </w:tcPr>
          <w:p w14:paraId="37819EF3" w14:textId="77777777" w:rsidR="00873639" w:rsidRDefault="00873639">
            <w:pPr>
              <w:ind w:right="75" w:firstLine="195"/>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展覽名稱</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90" w:type="dxa"/>
              <w:bottom w:w="0" w:type="dxa"/>
              <w:right w:w="90" w:type="dxa"/>
            </w:tcMar>
            <w:vAlign w:val="center"/>
            <w:hideMark/>
          </w:tcPr>
          <w:p w14:paraId="02BB9BCF" w14:textId="77777777" w:rsidR="00873639" w:rsidRDefault="00873639">
            <w:pPr>
              <w:ind w:right="75" w:firstLine="30"/>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地點</w:t>
            </w:r>
          </w:p>
        </w:tc>
        <w:tc>
          <w:tcPr>
            <w:tcW w:w="1046" w:type="dxa"/>
            <w:vMerge w:val="restart"/>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90" w:type="dxa"/>
              <w:bottom w:w="0" w:type="dxa"/>
              <w:right w:w="90" w:type="dxa"/>
            </w:tcMar>
            <w:vAlign w:val="center"/>
            <w:hideMark/>
          </w:tcPr>
          <w:p w14:paraId="72550B45" w14:textId="77777777" w:rsidR="00873639" w:rsidRDefault="00873639">
            <w:pPr>
              <w:ind w:right="75" w:firstLine="195"/>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時間</w:t>
            </w:r>
          </w:p>
        </w:tc>
        <w:tc>
          <w:tcPr>
            <w:tcW w:w="3490" w:type="dxa"/>
            <w:gridSpan w:val="3"/>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90" w:type="dxa"/>
              <w:bottom w:w="0" w:type="dxa"/>
              <w:right w:w="90" w:type="dxa"/>
            </w:tcMar>
            <w:vAlign w:val="center"/>
            <w:hideMark/>
          </w:tcPr>
          <w:p w14:paraId="439E4350" w14:textId="77777777" w:rsidR="00873639" w:rsidRDefault="00873639">
            <w:pPr>
              <w:ind w:right="75" w:firstLine="195"/>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效益</w:t>
            </w:r>
          </w:p>
        </w:tc>
        <w:tc>
          <w:tcPr>
            <w:tcW w:w="1417" w:type="dxa"/>
            <w:vMerge w:val="restart"/>
            <w:tcBorders>
              <w:top w:val="single" w:sz="6" w:space="0" w:color="auto"/>
              <w:left w:val="single" w:sz="4" w:space="0" w:color="auto"/>
              <w:bottom w:val="nil"/>
              <w:right w:val="single" w:sz="6" w:space="0" w:color="auto"/>
            </w:tcBorders>
            <w:shd w:val="clear" w:color="auto" w:fill="DAEEF3" w:themeFill="accent5" w:themeFillTint="33"/>
            <w:tcMar>
              <w:top w:w="0" w:type="dxa"/>
              <w:left w:w="90" w:type="dxa"/>
              <w:bottom w:w="0" w:type="dxa"/>
              <w:right w:w="90" w:type="dxa"/>
            </w:tcMar>
            <w:vAlign w:val="center"/>
            <w:hideMark/>
          </w:tcPr>
          <w:p w14:paraId="29893E8A" w14:textId="77777777" w:rsidR="00873639" w:rsidRDefault="00873639">
            <w:pPr>
              <w:ind w:right="75"/>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承辦人</w:t>
            </w:r>
          </w:p>
        </w:tc>
      </w:tr>
      <w:tr w:rsidR="00873639" w14:paraId="6E107C21" w14:textId="77777777" w:rsidTr="00054DFA">
        <w:trPr>
          <w:trHeight w:val="300"/>
        </w:trPr>
        <w:tc>
          <w:tcPr>
            <w:tcW w:w="720" w:type="dxa"/>
            <w:vMerge/>
            <w:tcBorders>
              <w:top w:val="single" w:sz="4" w:space="0" w:color="auto"/>
              <w:left w:val="single" w:sz="4" w:space="0" w:color="auto"/>
              <w:bottom w:val="single" w:sz="4" w:space="0" w:color="auto"/>
              <w:right w:val="single" w:sz="4" w:space="0" w:color="auto"/>
            </w:tcBorders>
            <w:vAlign w:val="center"/>
            <w:hideMark/>
          </w:tcPr>
          <w:p w14:paraId="1CD5F5FA" w14:textId="77777777" w:rsidR="00873639" w:rsidRDefault="00873639">
            <w:pPr>
              <w:widowControl/>
              <w:rPr>
                <w:rFonts w:ascii="標楷體" w:eastAsia="標楷體" w:hAnsi="標楷體" w:cs="標楷體"/>
                <w:color w:val="000000" w:themeColor="text1"/>
                <w:sz w:val="22"/>
                <w:szCs w:val="22"/>
              </w:rPr>
            </w:pPr>
          </w:p>
        </w:tc>
        <w:tc>
          <w:tcPr>
            <w:tcW w:w="1260" w:type="dxa"/>
            <w:vMerge/>
            <w:tcBorders>
              <w:top w:val="single" w:sz="4" w:space="0" w:color="auto"/>
              <w:left w:val="single" w:sz="4" w:space="0" w:color="auto"/>
              <w:bottom w:val="single" w:sz="4" w:space="0" w:color="auto"/>
              <w:right w:val="single" w:sz="4" w:space="0" w:color="auto"/>
            </w:tcBorders>
            <w:vAlign w:val="center"/>
            <w:hideMark/>
          </w:tcPr>
          <w:p w14:paraId="574A2620" w14:textId="77777777" w:rsidR="00873639" w:rsidRDefault="00873639">
            <w:pPr>
              <w:widowControl/>
              <w:rPr>
                <w:rFonts w:ascii="標楷體" w:eastAsia="標楷體" w:hAnsi="標楷體" w:cs="標楷體"/>
                <w:color w:val="000000" w:themeColor="text1"/>
                <w:sz w:val="22"/>
                <w:szCs w:val="22"/>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52A57D34" w14:textId="77777777" w:rsidR="00873639" w:rsidRDefault="00873639">
            <w:pPr>
              <w:widowControl/>
              <w:rPr>
                <w:rFonts w:ascii="標楷體" w:eastAsia="標楷體" w:hAnsi="標楷體" w:cs="標楷體"/>
                <w:color w:val="000000" w:themeColor="text1"/>
                <w:sz w:val="22"/>
                <w:szCs w:val="22"/>
              </w:rPr>
            </w:pPr>
          </w:p>
        </w:tc>
        <w:tc>
          <w:tcPr>
            <w:tcW w:w="1046" w:type="dxa"/>
            <w:vMerge/>
            <w:tcBorders>
              <w:top w:val="single" w:sz="4" w:space="0" w:color="auto"/>
              <w:left w:val="single" w:sz="4" w:space="0" w:color="auto"/>
              <w:bottom w:val="single" w:sz="4" w:space="0" w:color="auto"/>
              <w:right w:val="single" w:sz="4" w:space="0" w:color="auto"/>
            </w:tcBorders>
            <w:vAlign w:val="center"/>
            <w:hideMark/>
          </w:tcPr>
          <w:p w14:paraId="31C11D17" w14:textId="77777777" w:rsidR="00873639" w:rsidRDefault="00873639">
            <w:pPr>
              <w:widowControl/>
              <w:rPr>
                <w:rFonts w:ascii="標楷體" w:eastAsia="標楷體" w:hAnsi="標楷體" w:cs="標楷體"/>
                <w:color w:val="000000" w:themeColor="text1"/>
                <w:sz w:val="22"/>
                <w:szCs w:val="22"/>
              </w:rPr>
            </w:pPr>
          </w:p>
        </w:tc>
        <w:tc>
          <w:tcPr>
            <w:tcW w:w="1222" w:type="dxa"/>
            <w:tcBorders>
              <w:top w:val="single" w:sz="4" w:space="0" w:color="auto"/>
              <w:left w:val="single" w:sz="4" w:space="0" w:color="auto"/>
              <w:bottom w:val="single" w:sz="4" w:space="0" w:color="auto"/>
              <w:right w:val="single" w:sz="4" w:space="0" w:color="auto"/>
            </w:tcBorders>
            <w:shd w:val="clear" w:color="auto" w:fill="B6DDE8" w:themeFill="accent5" w:themeFillTint="66"/>
            <w:tcMar>
              <w:top w:w="0" w:type="dxa"/>
              <w:left w:w="90" w:type="dxa"/>
              <w:bottom w:w="0" w:type="dxa"/>
              <w:right w:w="90" w:type="dxa"/>
            </w:tcMar>
            <w:hideMark/>
          </w:tcPr>
          <w:p w14:paraId="5885D618" w14:textId="77777777" w:rsidR="00873639" w:rsidRDefault="00873639">
            <w:pPr>
              <w:ind w:right="75"/>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收入</w:t>
            </w:r>
          </w:p>
          <w:p w14:paraId="21732F49" w14:textId="77777777" w:rsidR="00873639" w:rsidRDefault="00873639">
            <w:pPr>
              <w:ind w:right="75"/>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(新臺幣/元)</w:t>
            </w:r>
          </w:p>
        </w:tc>
        <w:tc>
          <w:tcPr>
            <w:tcW w:w="1134" w:type="dxa"/>
            <w:tcBorders>
              <w:top w:val="nil"/>
              <w:left w:val="single" w:sz="4" w:space="0" w:color="auto"/>
              <w:bottom w:val="single" w:sz="6" w:space="0" w:color="auto"/>
              <w:right w:val="single" w:sz="6" w:space="0" w:color="auto"/>
            </w:tcBorders>
            <w:shd w:val="clear" w:color="auto" w:fill="B6DDE8" w:themeFill="accent5" w:themeFillTint="66"/>
            <w:tcMar>
              <w:top w:w="0" w:type="dxa"/>
              <w:left w:w="90" w:type="dxa"/>
              <w:bottom w:w="0" w:type="dxa"/>
              <w:right w:w="90" w:type="dxa"/>
            </w:tcMar>
            <w:hideMark/>
          </w:tcPr>
          <w:p w14:paraId="5AE9D1D1" w14:textId="77777777" w:rsidR="00873639" w:rsidRDefault="00873639">
            <w:pPr>
              <w:ind w:right="75"/>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淨收益</w:t>
            </w:r>
          </w:p>
          <w:p w14:paraId="57233802" w14:textId="77777777" w:rsidR="00873639" w:rsidRDefault="00873639">
            <w:pPr>
              <w:ind w:right="75"/>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(新臺幣/元)</w:t>
            </w:r>
          </w:p>
        </w:tc>
        <w:tc>
          <w:tcPr>
            <w:tcW w:w="1134" w:type="dxa"/>
            <w:tcBorders>
              <w:top w:val="nil"/>
              <w:left w:val="single" w:sz="6" w:space="0" w:color="auto"/>
              <w:bottom w:val="single" w:sz="6" w:space="0" w:color="auto"/>
              <w:right w:val="single" w:sz="6" w:space="0" w:color="auto"/>
            </w:tcBorders>
            <w:shd w:val="clear" w:color="auto" w:fill="B6DDE8" w:themeFill="accent5" w:themeFillTint="66"/>
            <w:tcMar>
              <w:top w:w="0" w:type="dxa"/>
              <w:left w:w="90" w:type="dxa"/>
              <w:bottom w:w="0" w:type="dxa"/>
              <w:right w:w="90" w:type="dxa"/>
            </w:tcMar>
            <w:hideMark/>
          </w:tcPr>
          <w:p w14:paraId="7D2892F1" w14:textId="77777777" w:rsidR="00873639" w:rsidRDefault="00873639">
            <w:pPr>
              <w:ind w:right="75"/>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累計人數(人)</w:t>
            </w:r>
          </w:p>
        </w:tc>
        <w:tc>
          <w:tcPr>
            <w:tcW w:w="1417" w:type="dxa"/>
            <w:vMerge/>
            <w:tcBorders>
              <w:top w:val="single" w:sz="6" w:space="0" w:color="auto"/>
              <w:left w:val="single" w:sz="4" w:space="0" w:color="auto"/>
              <w:bottom w:val="nil"/>
              <w:right w:val="single" w:sz="6" w:space="0" w:color="auto"/>
            </w:tcBorders>
            <w:vAlign w:val="center"/>
            <w:hideMark/>
          </w:tcPr>
          <w:p w14:paraId="189A2F2C" w14:textId="77777777" w:rsidR="00873639" w:rsidRDefault="00873639">
            <w:pPr>
              <w:widowControl/>
              <w:rPr>
                <w:rFonts w:ascii="標楷體" w:eastAsia="標楷體" w:hAnsi="標楷體" w:cs="標楷體"/>
                <w:color w:val="000000" w:themeColor="text1"/>
                <w:sz w:val="22"/>
                <w:szCs w:val="22"/>
              </w:rPr>
            </w:pPr>
          </w:p>
        </w:tc>
      </w:tr>
      <w:tr w:rsidR="00873639" w14:paraId="4015165D" w14:textId="77777777" w:rsidTr="00054DFA">
        <w:trPr>
          <w:trHeight w:val="300"/>
        </w:trPr>
        <w:tc>
          <w:tcPr>
            <w:tcW w:w="720" w:type="dxa"/>
            <w:tcBorders>
              <w:top w:val="single" w:sz="4" w:space="0" w:color="auto"/>
              <w:left w:val="single" w:sz="4" w:space="0" w:color="auto"/>
              <w:bottom w:val="single" w:sz="4" w:space="0" w:color="auto"/>
              <w:right w:val="single" w:sz="4" w:space="0" w:color="auto"/>
            </w:tcBorders>
            <w:tcMar>
              <w:top w:w="0" w:type="dxa"/>
              <w:left w:w="90" w:type="dxa"/>
              <w:bottom w:w="0" w:type="dxa"/>
              <w:right w:w="90" w:type="dxa"/>
            </w:tcMar>
            <w:hideMark/>
          </w:tcPr>
          <w:p w14:paraId="0976F354" w14:textId="77777777" w:rsidR="00873639" w:rsidRDefault="00873639">
            <w:pPr>
              <w:ind w:right="75" w:firstLine="136"/>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1</w:t>
            </w:r>
          </w:p>
        </w:tc>
        <w:tc>
          <w:tcPr>
            <w:tcW w:w="1260" w:type="dxa"/>
            <w:tcBorders>
              <w:top w:val="single" w:sz="4" w:space="0" w:color="auto"/>
              <w:left w:val="single" w:sz="4" w:space="0" w:color="auto"/>
              <w:bottom w:val="single" w:sz="4" w:space="0" w:color="auto"/>
              <w:right w:val="single" w:sz="4" w:space="0" w:color="auto"/>
            </w:tcBorders>
            <w:tcMar>
              <w:top w:w="0" w:type="dxa"/>
              <w:left w:w="90" w:type="dxa"/>
              <w:bottom w:w="0" w:type="dxa"/>
              <w:right w:w="90" w:type="dxa"/>
            </w:tcMar>
            <w:hideMark/>
          </w:tcPr>
          <w:p w14:paraId="3361A260" w14:textId="77777777" w:rsidR="00873639" w:rsidRDefault="00873639">
            <w:pPr>
              <w:ind w:right="75"/>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「黏TT工廠事件簿-黏的科學與體驗」特展</w:t>
            </w:r>
          </w:p>
        </w:tc>
        <w:tc>
          <w:tcPr>
            <w:tcW w:w="709" w:type="dxa"/>
            <w:tcBorders>
              <w:top w:val="single" w:sz="4" w:space="0" w:color="auto"/>
              <w:left w:val="single" w:sz="4" w:space="0" w:color="auto"/>
              <w:bottom w:val="single" w:sz="4" w:space="0" w:color="auto"/>
              <w:right w:val="single" w:sz="4" w:space="0" w:color="auto"/>
            </w:tcBorders>
            <w:tcMar>
              <w:top w:w="0" w:type="dxa"/>
              <w:left w:w="90" w:type="dxa"/>
              <w:bottom w:w="0" w:type="dxa"/>
              <w:right w:w="90" w:type="dxa"/>
            </w:tcMar>
            <w:hideMark/>
          </w:tcPr>
          <w:p w14:paraId="439F13F1" w14:textId="77777777" w:rsidR="00873639" w:rsidRDefault="00873639">
            <w:pPr>
              <w:ind w:right="75" w:firstLine="30"/>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台北科科教館</w:t>
            </w:r>
          </w:p>
        </w:tc>
        <w:tc>
          <w:tcPr>
            <w:tcW w:w="1046" w:type="dxa"/>
            <w:tcBorders>
              <w:top w:val="single" w:sz="4" w:space="0" w:color="auto"/>
              <w:left w:val="single" w:sz="4" w:space="0" w:color="auto"/>
              <w:bottom w:val="single" w:sz="4" w:space="0" w:color="auto"/>
              <w:right w:val="single" w:sz="4" w:space="0" w:color="auto"/>
            </w:tcBorders>
            <w:tcMar>
              <w:top w:w="0" w:type="dxa"/>
              <w:left w:w="90" w:type="dxa"/>
              <w:bottom w:w="0" w:type="dxa"/>
              <w:right w:w="90" w:type="dxa"/>
            </w:tcMar>
            <w:hideMark/>
          </w:tcPr>
          <w:p w14:paraId="48CCE0F0" w14:textId="77777777" w:rsidR="00873639" w:rsidRDefault="00873639">
            <w:pPr>
              <w:ind w:right="75"/>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1131001</w:t>
            </w:r>
          </w:p>
          <w:p w14:paraId="76DE2F9A" w14:textId="77777777" w:rsidR="00873639" w:rsidRDefault="00873639">
            <w:pPr>
              <w:ind w:right="75"/>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w:t>
            </w:r>
          </w:p>
          <w:p w14:paraId="44D50DAC" w14:textId="77777777" w:rsidR="00873639" w:rsidRDefault="00873639">
            <w:pPr>
              <w:ind w:right="75"/>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1140831</w:t>
            </w:r>
          </w:p>
        </w:tc>
        <w:tc>
          <w:tcPr>
            <w:tcW w:w="1222" w:type="dxa"/>
            <w:tcBorders>
              <w:top w:val="single" w:sz="4" w:space="0" w:color="auto"/>
              <w:left w:val="single" w:sz="4" w:space="0" w:color="auto"/>
              <w:bottom w:val="single" w:sz="4" w:space="0" w:color="auto"/>
              <w:right w:val="single" w:sz="4" w:space="0" w:color="auto"/>
            </w:tcBorders>
            <w:tcMar>
              <w:top w:w="0" w:type="dxa"/>
              <w:left w:w="90" w:type="dxa"/>
              <w:bottom w:w="0" w:type="dxa"/>
              <w:right w:w="90" w:type="dxa"/>
            </w:tcMar>
            <w:hideMark/>
          </w:tcPr>
          <w:p w14:paraId="3C7A5A86" w14:textId="77777777" w:rsidR="00873639" w:rsidRDefault="00873639">
            <w:pPr>
              <w:ind w:right="75"/>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1,200,000</w:t>
            </w:r>
          </w:p>
        </w:tc>
        <w:tc>
          <w:tcPr>
            <w:tcW w:w="1134" w:type="dxa"/>
            <w:tcBorders>
              <w:top w:val="single" w:sz="6" w:space="0" w:color="auto"/>
              <w:left w:val="single" w:sz="4" w:space="0" w:color="auto"/>
              <w:bottom w:val="single" w:sz="6" w:space="0" w:color="auto"/>
              <w:right w:val="single" w:sz="6" w:space="0" w:color="auto"/>
            </w:tcBorders>
            <w:tcMar>
              <w:top w:w="0" w:type="dxa"/>
              <w:left w:w="90" w:type="dxa"/>
              <w:bottom w:w="0" w:type="dxa"/>
              <w:right w:w="90" w:type="dxa"/>
            </w:tcMar>
            <w:hideMark/>
          </w:tcPr>
          <w:p w14:paraId="3CEF94C1" w14:textId="77777777" w:rsidR="00873639" w:rsidRDefault="00873639">
            <w:pPr>
              <w:ind w:right="75"/>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156,522</w:t>
            </w:r>
          </w:p>
        </w:tc>
        <w:tc>
          <w:tcPr>
            <w:tcW w:w="1134" w:type="dxa"/>
            <w:tcBorders>
              <w:top w:val="single" w:sz="6" w:space="0" w:color="auto"/>
              <w:left w:val="single" w:sz="6" w:space="0" w:color="auto"/>
              <w:bottom w:val="single" w:sz="6" w:space="0" w:color="auto"/>
              <w:right w:val="single" w:sz="6" w:space="0" w:color="auto"/>
            </w:tcBorders>
            <w:tcMar>
              <w:top w:w="0" w:type="dxa"/>
              <w:left w:w="90" w:type="dxa"/>
              <w:bottom w:w="0" w:type="dxa"/>
              <w:right w:w="90" w:type="dxa"/>
            </w:tcMar>
            <w:hideMark/>
          </w:tcPr>
          <w:p w14:paraId="4E2A944B" w14:textId="77777777" w:rsidR="00873639" w:rsidRDefault="00873639">
            <w:pPr>
              <w:spacing w:line="252" w:lineRule="auto"/>
              <w:ind w:right="75"/>
              <w:jc w:val="center"/>
              <w:rPr>
                <w:rFonts w:ascii="標楷體" w:eastAsia="標楷體" w:hAnsi="標楷體" w:cs="標楷體"/>
                <w:sz w:val="22"/>
                <w:szCs w:val="22"/>
              </w:rPr>
            </w:pPr>
            <w:r>
              <w:rPr>
                <w:rFonts w:ascii="標楷體" w:eastAsia="標楷體" w:hAnsi="標楷體" w:cs="標楷體" w:hint="eastAsia"/>
                <w:sz w:val="22"/>
                <w:szCs w:val="22"/>
              </w:rPr>
              <w:t>68,823</w:t>
            </w:r>
          </w:p>
        </w:tc>
        <w:tc>
          <w:tcPr>
            <w:tcW w:w="1417" w:type="dxa"/>
            <w:tcBorders>
              <w:top w:val="single" w:sz="6" w:space="0" w:color="auto"/>
              <w:left w:val="single" w:sz="6" w:space="0" w:color="auto"/>
              <w:bottom w:val="single" w:sz="6" w:space="0" w:color="auto"/>
              <w:right w:val="single" w:sz="6" w:space="0" w:color="auto"/>
            </w:tcBorders>
            <w:tcMar>
              <w:top w:w="0" w:type="dxa"/>
              <w:left w:w="90" w:type="dxa"/>
              <w:bottom w:w="0" w:type="dxa"/>
              <w:right w:w="90" w:type="dxa"/>
            </w:tcMar>
            <w:hideMark/>
          </w:tcPr>
          <w:p w14:paraId="5287D577" w14:textId="77777777" w:rsidR="00873639" w:rsidRDefault="00873639">
            <w:pPr>
              <w:ind w:right="75"/>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洪莞媜</w:t>
            </w:r>
          </w:p>
        </w:tc>
      </w:tr>
      <w:tr w:rsidR="00873639" w14:paraId="0CC038E5" w14:textId="77777777" w:rsidTr="00054DFA">
        <w:trPr>
          <w:trHeight w:val="300"/>
        </w:trPr>
        <w:tc>
          <w:tcPr>
            <w:tcW w:w="720" w:type="dxa"/>
            <w:tcBorders>
              <w:top w:val="single" w:sz="4" w:space="0" w:color="auto"/>
              <w:left w:val="single" w:sz="6" w:space="0" w:color="auto"/>
              <w:bottom w:val="single" w:sz="6" w:space="0" w:color="auto"/>
              <w:right w:val="single" w:sz="6" w:space="0" w:color="auto"/>
            </w:tcBorders>
            <w:tcMar>
              <w:top w:w="0" w:type="dxa"/>
              <w:left w:w="90" w:type="dxa"/>
              <w:bottom w:w="0" w:type="dxa"/>
              <w:right w:w="90" w:type="dxa"/>
            </w:tcMar>
            <w:hideMark/>
          </w:tcPr>
          <w:p w14:paraId="0407C95A" w14:textId="77777777" w:rsidR="00873639" w:rsidRDefault="00873639">
            <w:pPr>
              <w:spacing w:line="256" w:lineRule="auto"/>
              <w:ind w:firstLine="136"/>
            </w:pPr>
            <w:r>
              <w:rPr>
                <w:rFonts w:ascii="標楷體" w:eastAsia="標楷體" w:hAnsi="標楷體" w:cs="標楷體" w:hint="eastAsia"/>
                <w:color w:val="000000" w:themeColor="text1"/>
                <w:sz w:val="22"/>
                <w:szCs w:val="22"/>
              </w:rPr>
              <w:t>2</w:t>
            </w:r>
          </w:p>
        </w:tc>
        <w:tc>
          <w:tcPr>
            <w:tcW w:w="1260" w:type="dxa"/>
            <w:tcBorders>
              <w:top w:val="single" w:sz="4" w:space="0" w:color="auto"/>
              <w:left w:val="single" w:sz="6" w:space="0" w:color="auto"/>
              <w:bottom w:val="single" w:sz="6" w:space="0" w:color="auto"/>
              <w:right w:val="single" w:sz="6" w:space="0" w:color="auto"/>
            </w:tcBorders>
            <w:tcMar>
              <w:top w:w="0" w:type="dxa"/>
              <w:left w:w="90" w:type="dxa"/>
              <w:bottom w:w="0" w:type="dxa"/>
              <w:right w:w="90" w:type="dxa"/>
            </w:tcMar>
            <w:hideMark/>
          </w:tcPr>
          <w:p w14:paraId="39C433D3" w14:textId="77777777" w:rsidR="00873639" w:rsidRDefault="00873639">
            <w:pP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島嶼關鍵字-水保防災起步走</w:t>
            </w:r>
          </w:p>
        </w:tc>
        <w:tc>
          <w:tcPr>
            <w:tcW w:w="709" w:type="dxa"/>
            <w:tcBorders>
              <w:top w:val="single" w:sz="4" w:space="0" w:color="auto"/>
              <w:left w:val="single" w:sz="6" w:space="0" w:color="auto"/>
              <w:bottom w:val="single" w:sz="6" w:space="0" w:color="auto"/>
              <w:right w:val="single" w:sz="6" w:space="0" w:color="auto"/>
            </w:tcBorders>
            <w:tcMar>
              <w:top w:w="0" w:type="dxa"/>
              <w:left w:w="90" w:type="dxa"/>
              <w:bottom w:w="0" w:type="dxa"/>
              <w:right w:w="90" w:type="dxa"/>
            </w:tcMar>
            <w:hideMark/>
          </w:tcPr>
          <w:p w14:paraId="3704ECFC" w14:textId="77777777" w:rsidR="00873639" w:rsidRDefault="00873639">
            <w:pPr>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溪頭福華飯店</w:t>
            </w:r>
          </w:p>
        </w:tc>
        <w:tc>
          <w:tcPr>
            <w:tcW w:w="1046" w:type="dxa"/>
            <w:tcBorders>
              <w:top w:val="single" w:sz="4" w:space="0" w:color="auto"/>
              <w:left w:val="single" w:sz="6" w:space="0" w:color="auto"/>
              <w:bottom w:val="single" w:sz="6" w:space="0" w:color="auto"/>
              <w:right w:val="single" w:sz="6" w:space="0" w:color="auto"/>
            </w:tcBorders>
            <w:tcMar>
              <w:top w:w="0" w:type="dxa"/>
              <w:left w:w="90" w:type="dxa"/>
              <w:bottom w:w="0" w:type="dxa"/>
              <w:right w:w="90" w:type="dxa"/>
            </w:tcMar>
            <w:hideMark/>
          </w:tcPr>
          <w:p w14:paraId="53045663" w14:textId="77777777" w:rsidR="00873639" w:rsidRDefault="00873639">
            <w:pPr>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1130902</w:t>
            </w:r>
          </w:p>
          <w:p w14:paraId="687301CF" w14:textId="77777777" w:rsidR="00873639" w:rsidRDefault="00873639">
            <w:pPr>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w:t>
            </w:r>
          </w:p>
          <w:p w14:paraId="1F1946FB" w14:textId="77777777" w:rsidR="00873639" w:rsidRDefault="00873639">
            <w:pPr>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1140210</w:t>
            </w:r>
          </w:p>
        </w:tc>
        <w:tc>
          <w:tcPr>
            <w:tcW w:w="1222" w:type="dxa"/>
            <w:tcBorders>
              <w:top w:val="single" w:sz="4" w:space="0" w:color="auto"/>
              <w:left w:val="single" w:sz="6" w:space="0" w:color="auto"/>
              <w:bottom w:val="single" w:sz="6" w:space="0" w:color="auto"/>
              <w:right w:val="single" w:sz="6" w:space="0" w:color="auto"/>
            </w:tcBorders>
            <w:tcMar>
              <w:top w:w="0" w:type="dxa"/>
              <w:left w:w="90" w:type="dxa"/>
              <w:bottom w:w="0" w:type="dxa"/>
              <w:right w:w="90" w:type="dxa"/>
            </w:tcMar>
            <w:hideMark/>
          </w:tcPr>
          <w:p w14:paraId="27C4CA6D" w14:textId="77777777" w:rsidR="00873639" w:rsidRDefault="00873639">
            <w:pPr>
              <w:jc w:val="center"/>
              <w:rPr>
                <w:rFonts w:ascii="Calibri" w:eastAsia="Calibri" w:hAnsi="Calibri" w:cs="Calibri"/>
                <w:color w:val="000000" w:themeColor="text1"/>
                <w:sz w:val="22"/>
                <w:szCs w:val="22"/>
              </w:rPr>
            </w:pPr>
            <w:r>
              <w:rPr>
                <w:rFonts w:ascii="Calibri" w:eastAsia="Calibri" w:hAnsi="Calibri" w:cs="Calibri"/>
                <w:color w:val="000000" w:themeColor="text1"/>
                <w:sz w:val="22"/>
                <w:szCs w:val="22"/>
              </w:rPr>
              <w:t>0</w:t>
            </w:r>
          </w:p>
        </w:tc>
        <w:tc>
          <w:tcPr>
            <w:tcW w:w="1134" w:type="dxa"/>
            <w:tcBorders>
              <w:top w:val="single" w:sz="6" w:space="0" w:color="auto"/>
              <w:left w:val="single" w:sz="6" w:space="0" w:color="auto"/>
              <w:bottom w:val="single" w:sz="6" w:space="0" w:color="auto"/>
              <w:right w:val="single" w:sz="6" w:space="0" w:color="auto"/>
            </w:tcBorders>
            <w:tcMar>
              <w:top w:w="0" w:type="dxa"/>
              <w:left w:w="90" w:type="dxa"/>
              <w:bottom w:w="0" w:type="dxa"/>
              <w:right w:w="90" w:type="dxa"/>
            </w:tcMar>
            <w:hideMark/>
          </w:tcPr>
          <w:p w14:paraId="439676C3" w14:textId="77777777" w:rsidR="00873639" w:rsidRDefault="00873639">
            <w:pPr>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0</w:t>
            </w:r>
          </w:p>
        </w:tc>
        <w:tc>
          <w:tcPr>
            <w:tcW w:w="1134" w:type="dxa"/>
            <w:tcBorders>
              <w:top w:val="single" w:sz="6" w:space="0" w:color="auto"/>
              <w:left w:val="single" w:sz="6" w:space="0" w:color="auto"/>
              <w:bottom w:val="single" w:sz="6" w:space="0" w:color="auto"/>
              <w:right w:val="single" w:sz="6" w:space="0" w:color="auto"/>
            </w:tcBorders>
            <w:tcMar>
              <w:top w:w="0" w:type="dxa"/>
              <w:left w:w="90" w:type="dxa"/>
              <w:bottom w:w="0" w:type="dxa"/>
              <w:right w:w="90" w:type="dxa"/>
            </w:tcMar>
            <w:hideMark/>
          </w:tcPr>
          <w:p w14:paraId="7E56F565" w14:textId="77777777" w:rsidR="00873639" w:rsidRDefault="00873639">
            <w:pPr>
              <w:spacing w:line="252" w:lineRule="auto"/>
              <w:jc w:val="center"/>
              <w:rPr>
                <w:rFonts w:ascii="標楷體" w:eastAsia="標楷體" w:hAnsi="標楷體" w:cs="標楷體"/>
                <w:sz w:val="22"/>
                <w:szCs w:val="22"/>
              </w:rPr>
            </w:pPr>
            <w:r>
              <w:rPr>
                <w:rFonts w:ascii="標楷體" w:eastAsia="標楷體" w:hAnsi="標楷體" w:cs="標楷體" w:hint="eastAsia"/>
                <w:sz w:val="22"/>
                <w:szCs w:val="22"/>
              </w:rPr>
              <w:t>44,111</w:t>
            </w:r>
          </w:p>
        </w:tc>
        <w:tc>
          <w:tcPr>
            <w:tcW w:w="1417" w:type="dxa"/>
            <w:tcBorders>
              <w:top w:val="single" w:sz="6" w:space="0" w:color="auto"/>
              <w:left w:val="single" w:sz="6" w:space="0" w:color="auto"/>
              <w:bottom w:val="single" w:sz="6" w:space="0" w:color="auto"/>
              <w:right w:val="single" w:sz="6" w:space="0" w:color="auto"/>
            </w:tcBorders>
            <w:tcMar>
              <w:top w:w="0" w:type="dxa"/>
              <w:left w:w="90" w:type="dxa"/>
              <w:bottom w:w="0" w:type="dxa"/>
              <w:right w:w="90" w:type="dxa"/>
            </w:tcMar>
          </w:tcPr>
          <w:p w14:paraId="69112CBC" w14:textId="77777777" w:rsidR="00873639" w:rsidRDefault="00873639">
            <w:pPr>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郭世文</w:t>
            </w:r>
          </w:p>
          <w:p w14:paraId="52EE0AAD" w14:textId="77777777" w:rsidR="00873639" w:rsidRDefault="00873639">
            <w:pPr>
              <w:jc w:val="center"/>
              <w:rPr>
                <w:rFonts w:ascii="標楷體" w:eastAsia="標楷體" w:hAnsi="標楷體" w:cs="標楷體"/>
                <w:color w:val="000000" w:themeColor="text1"/>
                <w:sz w:val="22"/>
                <w:szCs w:val="22"/>
              </w:rPr>
            </w:pPr>
          </w:p>
          <w:p w14:paraId="111C7BA6" w14:textId="77777777" w:rsidR="00873639" w:rsidRDefault="00873639">
            <w:pPr>
              <w:jc w:val="center"/>
              <w:rPr>
                <w:rFonts w:ascii="標楷體" w:eastAsia="標楷體" w:hAnsi="標楷體" w:cs="標楷體"/>
                <w:color w:val="000000" w:themeColor="text1"/>
                <w:sz w:val="22"/>
                <w:szCs w:val="22"/>
              </w:rPr>
            </w:pPr>
          </w:p>
        </w:tc>
      </w:tr>
      <w:tr w:rsidR="00873639" w14:paraId="50A88DDC" w14:textId="77777777" w:rsidTr="00054DFA">
        <w:trPr>
          <w:trHeight w:val="300"/>
        </w:trPr>
        <w:tc>
          <w:tcPr>
            <w:tcW w:w="720" w:type="dxa"/>
            <w:tcBorders>
              <w:top w:val="single" w:sz="6" w:space="0" w:color="auto"/>
              <w:left w:val="single" w:sz="6" w:space="0" w:color="auto"/>
              <w:bottom w:val="single" w:sz="6" w:space="0" w:color="auto"/>
              <w:right w:val="single" w:sz="6" w:space="0" w:color="auto"/>
            </w:tcBorders>
            <w:tcMar>
              <w:top w:w="0" w:type="dxa"/>
              <w:left w:w="90" w:type="dxa"/>
              <w:bottom w:w="0" w:type="dxa"/>
              <w:right w:w="90" w:type="dxa"/>
            </w:tcMar>
            <w:hideMark/>
          </w:tcPr>
          <w:p w14:paraId="45535566" w14:textId="77777777" w:rsidR="00873639" w:rsidRDefault="00873639">
            <w:pPr>
              <w:ind w:right="75" w:firstLine="136"/>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3</w:t>
            </w:r>
          </w:p>
        </w:tc>
        <w:tc>
          <w:tcPr>
            <w:tcW w:w="1260" w:type="dxa"/>
            <w:tcBorders>
              <w:top w:val="single" w:sz="6" w:space="0" w:color="auto"/>
              <w:left w:val="single" w:sz="6" w:space="0" w:color="auto"/>
              <w:bottom w:val="single" w:sz="6" w:space="0" w:color="auto"/>
              <w:right w:val="single" w:sz="6" w:space="0" w:color="auto"/>
            </w:tcBorders>
            <w:tcMar>
              <w:top w:w="0" w:type="dxa"/>
              <w:left w:w="90" w:type="dxa"/>
              <w:bottom w:w="0" w:type="dxa"/>
              <w:right w:w="90" w:type="dxa"/>
            </w:tcMar>
            <w:hideMark/>
          </w:tcPr>
          <w:p w14:paraId="29000A57" w14:textId="77777777" w:rsidR="00873639" w:rsidRDefault="00873639">
            <w:pP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人造關係開箱傳播科技特展</w:t>
            </w:r>
          </w:p>
        </w:tc>
        <w:tc>
          <w:tcPr>
            <w:tcW w:w="709" w:type="dxa"/>
            <w:tcBorders>
              <w:top w:val="single" w:sz="6" w:space="0" w:color="auto"/>
              <w:left w:val="single" w:sz="6" w:space="0" w:color="auto"/>
              <w:bottom w:val="single" w:sz="6" w:space="0" w:color="auto"/>
              <w:right w:val="single" w:sz="6" w:space="0" w:color="auto"/>
            </w:tcBorders>
            <w:tcMar>
              <w:top w:w="0" w:type="dxa"/>
              <w:left w:w="90" w:type="dxa"/>
              <w:bottom w:w="0" w:type="dxa"/>
              <w:right w:w="90" w:type="dxa"/>
            </w:tcMar>
            <w:hideMark/>
          </w:tcPr>
          <w:p w14:paraId="01996EBF" w14:textId="77777777" w:rsidR="00873639" w:rsidRDefault="00873639">
            <w:pPr>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台中東大慈濟</w:t>
            </w:r>
          </w:p>
        </w:tc>
        <w:tc>
          <w:tcPr>
            <w:tcW w:w="1046" w:type="dxa"/>
            <w:tcBorders>
              <w:top w:val="single" w:sz="6" w:space="0" w:color="auto"/>
              <w:left w:val="single" w:sz="6" w:space="0" w:color="auto"/>
              <w:bottom w:val="single" w:sz="6" w:space="0" w:color="auto"/>
              <w:right w:val="single" w:sz="6" w:space="0" w:color="auto"/>
            </w:tcBorders>
            <w:tcMar>
              <w:top w:w="0" w:type="dxa"/>
              <w:left w:w="90" w:type="dxa"/>
              <w:bottom w:w="0" w:type="dxa"/>
              <w:right w:w="90" w:type="dxa"/>
            </w:tcMar>
            <w:hideMark/>
          </w:tcPr>
          <w:p w14:paraId="763A3F45" w14:textId="77777777" w:rsidR="00873639" w:rsidRDefault="00873639">
            <w:pPr>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1131009</w:t>
            </w:r>
          </w:p>
          <w:p w14:paraId="339A2883" w14:textId="77777777" w:rsidR="00873639" w:rsidRDefault="00873639">
            <w:pPr>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w:t>
            </w:r>
          </w:p>
          <w:p w14:paraId="3C1104EE" w14:textId="77777777" w:rsidR="00873639" w:rsidRDefault="00873639">
            <w:pPr>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lastRenderedPageBreak/>
              <w:t>1140210</w:t>
            </w:r>
          </w:p>
        </w:tc>
        <w:tc>
          <w:tcPr>
            <w:tcW w:w="1222" w:type="dxa"/>
            <w:tcBorders>
              <w:top w:val="single" w:sz="6" w:space="0" w:color="auto"/>
              <w:left w:val="single" w:sz="6" w:space="0" w:color="auto"/>
              <w:bottom w:val="single" w:sz="6" w:space="0" w:color="auto"/>
              <w:right w:val="single" w:sz="6" w:space="0" w:color="auto"/>
            </w:tcBorders>
            <w:tcMar>
              <w:top w:w="0" w:type="dxa"/>
              <w:left w:w="90" w:type="dxa"/>
              <w:bottom w:w="0" w:type="dxa"/>
              <w:right w:w="90" w:type="dxa"/>
            </w:tcMar>
            <w:hideMark/>
          </w:tcPr>
          <w:p w14:paraId="73F6E20B" w14:textId="77777777" w:rsidR="00873639" w:rsidRDefault="00873639">
            <w:pPr>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lastRenderedPageBreak/>
              <w:t>748,000</w:t>
            </w:r>
          </w:p>
        </w:tc>
        <w:tc>
          <w:tcPr>
            <w:tcW w:w="1134" w:type="dxa"/>
            <w:tcBorders>
              <w:top w:val="single" w:sz="6" w:space="0" w:color="auto"/>
              <w:left w:val="single" w:sz="6" w:space="0" w:color="auto"/>
              <w:bottom w:val="single" w:sz="6" w:space="0" w:color="auto"/>
              <w:right w:val="single" w:sz="6" w:space="0" w:color="auto"/>
            </w:tcBorders>
            <w:tcMar>
              <w:top w:w="0" w:type="dxa"/>
              <w:left w:w="90" w:type="dxa"/>
              <w:bottom w:w="0" w:type="dxa"/>
              <w:right w:w="90" w:type="dxa"/>
            </w:tcMar>
            <w:hideMark/>
          </w:tcPr>
          <w:p w14:paraId="614ABA0D" w14:textId="77777777" w:rsidR="00873639" w:rsidRDefault="00873639">
            <w:pPr>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74,800</w:t>
            </w:r>
          </w:p>
        </w:tc>
        <w:tc>
          <w:tcPr>
            <w:tcW w:w="1134" w:type="dxa"/>
            <w:tcBorders>
              <w:top w:val="single" w:sz="6" w:space="0" w:color="auto"/>
              <w:left w:val="single" w:sz="6" w:space="0" w:color="auto"/>
              <w:bottom w:val="single" w:sz="6" w:space="0" w:color="auto"/>
              <w:right w:val="single" w:sz="6" w:space="0" w:color="auto"/>
            </w:tcBorders>
            <w:tcMar>
              <w:top w:w="0" w:type="dxa"/>
              <w:left w:w="90" w:type="dxa"/>
              <w:bottom w:w="0" w:type="dxa"/>
              <w:right w:w="90" w:type="dxa"/>
            </w:tcMar>
            <w:hideMark/>
          </w:tcPr>
          <w:p w14:paraId="0AD080E2" w14:textId="77777777" w:rsidR="00873639" w:rsidRDefault="00873639">
            <w:pPr>
              <w:spacing w:line="252" w:lineRule="auto"/>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5,012</w:t>
            </w:r>
          </w:p>
        </w:tc>
        <w:tc>
          <w:tcPr>
            <w:tcW w:w="1417" w:type="dxa"/>
            <w:tcBorders>
              <w:top w:val="single" w:sz="6" w:space="0" w:color="auto"/>
              <w:left w:val="single" w:sz="6" w:space="0" w:color="auto"/>
              <w:bottom w:val="single" w:sz="6" w:space="0" w:color="auto"/>
              <w:right w:val="single" w:sz="6" w:space="0" w:color="auto"/>
            </w:tcBorders>
            <w:tcMar>
              <w:top w:w="0" w:type="dxa"/>
              <w:left w:w="90" w:type="dxa"/>
              <w:bottom w:w="0" w:type="dxa"/>
              <w:right w:w="90" w:type="dxa"/>
            </w:tcMar>
            <w:hideMark/>
          </w:tcPr>
          <w:p w14:paraId="7BED10C0" w14:textId="77777777" w:rsidR="00873639" w:rsidRDefault="00873639">
            <w:pPr>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陳玫岑</w:t>
            </w:r>
          </w:p>
        </w:tc>
      </w:tr>
      <w:tr w:rsidR="00873639" w14:paraId="33A73768" w14:textId="77777777" w:rsidTr="00054DFA">
        <w:trPr>
          <w:trHeight w:val="300"/>
        </w:trPr>
        <w:tc>
          <w:tcPr>
            <w:tcW w:w="720" w:type="dxa"/>
            <w:tcBorders>
              <w:top w:val="single" w:sz="6" w:space="0" w:color="auto"/>
              <w:left w:val="single" w:sz="6" w:space="0" w:color="auto"/>
              <w:bottom w:val="single" w:sz="6" w:space="0" w:color="auto"/>
              <w:right w:val="single" w:sz="6" w:space="0" w:color="auto"/>
            </w:tcBorders>
            <w:tcMar>
              <w:top w:w="0" w:type="dxa"/>
              <w:left w:w="90" w:type="dxa"/>
              <w:bottom w:w="0" w:type="dxa"/>
              <w:right w:w="90" w:type="dxa"/>
            </w:tcMar>
            <w:hideMark/>
          </w:tcPr>
          <w:p w14:paraId="6D57115A" w14:textId="77777777" w:rsidR="00873639" w:rsidRDefault="00873639">
            <w:pPr>
              <w:ind w:firstLine="136"/>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4</w:t>
            </w:r>
          </w:p>
        </w:tc>
        <w:tc>
          <w:tcPr>
            <w:tcW w:w="1260" w:type="dxa"/>
            <w:tcBorders>
              <w:top w:val="single" w:sz="6" w:space="0" w:color="auto"/>
              <w:left w:val="single" w:sz="6" w:space="0" w:color="auto"/>
              <w:bottom w:val="single" w:sz="6" w:space="0" w:color="auto"/>
              <w:right w:val="single" w:sz="6" w:space="0" w:color="auto"/>
            </w:tcBorders>
            <w:tcMar>
              <w:top w:w="0" w:type="dxa"/>
              <w:left w:w="90" w:type="dxa"/>
              <w:bottom w:w="0" w:type="dxa"/>
              <w:right w:w="90" w:type="dxa"/>
            </w:tcMar>
            <w:hideMark/>
          </w:tcPr>
          <w:p w14:paraId="4041A122" w14:textId="77777777" w:rsidR="00873639" w:rsidRDefault="00873639">
            <w:pP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人體內的縮小軍—創新生醫特展</w:t>
            </w:r>
          </w:p>
        </w:tc>
        <w:tc>
          <w:tcPr>
            <w:tcW w:w="709" w:type="dxa"/>
            <w:tcBorders>
              <w:top w:val="single" w:sz="6" w:space="0" w:color="auto"/>
              <w:left w:val="single" w:sz="6" w:space="0" w:color="auto"/>
              <w:bottom w:val="single" w:sz="6" w:space="0" w:color="auto"/>
              <w:right w:val="single" w:sz="6" w:space="0" w:color="auto"/>
            </w:tcBorders>
            <w:tcMar>
              <w:top w:w="0" w:type="dxa"/>
              <w:left w:w="90" w:type="dxa"/>
              <w:bottom w:w="0" w:type="dxa"/>
              <w:right w:w="90" w:type="dxa"/>
            </w:tcMar>
            <w:hideMark/>
          </w:tcPr>
          <w:p w14:paraId="30CF5D82" w14:textId="77777777" w:rsidR="00873639" w:rsidRDefault="00873639">
            <w:pPr>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慈濟花蓮靜思堂</w:t>
            </w:r>
          </w:p>
        </w:tc>
        <w:tc>
          <w:tcPr>
            <w:tcW w:w="1046" w:type="dxa"/>
            <w:tcBorders>
              <w:top w:val="single" w:sz="6" w:space="0" w:color="auto"/>
              <w:left w:val="single" w:sz="6" w:space="0" w:color="auto"/>
              <w:bottom w:val="single" w:sz="6" w:space="0" w:color="auto"/>
              <w:right w:val="single" w:sz="6" w:space="0" w:color="auto"/>
            </w:tcBorders>
            <w:tcMar>
              <w:top w:w="0" w:type="dxa"/>
              <w:left w:w="90" w:type="dxa"/>
              <w:bottom w:w="0" w:type="dxa"/>
              <w:right w:w="90" w:type="dxa"/>
            </w:tcMar>
            <w:hideMark/>
          </w:tcPr>
          <w:p w14:paraId="1E431AFF" w14:textId="77777777" w:rsidR="00873639" w:rsidRDefault="00873639">
            <w:pPr>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1140107</w:t>
            </w:r>
          </w:p>
          <w:p w14:paraId="0F6F6927" w14:textId="77777777" w:rsidR="00873639" w:rsidRDefault="00873639">
            <w:pPr>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w:t>
            </w:r>
          </w:p>
          <w:p w14:paraId="4021BFB4" w14:textId="77777777" w:rsidR="00873639" w:rsidRDefault="00873639">
            <w:pPr>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1140425</w:t>
            </w:r>
          </w:p>
        </w:tc>
        <w:tc>
          <w:tcPr>
            <w:tcW w:w="1222" w:type="dxa"/>
            <w:tcBorders>
              <w:top w:val="single" w:sz="6" w:space="0" w:color="auto"/>
              <w:left w:val="single" w:sz="6" w:space="0" w:color="auto"/>
              <w:bottom w:val="single" w:sz="6" w:space="0" w:color="auto"/>
              <w:right w:val="single" w:sz="6" w:space="0" w:color="auto"/>
            </w:tcBorders>
            <w:tcMar>
              <w:top w:w="0" w:type="dxa"/>
              <w:left w:w="90" w:type="dxa"/>
              <w:bottom w:w="0" w:type="dxa"/>
              <w:right w:w="90" w:type="dxa"/>
            </w:tcMar>
            <w:hideMark/>
          </w:tcPr>
          <w:p w14:paraId="69C4419E" w14:textId="77777777" w:rsidR="00873639" w:rsidRDefault="00873639">
            <w:pPr>
              <w:spacing w:line="256" w:lineRule="auto"/>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766,000</w:t>
            </w:r>
          </w:p>
        </w:tc>
        <w:tc>
          <w:tcPr>
            <w:tcW w:w="1134" w:type="dxa"/>
            <w:tcBorders>
              <w:top w:val="single" w:sz="6" w:space="0" w:color="auto"/>
              <w:left w:val="single" w:sz="6" w:space="0" w:color="auto"/>
              <w:bottom w:val="single" w:sz="6" w:space="0" w:color="auto"/>
              <w:right w:val="single" w:sz="6" w:space="0" w:color="auto"/>
            </w:tcBorders>
            <w:tcMar>
              <w:top w:w="0" w:type="dxa"/>
              <w:left w:w="90" w:type="dxa"/>
              <w:bottom w:w="0" w:type="dxa"/>
              <w:right w:w="90" w:type="dxa"/>
            </w:tcMar>
          </w:tcPr>
          <w:p w14:paraId="29163373" w14:textId="77777777" w:rsidR="00873639" w:rsidRDefault="00873639">
            <w:pPr>
              <w:spacing w:line="256" w:lineRule="auto"/>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84,000</w:t>
            </w:r>
          </w:p>
          <w:p w14:paraId="53C08F94" w14:textId="77777777" w:rsidR="00873639" w:rsidRDefault="00873639">
            <w:pPr>
              <w:spacing w:line="256" w:lineRule="auto"/>
              <w:jc w:val="center"/>
              <w:rPr>
                <w:rFonts w:ascii="標楷體" w:eastAsia="標楷體" w:hAnsi="標楷體" w:cs="標楷體"/>
                <w:color w:val="000000" w:themeColor="text1"/>
                <w:sz w:val="22"/>
                <w:szCs w:val="22"/>
              </w:rPr>
            </w:pPr>
          </w:p>
        </w:tc>
        <w:tc>
          <w:tcPr>
            <w:tcW w:w="1134" w:type="dxa"/>
            <w:tcBorders>
              <w:top w:val="single" w:sz="6" w:space="0" w:color="auto"/>
              <w:left w:val="single" w:sz="6" w:space="0" w:color="auto"/>
              <w:bottom w:val="single" w:sz="6" w:space="0" w:color="auto"/>
              <w:right w:val="single" w:sz="6" w:space="0" w:color="auto"/>
            </w:tcBorders>
            <w:tcMar>
              <w:top w:w="0" w:type="dxa"/>
              <w:left w:w="90" w:type="dxa"/>
              <w:bottom w:w="0" w:type="dxa"/>
              <w:right w:w="90" w:type="dxa"/>
            </w:tcMar>
            <w:hideMark/>
          </w:tcPr>
          <w:p w14:paraId="1D510193" w14:textId="77777777" w:rsidR="00873639" w:rsidRDefault="00873639">
            <w:pPr>
              <w:spacing w:line="252" w:lineRule="auto"/>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3,871</w:t>
            </w:r>
          </w:p>
        </w:tc>
        <w:tc>
          <w:tcPr>
            <w:tcW w:w="1417" w:type="dxa"/>
            <w:tcBorders>
              <w:top w:val="single" w:sz="6" w:space="0" w:color="auto"/>
              <w:left w:val="single" w:sz="6" w:space="0" w:color="auto"/>
              <w:bottom w:val="single" w:sz="6" w:space="0" w:color="auto"/>
              <w:right w:val="single" w:sz="6" w:space="0" w:color="auto"/>
            </w:tcBorders>
            <w:tcMar>
              <w:top w:w="0" w:type="dxa"/>
              <w:left w:w="90" w:type="dxa"/>
              <w:bottom w:w="0" w:type="dxa"/>
              <w:right w:w="90" w:type="dxa"/>
            </w:tcMar>
            <w:hideMark/>
          </w:tcPr>
          <w:p w14:paraId="47B631F4" w14:textId="77777777" w:rsidR="00873639" w:rsidRDefault="00873639">
            <w:pPr>
              <w:jc w:val="center"/>
              <w:rPr>
                <w:rFonts w:ascii="標楷體" w:eastAsia="標楷體" w:hAnsi="標楷體" w:cs="標楷體"/>
                <w:color w:val="000000" w:themeColor="text1"/>
                <w:sz w:val="22"/>
                <w:szCs w:val="22"/>
              </w:rPr>
            </w:pPr>
            <w:r>
              <w:rPr>
                <w:rFonts w:ascii="標楷體" w:eastAsia="標楷體" w:hAnsi="標楷體" w:cs="標楷體" w:hint="eastAsia"/>
                <w:color w:val="000000" w:themeColor="text1"/>
                <w:sz w:val="22"/>
                <w:szCs w:val="22"/>
              </w:rPr>
              <w:t>陳玫岑</w:t>
            </w:r>
          </w:p>
        </w:tc>
      </w:tr>
    </w:tbl>
    <w:p w14:paraId="31055B7C" w14:textId="77777777" w:rsidR="00873639" w:rsidRDefault="00873639" w:rsidP="00873639">
      <w:pPr>
        <w:pStyle w:val="aff9"/>
        <w:spacing w:line="360" w:lineRule="exact"/>
        <w:ind w:left="814" w:hanging="334"/>
        <w:jc w:val="both"/>
        <w:rPr>
          <w:rFonts w:eastAsia="標楷體"/>
          <w:szCs w:val="20"/>
        </w:rPr>
      </w:pPr>
    </w:p>
    <w:p w14:paraId="3593818F" w14:textId="77777777" w:rsidR="00873639" w:rsidRDefault="00873639" w:rsidP="00B213FE">
      <w:pPr>
        <w:pStyle w:val="aff9"/>
        <w:numPr>
          <w:ilvl w:val="0"/>
          <w:numId w:val="67"/>
        </w:numPr>
        <w:spacing w:line="360" w:lineRule="exact"/>
        <w:ind w:leftChars="0" w:left="993"/>
        <w:jc w:val="both"/>
        <w:rPr>
          <w:rFonts w:eastAsia="標楷體"/>
        </w:rPr>
      </w:pPr>
      <w:r>
        <w:rPr>
          <w:rFonts w:eastAsia="標楷體" w:hint="eastAsia"/>
        </w:rPr>
        <w:t>營運管理資訊專區</w:t>
      </w:r>
      <w:r>
        <w:rPr>
          <w:rFonts w:eastAsia="標楷體"/>
        </w:rPr>
        <w:t>-</w:t>
      </w:r>
      <w:r>
        <w:rPr>
          <w:rFonts w:eastAsia="標楷體" w:hint="eastAsia"/>
        </w:rPr>
        <w:t>展品故障比率</w:t>
      </w:r>
    </w:p>
    <w:p w14:paraId="76DE18CC" w14:textId="77777777" w:rsidR="00873639" w:rsidRDefault="00873639" w:rsidP="00B213FE">
      <w:pPr>
        <w:pStyle w:val="aff9"/>
        <w:numPr>
          <w:ilvl w:val="0"/>
          <w:numId w:val="68"/>
        </w:numPr>
        <w:spacing w:line="360" w:lineRule="exact"/>
        <w:ind w:leftChars="0"/>
        <w:jc w:val="both"/>
      </w:pPr>
      <w:r>
        <w:rPr>
          <w:rFonts w:eastAsia="Times New Roman"/>
          <w:color w:val="000000" w:themeColor="text1"/>
        </w:rPr>
        <w:t>114</w:t>
      </w:r>
      <w:r>
        <w:rPr>
          <w:rFonts w:ascii="標楷體" w:eastAsia="標楷體" w:hAnsi="標楷體" w:cs="標楷體" w:hint="eastAsia"/>
          <w:color w:val="000000" w:themeColor="text1"/>
        </w:rPr>
        <w:t>年</w:t>
      </w:r>
      <w:r>
        <w:rPr>
          <w:rFonts w:eastAsia="Times New Roman"/>
          <w:color w:val="000000" w:themeColor="text1"/>
        </w:rPr>
        <w:t>1</w:t>
      </w:r>
      <w:r>
        <w:rPr>
          <w:rFonts w:ascii="標楷體" w:eastAsia="標楷體" w:hAnsi="標楷體" w:cs="標楷體" w:hint="eastAsia"/>
          <w:color w:val="000000" w:themeColor="text1"/>
        </w:rPr>
        <w:t>月</w:t>
      </w:r>
      <w:r>
        <w:rPr>
          <w:rFonts w:eastAsia="Times New Roman"/>
          <w:color w:val="000000" w:themeColor="text1"/>
        </w:rPr>
        <w:t>18</w:t>
      </w:r>
      <w:r>
        <w:rPr>
          <w:rFonts w:ascii="標楷體" w:eastAsia="標楷體" w:hAnsi="標楷體" w:cs="標楷體" w:hint="eastAsia"/>
          <w:color w:val="000000" w:themeColor="text1"/>
        </w:rPr>
        <w:t>日至</w:t>
      </w:r>
      <w:r>
        <w:rPr>
          <w:rFonts w:eastAsia="Times New Roman"/>
          <w:color w:val="000000" w:themeColor="text1"/>
        </w:rPr>
        <w:t>2</w:t>
      </w:r>
      <w:r>
        <w:rPr>
          <w:rFonts w:ascii="標楷體" w:eastAsia="標楷體" w:hAnsi="標楷體" w:cs="標楷體" w:hint="eastAsia"/>
          <w:color w:val="000000" w:themeColor="text1"/>
        </w:rPr>
        <w:t>月</w:t>
      </w:r>
      <w:r>
        <w:rPr>
          <w:rFonts w:eastAsia="Times New Roman"/>
          <w:color w:val="000000" w:themeColor="text1"/>
        </w:rPr>
        <w:t>7</w:t>
      </w:r>
      <w:r>
        <w:rPr>
          <w:rFonts w:ascii="標楷體" w:eastAsia="標楷體" w:hAnsi="標楷體" w:cs="標楷體" w:hint="eastAsia"/>
          <w:color w:val="000000" w:themeColor="text1"/>
        </w:rPr>
        <w:t>日展示廳展品故障數量為</w:t>
      </w:r>
      <w:r>
        <w:rPr>
          <w:rFonts w:eastAsia="Times New Roman"/>
          <w:color w:val="000000" w:themeColor="text1"/>
        </w:rPr>
        <w:t>0</w:t>
      </w:r>
      <w:r>
        <w:rPr>
          <w:rFonts w:ascii="標楷體" w:eastAsia="標楷體" w:hAnsi="標楷體" w:cs="標楷體" w:hint="eastAsia"/>
          <w:color w:val="000000" w:themeColor="text1"/>
        </w:rPr>
        <w:t>至</w:t>
      </w:r>
      <w:r>
        <w:rPr>
          <w:rFonts w:eastAsia="Times New Roman"/>
          <w:color w:val="000000" w:themeColor="text1"/>
        </w:rPr>
        <w:t>6</w:t>
      </w:r>
      <w:r>
        <w:rPr>
          <w:rFonts w:ascii="標楷體" w:eastAsia="標楷體" w:hAnsi="標楷體" w:cs="標楷體" w:hint="eastAsia"/>
          <w:color w:val="000000" w:themeColor="text1"/>
        </w:rPr>
        <w:t>件，妥善率平均為</w:t>
      </w:r>
      <w:r>
        <w:rPr>
          <w:rFonts w:eastAsia="Times New Roman"/>
          <w:color w:val="000000" w:themeColor="text1"/>
        </w:rPr>
        <w:t xml:space="preserve">99.78% </w:t>
      </w:r>
      <w:r>
        <w:rPr>
          <w:rFonts w:ascii="標楷體" w:eastAsia="標楷體" w:hAnsi="標楷體" w:cs="標楷體" w:hint="eastAsia"/>
          <w:color w:val="000000" w:themeColor="text1"/>
        </w:rPr>
        <w:t>，目前尚有</w:t>
      </w:r>
      <w:r>
        <w:rPr>
          <w:rFonts w:eastAsia="Times New Roman"/>
          <w:color w:val="000000" w:themeColor="text1"/>
        </w:rPr>
        <w:t>1</w:t>
      </w:r>
      <w:r>
        <w:rPr>
          <w:rFonts w:ascii="標楷體" w:eastAsia="標楷體" w:hAnsi="標楷體" w:cs="標楷體" w:hint="eastAsia"/>
          <w:color w:val="000000" w:themeColor="text1"/>
        </w:rPr>
        <w:t>件展品故障待修中。</w:t>
      </w:r>
    </w:p>
    <w:p w14:paraId="416A3FBF" w14:textId="77777777" w:rsidR="00873639" w:rsidRDefault="00873639" w:rsidP="00873639">
      <w:pPr>
        <w:spacing w:line="360" w:lineRule="exact"/>
        <w:ind w:leftChars="700" w:left="1699" w:hangingChars="8" w:hanging="19"/>
        <w:jc w:val="both"/>
      </w:pPr>
      <w:r>
        <w:rPr>
          <w:rFonts w:ascii="標楷體" w:eastAsia="標楷體" w:hAnsi="標楷體" w:cs="標楷體" w:hint="eastAsia"/>
          <w:color w:val="000000" w:themeColor="text1"/>
          <w:szCs w:val="24"/>
        </w:rPr>
        <w:t>(1)莫拉克風災紀念廳-看看颱風怎麼跑投影機故障-無法投影，經檢查為投影機內部電路問題，預定本年</w:t>
      </w:r>
      <w:r>
        <w:rPr>
          <w:rFonts w:eastAsia="Times New Roman"/>
          <w:color w:val="000000" w:themeColor="text1"/>
          <w:szCs w:val="24"/>
        </w:rPr>
        <w:t>2</w:t>
      </w:r>
      <w:r>
        <w:rPr>
          <w:rFonts w:ascii="標楷體" w:eastAsia="標楷體" w:hAnsi="標楷體" w:cs="標楷體" w:hint="eastAsia"/>
          <w:color w:val="000000" w:themeColor="text1"/>
          <w:szCs w:val="24"/>
        </w:rPr>
        <w:t>月</w:t>
      </w:r>
      <w:r>
        <w:rPr>
          <w:rFonts w:eastAsia="Times New Roman"/>
          <w:color w:val="000000" w:themeColor="text1"/>
          <w:szCs w:val="24"/>
        </w:rPr>
        <w:t>9</w:t>
      </w:r>
      <w:r>
        <w:rPr>
          <w:rFonts w:ascii="標楷體" w:eastAsia="標楷體" w:hAnsi="標楷體" w:cs="標楷體" w:hint="eastAsia"/>
          <w:color w:val="000000" w:themeColor="text1"/>
          <w:szCs w:val="24"/>
        </w:rPr>
        <w:t>日修復。</w:t>
      </w:r>
    </w:p>
    <w:p w14:paraId="241C631F" w14:textId="77777777" w:rsidR="00873639" w:rsidRDefault="00873639" w:rsidP="00873639">
      <w:pPr>
        <w:spacing w:line="360" w:lineRule="exact"/>
        <w:jc w:val="both"/>
      </w:pPr>
    </w:p>
    <w:tbl>
      <w:tblPr>
        <w:tblW w:w="8775" w:type="dxa"/>
        <w:tblLayout w:type="fixed"/>
        <w:tblLook w:val="04A0" w:firstRow="1" w:lastRow="0" w:firstColumn="1" w:lastColumn="0" w:noHBand="0" w:noVBand="1"/>
      </w:tblPr>
      <w:tblGrid>
        <w:gridCol w:w="1643"/>
        <w:gridCol w:w="891"/>
        <w:gridCol w:w="3913"/>
        <w:gridCol w:w="825"/>
        <w:gridCol w:w="809"/>
        <w:gridCol w:w="694"/>
      </w:tblGrid>
      <w:tr w:rsidR="00873639" w14:paraId="1FEDD6F9" w14:textId="77777777" w:rsidTr="00873639">
        <w:trPr>
          <w:trHeight w:val="300"/>
        </w:trPr>
        <w:tc>
          <w:tcPr>
            <w:tcW w:w="164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bottom"/>
            <w:hideMark/>
          </w:tcPr>
          <w:p w14:paraId="701362D7" w14:textId="77777777" w:rsidR="00873639" w:rsidRDefault="00873639">
            <w:pPr>
              <w:rPr>
                <w:rFonts w:ascii="標楷體" w:eastAsia="標楷體" w:hAnsi="標楷體"/>
              </w:rPr>
            </w:pPr>
            <w:r>
              <w:rPr>
                <w:rFonts w:ascii="標楷體" w:eastAsia="標楷體" w:hAnsi="標楷體" w:cs="標楷體" w:hint="eastAsia"/>
                <w:b/>
                <w:bCs/>
                <w:sz w:val="22"/>
                <w:szCs w:val="22"/>
              </w:rPr>
              <w:t>展示廳 - 展示單元</w:t>
            </w:r>
          </w:p>
        </w:tc>
        <w:tc>
          <w:tcPr>
            <w:tcW w:w="891"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bottom"/>
            <w:hideMark/>
          </w:tcPr>
          <w:p w14:paraId="32C3D65B" w14:textId="77777777" w:rsidR="00873639" w:rsidRDefault="00873639">
            <w:pPr>
              <w:rPr>
                <w:rFonts w:ascii="標楷體" w:eastAsia="標楷體" w:hAnsi="標楷體"/>
              </w:rPr>
            </w:pPr>
            <w:r>
              <w:rPr>
                <w:rFonts w:ascii="標楷體" w:eastAsia="標楷體" w:hAnsi="標楷體" w:cs="標楷體" w:hint="eastAsia"/>
                <w:b/>
                <w:bCs/>
                <w:sz w:val="22"/>
                <w:szCs w:val="22"/>
              </w:rPr>
              <w:t>異常情況說明</w:t>
            </w:r>
          </w:p>
        </w:tc>
        <w:tc>
          <w:tcPr>
            <w:tcW w:w="391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bottom"/>
            <w:hideMark/>
          </w:tcPr>
          <w:p w14:paraId="1E032B77" w14:textId="77777777" w:rsidR="00873639" w:rsidRDefault="00873639">
            <w:pPr>
              <w:rPr>
                <w:rFonts w:ascii="標楷體" w:eastAsia="標楷體" w:hAnsi="標楷體"/>
              </w:rPr>
            </w:pPr>
            <w:r>
              <w:rPr>
                <w:rFonts w:ascii="標楷體" w:eastAsia="標楷體" w:hAnsi="標楷體" w:cs="標楷體" w:hint="eastAsia"/>
                <w:b/>
                <w:bCs/>
                <w:sz w:val="22"/>
                <w:szCs w:val="22"/>
              </w:rPr>
              <w:t>處理方法</w:t>
            </w:r>
          </w:p>
        </w:tc>
        <w:tc>
          <w:tcPr>
            <w:tcW w:w="82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bottom"/>
            <w:hideMark/>
          </w:tcPr>
          <w:p w14:paraId="7AA735DD" w14:textId="77777777" w:rsidR="00873639" w:rsidRDefault="00873639">
            <w:pPr>
              <w:rPr>
                <w:rFonts w:ascii="標楷體" w:eastAsia="標楷體" w:hAnsi="標楷體"/>
              </w:rPr>
            </w:pPr>
            <w:r>
              <w:rPr>
                <w:rFonts w:ascii="標楷體" w:eastAsia="標楷體" w:hAnsi="標楷體" w:cs="標楷體" w:hint="eastAsia"/>
                <w:b/>
                <w:bCs/>
                <w:sz w:val="22"/>
                <w:szCs w:val="22"/>
              </w:rPr>
              <w:t>故障日期</w:t>
            </w:r>
          </w:p>
        </w:tc>
        <w:tc>
          <w:tcPr>
            <w:tcW w:w="80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bottom"/>
            <w:hideMark/>
          </w:tcPr>
          <w:p w14:paraId="7BCA63FB" w14:textId="77777777" w:rsidR="00873639" w:rsidRDefault="00873639">
            <w:pPr>
              <w:rPr>
                <w:rFonts w:ascii="標楷體" w:eastAsia="標楷體" w:hAnsi="標楷體"/>
              </w:rPr>
            </w:pPr>
            <w:r>
              <w:rPr>
                <w:rFonts w:ascii="標楷體" w:eastAsia="標楷體" w:hAnsi="標楷體" w:cs="標楷體" w:hint="eastAsia"/>
                <w:b/>
                <w:bCs/>
                <w:sz w:val="22"/>
                <w:szCs w:val="22"/>
              </w:rPr>
              <w:t>排除</w:t>
            </w:r>
          </w:p>
          <w:p w14:paraId="1E6A8866" w14:textId="77777777" w:rsidR="00873639" w:rsidRDefault="00873639">
            <w:pPr>
              <w:rPr>
                <w:rFonts w:ascii="標楷體" w:eastAsia="標楷體" w:hAnsi="標楷體"/>
              </w:rPr>
            </w:pPr>
            <w:r>
              <w:rPr>
                <w:rFonts w:ascii="標楷體" w:eastAsia="標楷體" w:hAnsi="標楷體" w:cs="標楷體" w:hint="eastAsia"/>
                <w:b/>
                <w:bCs/>
                <w:sz w:val="22"/>
                <w:szCs w:val="22"/>
              </w:rPr>
              <w:t>日期</w:t>
            </w:r>
          </w:p>
        </w:tc>
        <w:tc>
          <w:tcPr>
            <w:tcW w:w="694"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bottom"/>
            <w:hideMark/>
          </w:tcPr>
          <w:p w14:paraId="77FF8067" w14:textId="77777777" w:rsidR="00873639" w:rsidRDefault="00873639">
            <w:pPr>
              <w:rPr>
                <w:rFonts w:ascii="標楷體" w:eastAsia="標楷體" w:hAnsi="標楷體"/>
              </w:rPr>
            </w:pPr>
            <w:r>
              <w:rPr>
                <w:rFonts w:ascii="標楷體" w:eastAsia="標楷體" w:hAnsi="標楷體" w:cs="標楷體" w:hint="eastAsia"/>
                <w:b/>
                <w:bCs/>
                <w:sz w:val="22"/>
                <w:szCs w:val="22"/>
              </w:rPr>
              <w:t>維修天數</w:t>
            </w:r>
          </w:p>
        </w:tc>
      </w:tr>
      <w:tr w:rsidR="00873639" w14:paraId="0DB5C35A" w14:textId="77777777" w:rsidTr="00873639">
        <w:trPr>
          <w:trHeight w:val="285"/>
        </w:trPr>
        <w:tc>
          <w:tcPr>
            <w:tcW w:w="1645" w:type="dxa"/>
            <w:tcBorders>
              <w:top w:val="single" w:sz="8" w:space="0" w:color="auto"/>
              <w:left w:val="single" w:sz="8" w:space="0" w:color="auto"/>
              <w:bottom w:val="single" w:sz="8" w:space="0" w:color="auto"/>
              <w:right w:val="single" w:sz="8" w:space="0" w:color="auto"/>
            </w:tcBorders>
            <w:shd w:val="clear" w:color="auto" w:fill="FFFF00"/>
            <w:tcMar>
              <w:top w:w="0" w:type="dxa"/>
              <w:left w:w="28" w:type="dxa"/>
              <w:bottom w:w="0" w:type="dxa"/>
              <w:right w:w="28" w:type="dxa"/>
            </w:tcMar>
            <w:hideMark/>
          </w:tcPr>
          <w:p w14:paraId="025CC323" w14:textId="77777777" w:rsidR="00873639" w:rsidRDefault="00873639">
            <w:pPr>
              <w:rPr>
                <w:rFonts w:ascii="標楷體" w:eastAsia="標楷體" w:hAnsi="標楷體"/>
              </w:rPr>
            </w:pPr>
            <w:r>
              <w:rPr>
                <w:rFonts w:ascii="標楷體" w:eastAsia="標楷體" w:hAnsi="標楷體" w:cs="新細明體" w:hint="eastAsia"/>
                <w:color w:val="000000" w:themeColor="text1"/>
                <w:szCs w:val="24"/>
              </w:rPr>
              <w:t>莫拉克風災紀念廳</w:t>
            </w:r>
            <w:r>
              <w:rPr>
                <w:rFonts w:ascii="標楷體" w:eastAsia="標楷體" w:hAnsi="標楷體" w:hint="eastAsia"/>
                <w:color w:val="000000" w:themeColor="text1"/>
                <w:szCs w:val="24"/>
              </w:rPr>
              <w:t xml:space="preserve"> - </w:t>
            </w:r>
            <w:r>
              <w:rPr>
                <w:rFonts w:ascii="標楷體" w:eastAsia="標楷體" w:hAnsi="標楷體" w:cs="新細明體" w:hint="eastAsia"/>
                <w:color w:val="000000" w:themeColor="text1"/>
                <w:szCs w:val="24"/>
              </w:rPr>
              <w:t>看看颱風怎麼跑</w:t>
            </w:r>
            <w:r>
              <w:rPr>
                <w:rFonts w:ascii="標楷體" w:eastAsia="標楷體" w:hAnsi="標楷體" w:hint="eastAsia"/>
                <w:color w:val="000000" w:themeColor="text1"/>
                <w:szCs w:val="24"/>
              </w:rPr>
              <w:t>(</w:t>
            </w:r>
            <w:r>
              <w:rPr>
                <w:rFonts w:ascii="標楷體" w:eastAsia="標楷體" w:hAnsi="標楷體" w:cs="新細明體" w:hint="eastAsia"/>
                <w:color w:val="000000" w:themeColor="text1"/>
                <w:szCs w:val="24"/>
              </w:rPr>
              <w:t>電腦含投影機</w:t>
            </w:r>
            <w:r>
              <w:rPr>
                <w:rFonts w:ascii="標楷體" w:eastAsia="標楷體" w:hAnsi="標楷體" w:hint="eastAsia"/>
                <w:color w:val="000000" w:themeColor="text1"/>
                <w:szCs w:val="24"/>
              </w:rPr>
              <w:t>)</w:t>
            </w:r>
          </w:p>
        </w:tc>
        <w:tc>
          <w:tcPr>
            <w:tcW w:w="891" w:type="dxa"/>
            <w:tcBorders>
              <w:top w:val="single" w:sz="8" w:space="0" w:color="auto"/>
              <w:left w:val="single" w:sz="8" w:space="0" w:color="auto"/>
              <w:bottom w:val="single" w:sz="8" w:space="0" w:color="auto"/>
              <w:right w:val="single" w:sz="8" w:space="0" w:color="auto"/>
            </w:tcBorders>
            <w:shd w:val="clear" w:color="auto" w:fill="FFFF00"/>
            <w:tcMar>
              <w:top w:w="0" w:type="dxa"/>
              <w:left w:w="28" w:type="dxa"/>
              <w:bottom w:w="0" w:type="dxa"/>
              <w:right w:w="28" w:type="dxa"/>
            </w:tcMar>
            <w:hideMark/>
          </w:tcPr>
          <w:p w14:paraId="3BB6BD6D" w14:textId="77777777" w:rsidR="00873639" w:rsidRDefault="00873639">
            <w:pPr>
              <w:rPr>
                <w:rFonts w:ascii="標楷體" w:eastAsia="標楷體" w:hAnsi="標楷體"/>
              </w:rPr>
            </w:pPr>
            <w:r>
              <w:rPr>
                <w:rFonts w:ascii="標楷體" w:eastAsia="標楷體" w:hAnsi="標楷體" w:cs="新細明體" w:hint="eastAsia"/>
                <w:color w:val="000000" w:themeColor="text1"/>
                <w:szCs w:val="24"/>
              </w:rPr>
              <w:t>無法投影</w:t>
            </w:r>
          </w:p>
        </w:tc>
        <w:tc>
          <w:tcPr>
            <w:tcW w:w="3915" w:type="dxa"/>
            <w:tcBorders>
              <w:top w:val="single" w:sz="8" w:space="0" w:color="auto"/>
              <w:left w:val="single" w:sz="8" w:space="0" w:color="auto"/>
              <w:bottom w:val="single" w:sz="8" w:space="0" w:color="auto"/>
              <w:right w:val="single" w:sz="8" w:space="0" w:color="auto"/>
            </w:tcBorders>
            <w:shd w:val="clear" w:color="auto" w:fill="FFFF00"/>
            <w:tcMar>
              <w:top w:w="0" w:type="dxa"/>
              <w:left w:w="28" w:type="dxa"/>
              <w:bottom w:w="0" w:type="dxa"/>
              <w:right w:w="28" w:type="dxa"/>
            </w:tcMar>
            <w:hideMark/>
          </w:tcPr>
          <w:p w14:paraId="6C8DE2C7" w14:textId="77777777" w:rsidR="00873639" w:rsidRDefault="00873639">
            <w:pPr>
              <w:rPr>
                <w:rFonts w:ascii="標楷體" w:eastAsia="標楷體" w:hAnsi="標楷體"/>
              </w:rPr>
            </w:pPr>
            <w:r>
              <w:rPr>
                <w:rFonts w:ascii="標楷體" w:eastAsia="標楷體" w:hAnsi="標楷體" w:cs="新細明體" w:hint="eastAsia"/>
                <w:color w:val="000000" w:themeColor="text1"/>
                <w:szCs w:val="24"/>
              </w:rPr>
              <w:t>經初步檢查為投影機內部電路問題，預定本年2月9日修復</w:t>
            </w:r>
          </w:p>
        </w:tc>
        <w:tc>
          <w:tcPr>
            <w:tcW w:w="825" w:type="dxa"/>
            <w:tcBorders>
              <w:top w:val="single" w:sz="8" w:space="0" w:color="auto"/>
              <w:left w:val="single" w:sz="8" w:space="0" w:color="auto"/>
              <w:bottom w:val="single" w:sz="8" w:space="0" w:color="auto"/>
              <w:right w:val="single" w:sz="8" w:space="0" w:color="auto"/>
            </w:tcBorders>
            <w:shd w:val="clear" w:color="auto" w:fill="FFFF00"/>
            <w:tcMar>
              <w:top w:w="0" w:type="dxa"/>
              <w:left w:w="28" w:type="dxa"/>
              <w:bottom w:w="0" w:type="dxa"/>
              <w:right w:w="28" w:type="dxa"/>
            </w:tcMar>
            <w:hideMark/>
          </w:tcPr>
          <w:p w14:paraId="1A41D785" w14:textId="77777777" w:rsidR="00873639" w:rsidRDefault="00873639">
            <w:pPr>
              <w:jc w:val="right"/>
              <w:rPr>
                <w:rFonts w:ascii="標楷體" w:eastAsia="標楷體" w:hAnsi="標楷體"/>
              </w:rPr>
            </w:pPr>
            <w:r>
              <w:rPr>
                <w:rFonts w:ascii="標楷體" w:eastAsia="標楷體" w:hAnsi="標楷體" w:hint="eastAsia"/>
                <w:color w:val="000000" w:themeColor="text1"/>
                <w:szCs w:val="24"/>
              </w:rPr>
              <w:t xml:space="preserve">2025-02-06 </w:t>
            </w:r>
          </w:p>
        </w:tc>
        <w:tc>
          <w:tcPr>
            <w:tcW w:w="809" w:type="dxa"/>
            <w:tcBorders>
              <w:top w:val="single" w:sz="8" w:space="0" w:color="auto"/>
              <w:left w:val="single" w:sz="8" w:space="0" w:color="auto"/>
              <w:bottom w:val="single" w:sz="8" w:space="0" w:color="auto"/>
              <w:right w:val="single" w:sz="8" w:space="0" w:color="auto"/>
            </w:tcBorders>
            <w:shd w:val="clear" w:color="auto" w:fill="FFFF00"/>
            <w:tcMar>
              <w:top w:w="0" w:type="dxa"/>
              <w:left w:w="28" w:type="dxa"/>
              <w:bottom w:w="0" w:type="dxa"/>
              <w:right w:w="28" w:type="dxa"/>
            </w:tcMar>
            <w:hideMark/>
          </w:tcPr>
          <w:p w14:paraId="6AF5BA18" w14:textId="77777777" w:rsidR="00873639" w:rsidRDefault="00873639">
            <w:pPr>
              <w:jc w:val="right"/>
              <w:rPr>
                <w:rFonts w:ascii="標楷體" w:eastAsia="標楷體" w:hAnsi="標楷體"/>
              </w:rPr>
            </w:pPr>
            <w:r>
              <w:rPr>
                <w:rFonts w:ascii="標楷體" w:eastAsia="標楷體" w:hAnsi="標楷體" w:hint="eastAsia"/>
                <w:color w:val="000000" w:themeColor="text1"/>
                <w:szCs w:val="24"/>
              </w:rPr>
              <w:t>2025-02-09</w:t>
            </w:r>
          </w:p>
        </w:tc>
        <w:tc>
          <w:tcPr>
            <w:tcW w:w="694" w:type="dxa"/>
            <w:tcBorders>
              <w:top w:val="single" w:sz="8" w:space="0" w:color="auto"/>
              <w:left w:val="single" w:sz="8" w:space="0" w:color="auto"/>
              <w:bottom w:val="single" w:sz="8" w:space="0" w:color="auto"/>
              <w:right w:val="single" w:sz="8" w:space="0" w:color="auto"/>
            </w:tcBorders>
            <w:shd w:val="clear" w:color="auto" w:fill="FFFF00"/>
            <w:tcMar>
              <w:top w:w="0" w:type="dxa"/>
              <w:left w:w="28" w:type="dxa"/>
              <w:bottom w:w="0" w:type="dxa"/>
              <w:right w:w="28" w:type="dxa"/>
            </w:tcMar>
            <w:vAlign w:val="center"/>
            <w:hideMark/>
          </w:tcPr>
          <w:p w14:paraId="6FF10E12" w14:textId="77777777" w:rsidR="00873639" w:rsidRDefault="00873639">
            <w:pPr>
              <w:jc w:val="right"/>
              <w:rPr>
                <w:rFonts w:ascii="標楷體" w:eastAsia="標楷體" w:hAnsi="標楷體"/>
              </w:rPr>
            </w:pPr>
            <w:r>
              <w:rPr>
                <w:rFonts w:ascii="標楷體" w:eastAsia="標楷體" w:hAnsi="標楷體" w:cs="標楷體" w:hint="eastAsia"/>
                <w:color w:val="000000" w:themeColor="text1"/>
                <w:sz w:val="22"/>
                <w:szCs w:val="22"/>
              </w:rPr>
              <w:t>3</w:t>
            </w:r>
          </w:p>
        </w:tc>
      </w:tr>
      <w:tr w:rsidR="00873639" w14:paraId="3E7864AF" w14:textId="77777777" w:rsidTr="00873639">
        <w:trPr>
          <w:trHeight w:val="285"/>
        </w:trPr>
        <w:tc>
          <w:tcPr>
            <w:tcW w:w="164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1113FC16" w14:textId="77777777" w:rsidR="00873639" w:rsidRDefault="00873639">
            <w:pPr>
              <w:rPr>
                <w:rFonts w:ascii="標楷體" w:eastAsia="標楷體" w:hAnsi="標楷體"/>
              </w:rPr>
            </w:pPr>
            <w:r>
              <w:rPr>
                <w:rFonts w:ascii="標楷體" w:eastAsia="標楷體" w:hAnsi="標楷體" w:cs="新細明體" w:hint="eastAsia"/>
                <w:szCs w:val="24"/>
              </w:rPr>
              <w:t>電信</w:t>
            </w:r>
            <w:r>
              <w:rPr>
                <w:rFonts w:ascii="標楷體" w:eastAsia="標楷體" w:hAnsi="標楷體" w:hint="eastAsia"/>
                <w:szCs w:val="24"/>
              </w:rPr>
              <w:t>@</w:t>
            </w:r>
            <w:r>
              <w:rPr>
                <w:rFonts w:ascii="標楷體" w:eastAsia="標楷體" w:hAnsi="標楷體" w:cs="新細明體" w:hint="eastAsia"/>
                <w:szCs w:val="24"/>
              </w:rPr>
              <w:t>臺灣</w:t>
            </w:r>
            <w:r>
              <w:rPr>
                <w:rFonts w:ascii="標楷體" w:eastAsia="標楷體" w:hAnsi="標楷體" w:hint="eastAsia"/>
                <w:szCs w:val="24"/>
              </w:rPr>
              <w:t xml:space="preserve"> - </w:t>
            </w:r>
            <w:r>
              <w:rPr>
                <w:rFonts w:ascii="標楷體" w:eastAsia="標楷體" w:hAnsi="標楷體" w:cs="新細明體" w:hint="eastAsia"/>
                <w:szCs w:val="24"/>
              </w:rPr>
              <w:t>電報的發明</w:t>
            </w:r>
          </w:p>
        </w:tc>
        <w:tc>
          <w:tcPr>
            <w:tcW w:w="891"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46BA87CC" w14:textId="77777777" w:rsidR="00873639" w:rsidRDefault="00873639">
            <w:pPr>
              <w:rPr>
                <w:rFonts w:ascii="標楷體" w:eastAsia="標楷體" w:hAnsi="標楷體"/>
              </w:rPr>
            </w:pPr>
            <w:r>
              <w:rPr>
                <w:rFonts w:ascii="標楷體" w:eastAsia="標楷體" w:hAnsi="標楷體" w:cs="新細明體" w:hint="eastAsia"/>
                <w:szCs w:val="24"/>
              </w:rPr>
              <w:t>左側機器感應不良</w:t>
            </w:r>
          </w:p>
        </w:tc>
        <w:tc>
          <w:tcPr>
            <w:tcW w:w="391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7CF87299" w14:textId="77777777" w:rsidR="00873639" w:rsidRDefault="00873639">
            <w:pPr>
              <w:rPr>
                <w:rFonts w:ascii="標楷體" w:eastAsia="標楷體" w:hAnsi="標楷體"/>
              </w:rPr>
            </w:pPr>
            <w:r>
              <w:rPr>
                <w:rFonts w:ascii="標楷體" w:eastAsia="標楷體" w:hAnsi="標楷體" w:cs="新細明體" w:hint="eastAsia"/>
                <w:szCs w:val="24"/>
              </w:rPr>
              <w:t>左邊發報機傳輸線鬆脫，拆卸重新鎖緊後正常</w:t>
            </w:r>
          </w:p>
        </w:tc>
        <w:tc>
          <w:tcPr>
            <w:tcW w:w="82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62516173" w14:textId="77777777" w:rsidR="00873639" w:rsidRDefault="00873639">
            <w:pPr>
              <w:jc w:val="right"/>
              <w:rPr>
                <w:rFonts w:ascii="標楷體" w:eastAsia="標楷體" w:hAnsi="標楷體"/>
              </w:rPr>
            </w:pPr>
            <w:r>
              <w:rPr>
                <w:rFonts w:ascii="標楷體" w:eastAsia="標楷體" w:hAnsi="標楷體" w:hint="eastAsia"/>
                <w:szCs w:val="24"/>
              </w:rPr>
              <w:t xml:space="preserve">2025-02-06 </w:t>
            </w:r>
          </w:p>
        </w:tc>
        <w:tc>
          <w:tcPr>
            <w:tcW w:w="80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67145B02" w14:textId="77777777" w:rsidR="00873639" w:rsidRDefault="00873639">
            <w:pPr>
              <w:jc w:val="right"/>
              <w:rPr>
                <w:rFonts w:ascii="標楷體" w:eastAsia="標楷體" w:hAnsi="標楷體"/>
              </w:rPr>
            </w:pPr>
            <w:r>
              <w:rPr>
                <w:rFonts w:ascii="標楷體" w:eastAsia="標楷體" w:hAnsi="標楷體" w:hint="eastAsia"/>
                <w:szCs w:val="24"/>
              </w:rPr>
              <w:t>2025-02-07</w:t>
            </w:r>
          </w:p>
        </w:tc>
        <w:tc>
          <w:tcPr>
            <w:tcW w:w="694"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12F43A97" w14:textId="77777777" w:rsidR="00873639" w:rsidRDefault="00873639">
            <w:pPr>
              <w:jc w:val="right"/>
              <w:rPr>
                <w:rFonts w:ascii="標楷體" w:eastAsia="標楷體" w:hAnsi="標楷體"/>
              </w:rPr>
            </w:pPr>
            <w:r>
              <w:rPr>
                <w:rFonts w:ascii="標楷體" w:eastAsia="標楷體" w:hAnsi="標楷體" w:hint="eastAsia"/>
                <w:szCs w:val="24"/>
              </w:rPr>
              <w:t>1</w:t>
            </w:r>
          </w:p>
        </w:tc>
      </w:tr>
      <w:tr w:rsidR="00873639" w14:paraId="758BF111" w14:textId="77777777" w:rsidTr="00873639">
        <w:trPr>
          <w:trHeight w:val="285"/>
        </w:trPr>
        <w:tc>
          <w:tcPr>
            <w:tcW w:w="164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2BBB5F66" w14:textId="77777777" w:rsidR="00873639" w:rsidRDefault="00873639">
            <w:pPr>
              <w:rPr>
                <w:rFonts w:ascii="標楷體" w:eastAsia="標楷體" w:hAnsi="標楷體"/>
              </w:rPr>
            </w:pPr>
            <w:r>
              <w:rPr>
                <w:rFonts w:ascii="標楷體" w:eastAsia="標楷體" w:hAnsi="標楷體" w:cs="新細明體" w:hint="eastAsia"/>
                <w:szCs w:val="24"/>
              </w:rPr>
              <w:t>科學開門</w:t>
            </w:r>
            <w:r>
              <w:rPr>
                <w:rFonts w:ascii="標楷體" w:eastAsia="標楷體" w:hAnsi="標楷體" w:hint="eastAsia"/>
                <w:szCs w:val="24"/>
              </w:rPr>
              <w:t xml:space="preserve"> - </w:t>
            </w:r>
            <w:r>
              <w:rPr>
                <w:rFonts w:ascii="標楷體" w:eastAsia="標楷體" w:hAnsi="標楷體" w:cs="新細明體" w:hint="eastAsia"/>
                <w:szCs w:val="24"/>
              </w:rPr>
              <w:t>降雪</w:t>
            </w:r>
          </w:p>
        </w:tc>
        <w:tc>
          <w:tcPr>
            <w:tcW w:w="891"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4E478D04" w14:textId="77777777" w:rsidR="00873639" w:rsidRDefault="00873639">
            <w:pPr>
              <w:rPr>
                <w:rFonts w:ascii="標楷體" w:eastAsia="標楷體" w:hAnsi="標楷體"/>
              </w:rPr>
            </w:pPr>
            <w:r>
              <w:rPr>
                <w:rFonts w:ascii="標楷體" w:eastAsia="標楷體" w:hAnsi="標楷體" w:cs="新細明體" w:hint="eastAsia"/>
                <w:szCs w:val="24"/>
              </w:rPr>
              <w:t>風扇無法運轉且無法降雪</w:t>
            </w:r>
          </w:p>
        </w:tc>
        <w:tc>
          <w:tcPr>
            <w:tcW w:w="391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29F9BECD" w14:textId="77777777" w:rsidR="00873639" w:rsidRDefault="00873639">
            <w:pPr>
              <w:rPr>
                <w:rFonts w:ascii="標楷體" w:eastAsia="標楷體" w:hAnsi="標楷體"/>
              </w:rPr>
            </w:pPr>
            <w:r>
              <w:rPr>
                <w:rFonts w:ascii="標楷體" w:eastAsia="標楷體" w:hAnsi="標楷體" w:cs="新細明體" w:hint="eastAsia"/>
                <w:szCs w:val="24"/>
              </w:rPr>
              <w:t>短路造成故障，委請廠商修復完成</w:t>
            </w:r>
          </w:p>
        </w:tc>
        <w:tc>
          <w:tcPr>
            <w:tcW w:w="82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6D198AF9" w14:textId="77777777" w:rsidR="00873639" w:rsidRDefault="00873639">
            <w:pPr>
              <w:jc w:val="right"/>
              <w:rPr>
                <w:rFonts w:ascii="標楷體" w:eastAsia="標楷體" w:hAnsi="標楷體"/>
              </w:rPr>
            </w:pPr>
            <w:r>
              <w:rPr>
                <w:rFonts w:ascii="標楷體" w:eastAsia="標楷體" w:hAnsi="標楷體" w:hint="eastAsia"/>
                <w:szCs w:val="24"/>
              </w:rPr>
              <w:t xml:space="preserve">2025-01-31 </w:t>
            </w:r>
          </w:p>
        </w:tc>
        <w:tc>
          <w:tcPr>
            <w:tcW w:w="80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07F55DC2" w14:textId="77777777" w:rsidR="00873639" w:rsidRDefault="00873639">
            <w:pPr>
              <w:jc w:val="right"/>
              <w:rPr>
                <w:rFonts w:ascii="標楷體" w:eastAsia="標楷體" w:hAnsi="標楷體"/>
              </w:rPr>
            </w:pPr>
            <w:r>
              <w:rPr>
                <w:rFonts w:ascii="標楷體" w:eastAsia="標楷體" w:hAnsi="標楷體" w:hint="eastAsia"/>
                <w:szCs w:val="24"/>
              </w:rPr>
              <w:t xml:space="preserve">2025-02-02 </w:t>
            </w:r>
          </w:p>
        </w:tc>
        <w:tc>
          <w:tcPr>
            <w:tcW w:w="694"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6B1A9325" w14:textId="77777777" w:rsidR="00873639" w:rsidRDefault="00873639">
            <w:pPr>
              <w:jc w:val="right"/>
              <w:rPr>
                <w:rFonts w:ascii="標楷體" w:eastAsia="標楷體" w:hAnsi="標楷體"/>
              </w:rPr>
            </w:pPr>
            <w:r>
              <w:rPr>
                <w:rFonts w:ascii="標楷體" w:eastAsia="標楷體" w:hAnsi="標楷體" w:hint="eastAsia"/>
                <w:szCs w:val="24"/>
              </w:rPr>
              <w:t>2</w:t>
            </w:r>
          </w:p>
        </w:tc>
      </w:tr>
      <w:tr w:rsidR="00873639" w14:paraId="041293C6" w14:textId="77777777" w:rsidTr="00873639">
        <w:trPr>
          <w:trHeight w:val="285"/>
        </w:trPr>
        <w:tc>
          <w:tcPr>
            <w:tcW w:w="164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14AC187B" w14:textId="77777777" w:rsidR="00873639" w:rsidRDefault="00873639">
            <w:pPr>
              <w:rPr>
                <w:rFonts w:ascii="標楷體" w:eastAsia="標楷體" w:hAnsi="標楷體"/>
              </w:rPr>
            </w:pPr>
            <w:r>
              <w:rPr>
                <w:rFonts w:ascii="標楷體" w:eastAsia="標楷體" w:hAnsi="標楷體" w:cs="新細明體" w:hint="eastAsia"/>
                <w:szCs w:val="24"/>
              </w:rPr>
              <w:t>臺灣農業的故事</w:t>
            </w:r>
            <w:r>
              <w:rPr>
                <w:rFonts w:ascii="標楷體" w:eastAsia="標楷體" w:hAnsi="標楷體" w:hint="eastAsia"/>
                <w:szCs w:val="24"/>
              </w:rPr>
              <w:t xml:space="preserve"> - </w:t>
            </w:r>
            <w:r>
              <w:rPr>
                <w:rFonts w:ascii="標楷體" w:eastAsia="標楷體" w:hAnsi="標楷體" w:cs="新細明體" w:hint="eastAsia"/>
                <w:szCs w:val="24"/>
              </w:rPr>
              <w:t>豬的健康飲食</w:t>
            </w:r>
          </w:p>
        </w:tc>
        <w:tc>
          <w:tcPr>
            <w:tcW w:w="891"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2933F18A" w14:textId="77777777" w:rsidR="00873639" w:rsidRDefault="00873639">
            <w:pPr>
              <w:rPr>
                <w:rFonts w:ascii="標楷體" w:eastAsia="標楷體" w:hAnsi="標楷體"/>
              </w:rPr>
            </w:pPr>
            <w:r>
              <w:rPr>
                <w:rFonts w:ascii="標楷體" w:eastAsia="標楷體" w:hAnsi="標楷體" w:cs="新細明體" w:hint="eastAsia"/>
                <w:szCs w:val="24"/>
              </w:rPr>
              <w:t>投影機故障</w:t>
            </w:r>
          </w:p>
        </w:tc>
        <w:tc>
          <w:tcPr>
            <w:tcW w:w="391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48C60037" w14:textId="77777777" w:rsidR="00873639" w:rsidRDefault="00873639">
            <w:pPr>
              <w:rPr>
                <w:rFonts w:ascii="標楷體" w:eastAsia="標楷體" w:hAnsi="標楷體"/>
              </w:rPr>
            </w:pPr>
            <w:r>
              <w:rPr>
                <w:rFonts w:ascii="標楷體" w:eastAsia="標楷體" w:hAnsi="標楷體" w:cs="新細明體" w:hint="eastAsia"/>
                <w:szCs w:val="24"/>
              </w:rPr>
              <w:t>經查投影機有異常燈號，尋找合適備用超短焦投影機更換後測試正常</w:t>
            </w:r>
          </w:p>
        </w:tc>
        <w:tc>
          <w:tcPr>
            <w:tcW w:w="82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6F0329F3" w14:textId="77777777" w:rsidR="00873639" w:rsidRDefault="00873639">
            <w:pPr>
              <w:jc w:val="right"/>
              <w:rPr>
                <w:rFonts w:ascii="標楷體" w:eastAsia="標楷體" w:hAnsi="標楷體"/>
              </w:rPr>
            </w:pPr>
            <w:r>
              <w:rPr>
                <w:rFonts w:ascii="標楷體" w:eastAsia="標楷體" w:hAnsi="標楷體" w:hint="eastAsia"/>
                <w:szCs w:val="24"/>
              </w:rPr>
              <w:t xml:space="preserve">2025-01-31 </w:t>
            </w:r>
          </w:p>
        </w:tc>
        <w:tc>
          <w:tcPr>
            <w:tcW w:w="80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676D45A9" w14:textId="77777777" w:rsidR="00873639" w:rsidRDefault="00873639">
            <w:pPr>
              <w:jc w:val="right"/>
              <w:rPr>
                <w:rFonts w:ascii="標楷體" w:eastAsia="標楷體" w:hAnsi="標楷體"/>
              </w:rPr>
            </w:pPr>
            <w:r>
              <w:rPr>
                <w:rFonts w:ascii="標楷體" w:eastAsia="標楷體" w:hAnsi="標楷體" w:hint="eastAsia"/>
                <w:szCs w:val="24"/>
              </w:rPr>
              <w:t xml:space="preserve">2025-02-04 </w:t>
            </w:r>
          </w:p>
        </w:tc>
        <w:tc>
          <w:tcPr>
            <w:tcW w:w="694"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6616644C" w14:textId="77777777" w:rsidR="00873639" w:rsidRDefault="00873639">
            <w:pPr>
              <w:jc w:val="right"/>
              <w:rPr>
                <w:rFonts w:ascii="標楷體" w:eastAsia="標楷體" w:hAnsi="標楷體"/>
              </w:rPr>
            </w:pPr>
            <w:r>
              <w:rPr>
                <w:rFonts w:ascii="標楷體" w:eastAsia="標楷體" w:hAnsi="標楷體" w:hint="eastAsia"/>
                <w:szCs w:val="24"/>
              </w:rPr>
              <w:t>4</w:t>
            </w:r>
          </w:p>
        </w:tc>
      </w:tr>
      <w:tr w:rsidR="00873639" w14:paraId="25BE8975" w14:textId="77777777" w:rsidTr="00873639">
        <w:trPr>
          <w:trHeight w:val="285"/>
        </w:trPr>
        <w:tc>
          <w:tcPr>
            <w:tcW w:w="164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57BBD670" w14:textId="77777777" w:rsidR="00873639" w:rsidRDefault="00873639">
            <w:pPr>
              <w:rPr>
                <w:rFonts w:ascii="標楷體" w:eastAsia="標楷體" w:hAnsi="標楷體"/>
              </w:rPr>
            </w:pPr>
            <w:r>
              <w:rPr>
                <w:rFonts w:ascii="標楷體" w:eastAsia="標楷體" w:hAnsi="標楷體" w:cs="新細明體" w:hint="eastAsia"/>
                <w:szCs w:val="24"/>
              </w:rPr>
              <w:t>電信</w:t>
            </w:r>
            <w:r>
              <w:rPr>
                <w:rFonts w:ascii="標楷體" w:eastAsia="標楷體" w:hAnsi="標楷體" w:hint="eastAsia"/>
                <w:szCs w:val="24"/>
              </w:rPr>
              <w:t>@</w:t>
            </w:r>
            <w:r>
              <w:rPr>
                <w:rFonts w:ascii="標楷體" w:eastAsia="標楷體" w:hAnsi="標楷體" w:cs="新細明體" w:hint="eastAsia"/>
                <w:szCs w:val="24"/>
              </w:rPr>
              <w:t>臺灣</w:t>
            </w:r>
            <w:r>
              <w:rPr>
                <w:rFonts w:ascii="標楷體" w:eastAsia="標楷體" w:hAnsi="標楷體" w:hint="eastAsia"/>
                <w:szCs w:val="24"/>
              </w:rPr>
              <w:t xml:space="preserve"> - </w:t>
            </w:r>
            <w:r>
              <w:rPr>
                <w:rFonts w:ascii="標楷體" w:eastAsia="標楷體" w:hAnsi="標楷體" w:cs="新細明體" w:hint="eastAsia"/>
                <w:szCs w:val="24"/>
              </w:rPr>
              <w:t>飛線專區</w:t>
            </w:r>
          </w:p>
        </w:tc>
        <w:tc>
          <w:tcPr>
            <w:tcW w:w="891"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5C1E79C7" w14:textId="77777777" w:rsidR="00873639" w:rsidRDefault="00873639">
            <w:pPr>
              <w:rPr>
                <w:rFonts w:ascii="標楷體" w:eastAsia="標楷體" w:hAnsi="標楷體"/>
              </w:rPr>
            </w:pPr>
            <w:r>
              <w:rPr>
                <w:rFonts w:ascii="標楷體" w:eastAsia="標楷體" w:hAnsi="標楷體" w:cs="新細明體" w:hint="eastAsia"/>
                <w:szCs w:val="24"/>
              </w:rPr>
              <w:t>纜線拉動無動作。</w:t>
            </w:r>
          </w:p>
        </w:tc>
        <w:tc>
          <w:tcPr>
            <w:tcW w:w="391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1832A122" w14:textId="77777777" w:rsidR="00873639" w:rsidRDefault="00873639">
            <w:pPr>
              <w:rPr>
                <w:rFonts w:ascii="標楷體" w:eastAsia="標楷體" w:hAnsi="標楷體"/>
              </w:rPr>
            </w:pPr>
            <w:r>
              <w:rPr>
                <w:rFonts w:ascii="標楷體" w:eastAsia="標楷體" w:hAnsi="標楷體" w:cs="新細明體" w:hint="eastAsia"/>
                <w:szCs w:val="24"/>
              </w:rPr>
              <w:t>感應器位置不正確，重新調整感應器位置後正常</w:t>
            </w:r>
          </w:p>
        </w:tc>
        <w:tc>
          <w:tcPr>
            <w:tcW w:w="82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695C6705" w14:textId="77777777" w:rsidR="00873639" w:rsidRDefault="00873639">
            <w:pPr>
              <w:jc w:val="right"/>
              <w:rPr>
                <w:rFonts w:ascii="標楷體" w:eastAsia="標楷體" w:hAnsi="標楷體"/>
              </w:rPr>
            </w:pPr>
            <w:r>
              <w:rPr>
                <w:rFonts w:ascii="標楷體" w:eastAsia="標楷體" w:hAnsi="標楷體" w:hint="eastAsia"/>
                <w:szCs w:val="24"/>
              </w:rPr>
              <w:t xml:space="preserve">2025-01-31 </w:t>
            </w:r>
          </w:p>
        </w:tc>
        <w:tc>
          <w:tcPr>
            <w:tcW w:w="80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18E92A92" w14:textId="77777777" w:rsidR="00873639" w:rsidRDefault="00873639">
            <w:pPr>
              <w:jc w:val="right"/>
              <w:rPr>
                <w:rFonts w:ascii="標楷體" w:eastAsia="標楷體" w:hAnsi="標楷體"/>
              </w:rPr>
            </w:pPr>
            <w:r>
              <w:rPr>
                <w:rFonts w:ascii="標楷體" w:eastAsia="標楷體" w:hAnsi="標楷體" w:hint="eastAsia"/>
                <w:szCs w:val="24"/>
              </w:rPr>
              <w:t xml:space="preserve">2025-02-03 </w:t>
            </w:r>
          </w:p>
        </w:tc>
        <w:tc>
          <w:tcPr>
            <w:tcW w:w="694"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4412F144" w14:textId="77777777" w:rsidR="00873639" w:rsidRDefault="00873639">
            <w:pPr>
              <w:jc w:val="right"/>
              <w:rPr>
                <w:rFonts w:ascii="標楷體" w:eastAsia="標楷體" w:hAnsi="標楷體"/>
              </w:rPr>
            </w:pPr>
            <w:r>
              <w:rPr>
                <w:rFonts w:ascii="標楷體" w:eastAsia="標楷體" w:hAnsi="標楷體" w:hint="eastAsia"/>
                <w:szCs w:val="24"/>
              </w:rPr>
              <w:t>3</w:t>
            </w:r>
          </w:p>
        </w:tc>
      </w:tr>
      <w:tr w:rsidR="00873639" w14:paraId="1A99F89F" w14:textId="77777777" w:rsidTr="00873639">
        <w:trPr>
          <w:trHeight w:val="285"/>
        </w:trPr>
        <w:tc>
          <w:tcPr>
            <w:tcW w:w="164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19AC197C" w14:textId="77777777" w:rsidR="00873639" w:rsidRDefault="00873639">
            <w:pPr>
              <w:rPr>
                <w:rFonts w:ascii="標楷體" w:eastAsia="標楷體" w:hAnsi="標楷體"/>
              </w:rPr>
            </w:pPr>
            <w:r>
              <w:rPr>
                <w:rFonts w:ascii="標楷體" w:eastAsia="標楷體" w:hAnsi="標楷體" w:cs="新細明體" w:hint="eastAsia"/>
                <w:szCs w:val="24"/>
              </w:rPr>
              <w:t>衣技織長</w:t>
            </w:r>
            <w:r>
              <w:rPr>
                <w:rFonts w:ascii="標楷體" w:eastAsia="標楷體" w:hAnsi="標楷體" w:hint="eastAsia"/>
                <w:szCs w:val="24"/>
              </w:rPr>
              <w:t xml:space="preserve"> - </w:t>
            </w:r>
            <w:r>
              <w:rPr>
                <w:rFonts w:ascii="標楷體" w:eastAsia="標楷體" w:hAnsi="標楷體" w:cs="新細明體" w:hint="eastAsia"/>
                <w:szCs w:val="24"/>
              </w:rPr>
              <w:t>寶寶的智慧保母</w:t>
            </w:r>
          </w:p>
        </w:tc>
        <w:tc>
          <w:tcPr>
            <w:tcW w:w="891"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7A5A6490" w14:textId="77777777" w:rsidR="00873639" w:rsidRDefault="00873639">
            <w:pPr>
              <w:rPr>
                <w:rFonts w:ascii="標楷體" w:eastAsia="標楷體" w:hAnsi="標楷體"/>
              </w:rPr>
            </w:pPr>
            <w:r>
              <w:rPr>
                <w:rFonts w:ascii="標楷體" w:eastAsia="標楷體" w:hAnsi="標楷體" w:cs="新細明體" w:hint="eastAsia"/>
                <w:szCs w:val="24"/>
              </w:rPr>
              <w:t>投影機無畫面輸出</w:t>
            </w:r>
          </w:p>
        </w:tc>
        <w:tc>
          <w:tcPr>
            <w:tcW w:w="391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78D0E331" w14:textId="77777777" w:rsidR="00873639" w:rsidRDefault="00873639">
            <w:pPr>
              <w:rPr>
                <w:rFonts w:ascii="標楷體" w:eastAsia="標楷體" w:hAnsi="標楷體"/>
              </w:rPr>
            </w:pPr>
            <w:r>
              <w:rPr>
                <w:rFonts w:ascii="標楷體" w:eastAsia="標楷體" w:hAnsi="標楷體" w:cs="新細明體" w:hint="eastAsia"/>
                <w:szCs w:val="24"/>
              </w:rPr>
              <w:t>經查為訊號線鬆脫，重新固定測試正常</w:t>
            </w:r>
          </w:p>
        </w:tc>
        <w:tc>
          <w:tcPr>
            <w:tcW w:w="82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00A8CAD0" w14:textId="77777777" w:rsidR="00873639" w:rsidRDefault="00873639">
            <w:pPr>
              <w:jc w:val="right"/>
              <w:rPr>
                <w:rFonts w:ascii="標楷體" w:eastAsia="標楷體" w:hAnsi="標楷體"/>
              </w:rPr>
            </w:pPr>
            <w:r>
              <w:rPr>
                <w:rFonts w:ascii="標楷體" w:eastAsia="標楷體" w:hAnsi="標楷體" w:hint="eastAsia"/>
                <w:szCs w:val="24"/>
              </w:rPr>
              <w:t xml:space="preserve">2025-01-30 </w:t>
            </w:r>
          </w:p>
        </w:tc>
        <w:tc>
          <w:tcPr>
            <w:tcW w:w="80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6679325A" w14:textId="77777777" w:rsidR="00873639" w:rsidRDefault="00873639">
            <w:pPr>
              <w:jc w:val="right"/>
              <w:rPr>
                <w:rFonts w:ascii="標楷體" w:eastAsia="標楷體" w:hAnsi="標楷體"/>
              </w:rPr>
            </w:pPr>
            <w:r>
              <w:rPr>
                <w:rFonts w:ascii="標楷體" w:eastAsia="標楷體" w:hAnsi="標楷體" w:hint="eastAsia"/>
                <w:szCs w:val="24"/>
              </w:rPr>
              <w:t xml:space="preserve">2025-02-03 </w:t>
            </w:r>
          </w:p>
        </w:tc>
        <w:tc>
          <w:tcPr>
            <w:tcW w:w="694"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528D87A7" w14:textId="77777777" w:rsidR="00873639" w:rsidRDefault="00873639">
            <w:pPr>
              <w:jc w:val="right"/>
              <w:rPr>
                <w:rFonts w:ascii="標楷體" w:eastAsia="標楷體" w:hAnsi="標楷體"/>
              </w:rPr>
            </w:pPr>
            <w:r>
              <w:rPr>
                <w:rFonts w:ascii="標楷體" w:eastAsia="標楷體" w:hAnsi="標楷體" w:hint="eastAsia"/>
                <w:szCs w:val="24"/>
              </w:rPr>
              <w:t>4</w:t>
            </w:r>
          </w:p>
        </w:tc>
      </w:tr>
      <w:tr w:rsidR="00873639" w14:paraId="6E4122D0" w14:textId="77777777" w:rsidTr="00873639">
        <w:trPr>
          <w:trHeight w:val="285"/>
        </w:trPr>
        <w:tc>
          <w:tcPr>
            <w:tcW w:w="164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1FE3B545" w14:textId="77777777" w:rsidR="00873639" w:rsidRDefault="00873639">
            <w:pPr>
              <w:rPr>
                <w:rFonts w:ascii="標楷體" w:eastAsia="標楷體" w:hAnsi="標楷體"/>
              </w:rPr>
            </w:pPr>
            <w:r>
              <w:rPr>
                <w:rFonts w:ascii="標楷體" w:eastAsia="標楷體" w:hAnsi="標楷體" w:cs="新細明體" w:hint="eastAsia"/>
                <w:szCs w:val="24"/>
              </w:rPr>
              <w:t>健康探索廳</w:t>
            </w:r>
            <w:r>
              <w:rPr>
                <w:rFonts w:ascii="標楷體" w:eastAsia="標楷體" w:hAnsi="標楷體" w:hint="eastAsia"/>
                <w:szCs w:val="24"/>
              </w:rPr>
              <w:t xml:space="preserve"> - </w:t>
            </w:r>
            <w:r>
              <w:rPr>
                <w:rFonts w:ascii="標楷體" w:eastAsia="標楷體" w:hAnsi="標楷體" w:cs="新細明體" w:hint="eastAsia"/>
                <w:szCs w:val="24"/>
              </w:rPr>
              <w:lastRenderedPageBreak/>
              <w:t>智慧居家</w:t>
            </w:r>
            <w:r>
              <w:rPr>
                <w:rFonts w:ascii="標楷體" w:eastAsia="標楷體" w:hAnsi="標楷體" w:hint="eastAsia"/>
                <w:szCs w:val="24"/>
              </w:rPr>
              <w:t>(</w:t>
            </w:r>
            <w:r>
              <w:rPr>
                <w:rFonts w:ascii="標楷體" w:eastAsia="標楷體" w:hAnsi="標楷體" w:cs="新細明體" w:hint="eastAsia"/>
                <w:szCs w:val="24"/>
              </w:rPr>
              <w:t>居家智慧化</w:t>
            </w:r>
            <w:r>
              <w:rPr>
                <w:rFonts w:ascii="標楷體" w:eastAsia="標楷體" w:hAnsi="標楷體" w:hint="eastAsia"/>
                <w:szCs w:val="24"/>
              </w:rPr>
              <w:t>)</w:t>
            </w:r>
          </w:p>
        </w:tc>
        <w:tc>
          <w:tcPr>
            <w:tcW w:w="891"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7DADD2CF" w14:textId="77777777" w:rsidR="00873639" w:rsidRDefault="00873639">
            <w:pPr>
              <w:rPr>
                <w:rFonts w:ascii="標楷體" w:eastAsia="標楷體" w:hAnsi="標楷體"/>
              </w:rPr>
            </w:pPr>
            <w:r>
              <w:rPr>
                <w:rFonts w:ascii="標楷體" w:eastAsia="標楷體" w:hAnsi="標楷體" w:cs="新細明體" w:hint="eastAsia"/>
                <w:szCs w:val="24"/>
              </w:rPr>
              <w:lastRenderedPageBreak/>
              <w:t>畫面異</w:t>
            </w:r>
            <w:r>
              <w:rPr>
                <w:rFonts w:ascii="標楷體" w:eastAsia="標楷體" w:hAnsi="標楷體" w:cs="新細明體" w:hint="eastAsia"/>
                <w:szCs w:val="24"/>
              </w:rPr>
              <w:lastRenderedPageBreak/>
              <w:t>常：拍照一直閃看不清</w:t>
            </w:r>
          </w:p>
        </w:tc>
        <w:tc>
          <w:tcPr>
            <w:tcW w:w="391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107D38A0" w14:textId="77777777" w:rsidR="00873639" w:rsidRDefault="00873639">
            <w:pPr>
              <w:rPr>
                <w:rFonts w:ascii="標楷體" w:eastAsia="標楷體" w:hAnsi="標楷體"/>
              </w:rPr>
            </w:pPr>
            <w:r>
              <w:rPr>
                <w:rFonts w:ascii="標楷體" w:eastAsia="標楷體" w:hAnsi="標楷體" w:cs="新細明體" w:hint="eastAsia"/>
                <w:szCs w:val="24"/>
              </w:rPr>
              <w:lastRenderedPageBreak/>
              <w:t>經查疑似</w:t>
            </w:r>
            <w:r>
              <w:rPr>
                <w:rFonts w:ascii="標楷體" w:eastAsia="標楷體" w:hAnsi="標楷體" w:hint="eastAsia"/>
                <w:szCs w:val="24"/>
              </w:rPr>
              <w:t>USB接觸不佳</w:t>
            </w:r>
            <w:r>
              <w:rPr>
                <w:rFonts w:ascii="標楷體" w:eastAsia="標楷體" w:hAnsi="標楷體" w:cs="新細明體" w:hint="eastAsia"/>
                <w:szCs w:val="24"/>
              </w:rPr>
              <w:t>，重新整理</w:t>
            </w:r>
            <w:r>
              <w:rPr>
                <w:rFonts w:ascii="標楷體" w:eastAsia="標楷體" w:hAnsi="標楷體" w:cs="新細明體" w:hint="eastAsia"/>
                <w:szCs w:val="24"/>
              </w:rPr>
              <w:lastRenderedPageBreak/>
              <w:t>線拔插後測試正常，持續觀察正常</w:t>
            </w:r>
          </w:p>
        </w:tc>
        <w:tc>
          <w:tcPr>
            <w:tcW w:w="82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2EF21B7B" w14:textId="77777777" w:rsidR="00873639" w:rsidRDefault="00873639">
            <w:pPr>
              <w:jc w:val="right"/>
              <w:rPr>
                <w:rFonts w:ascii="標楷體" w:eastAsia="標楷體" w:hAnsi="標楷體"/>
              </w:rPr>
            </w:pPr>
            <w:r>
              <w:rPr>
                <w:rFonts w:ascii="標楷體" w:eastAsia="標楷體" w:hAnsi="標楷體" w:hint="eastAsia"/>
                <w:szCs w:val="24"/>
              </w:rPr>
              <w:lastRenderedPageBreak/>
              <w:t>2025-</w:t>
            </w:r>
            <w:r>
              <w:rPr>
                <w:rFonts w:ascii="標楷體" w:eastAsia="標楷體" w:hAnsi="標楷體" w:hint="eastAsia"/>
                <w:szCs w:val="24"/>
              </w:rPr>
              <w:lastRenderedPageBreak/>
              <w:t xml:space="preserve">01-30 </w:t>
            </w:r>
          </w:p>
        </w:tc>
        <w:tc>
          <w:tcPr>
            <w:tcW w:w="80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191510DB" w14:textId="77777777" w:rsidR="00873639" w:rsidRDefault="00873639">
            <w:pPr>
              <w:jc w:val="right"/>
              <w:rPr>
                <w:rFonts w:ascii="標楷體" w:eastAsia="標楷體" w:hAnsi="標楷體"/>
              </w:rPr>
            </w:pPr>
            <w:r>
              <w:rPr>
                <w:rFonts w:ascii="標楷體" w:eastAsia="標楷體" w:hAnsi="標楷體" w:hint="eastAsia"/>
                <w:szCs w:val="24"/>
              </w:rPr>
              <w:lastRenderedPageBreak/>
              <w:t>2025-</w:t>
            </w:r>
            <w:r>
              <w:rPr>
                <w:rFonts w:ascii="標楷體" w:eastAsia="標楷體" w:hAnsi="標楷體" w:hint="eastAsia"/>
                <w:szCs w:val="24"/>
              </w:rPr>
              <w:lastRenderedPageBreak/>
              <w:t xml:space="preserve">02-02 </w:t>
            </w:r>
          </w:p>
        </w:tc>
        <w:tc>
          <w:tcPr>
            <w:tcW w:w="694"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58346CDC" w14:textId="77777777" w:rsidR="00873639" w:rsidRDefault="00873639">
            <w:pPr>
              <w:jc w:val="right"/>
              <w:rPr>
                <w:rFonts w:ascii="標楷體" w:eastAsia="標楷體" w:hAnsi="標楷體"/>
              </w:rPr>
            </w:pPr>
            <w:r>
              <w:rPr>
                <w:rFonts w:ascii="標楷體" w:eastAsia="標楷體" w:hAnsi="標楷體" w:hint="eastAsia"/>
                <w:szCs w:val="24"/>
              </w:rPr>
              <w:lastRenderedPageBreak/>
              <w:t>3</w:t>
            </w:r>
          </w:p>
        </w:tc>
      </w:tr>
      <w:tr w:rsidR="00873639" w14:paraId="41A08DB3" w14:textId="77777777" w:rsidTr="00873639">
        <w:trPr>
          <w:trHeight w:val="285"/>
        </w:trPr>
        <w:tc>
          <w:tcPr>
            <w:tcW w:w="164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53E17F2C" w14:textId="77777777" w:rsidR="00873639" w:rsidRDefault="00873639">
            <w:pPr>
              <w:rPr>
                <w:rFonts w:ascii="標楷體" w:eastAsia="標楷體" w:hAnsi="標楷體"/>
              </w:rPr>
            </w:pPr>
            <w:r>
              <w:rPr>
                <w:rFonts w:ascii="標楷體" w:eastAsia="標楷體" w:hAnsi="標楷體" w:cs="新細明體" w:hint="eastAsia"/>
                <w:szCs w:val="24"/>
              </w:rPr>
              <w:t>動力與機械西側</w:t>
            </w:r>
            <w:r>
              <w:rPr>
                <w:rFonts w:ascii="標楷體" w:eastAsia="標楷體" w:hAnsi="標楷體" w:hint="eastAsia"/>
                <w:szCs w:val="24"/>
              </w:rPr>
              <w:t xml:space="preserve"> - </w:t>
            </w:r>
            <w:r>
              <w:rPr>
                <w:rFonts w:ascii="標楷體" w:eastAsia="標楷體" w:hAnsi="標楷體" w:cs="新細明體" w:hint="eastAsia"/>
                <w:szCs w:val="24"/>
              </w:rPr>
              <w:t>打字機連桿組</w:t>
            </w:r>
          </w:p>
        </w:tc>
        <w:tc>
          <w:tcPr>
            <w:tcW w:w="891"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0CD88D56" w14:textId="77777777" w:rsidR="00873639" w:rsidRDefault="00873639">
            <w:pPr>
              <w:rPr>
                <w:rFonts w:ascii="標楷體" w:eastAsia="標楷體" w:hAnsi="標楷體"/>
              </w:rPr>
            </w:pPr>
            <w:r>
              <w:rPr>
                <w:rFonts w:ascii="標楷體" w:eastAsia="標楷體" w:hAnsi="標楷體" w:cs="新細明體" w:hint="eastAsia"/>
                <w:szCs w:val="24"/>
              </w:rPr>
              <w:t>無法動作</w:t>
            </w:r>
          </w:p>
        </w:tc>
        <w:tc>
          <w:tcPr>
            <w:tcW w:w="391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6AB2C141" w14:textId="77777777" w:rsidR="00873639" w:rsidRDefault="00873639">
            <w:pPr>
              <w:rPr>
                <w:rFonts w:ascii="標楷體" w:eastAsia="標楷體" w:hAnsi="標楷體"/>
              </w:rPr>
            </w:pPr>
            <w:r>
              <w:rPr>
                <w:rFonts w:ascii="標楷體" w:eastAsia="標楷體" w:hAnsi="標楷體" w:cs="新細明體" w:hint="eastAsia"/>
                <w:szCs w:val="24"/>
              </w:rPr>
              <w:t>連結機構遭民眾踩壞，拆解後重新固定後正常</w:t>
            </w:r>
          </w:p>
        </w:tc>
        <w:tc>
          <w:tcPr>
            <w:tcW w:w="82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66ACD079" w14:textId="77777777" w:rsidR="00873639" w:rsidRDefault="00873639">
            <w:pPr>
              <w:jc w:val="right"/>
              <w:rPr>
                <w:rFonts w:ascii="標楷體" w:eastAsia="標楷體" w:hAnsi="標楷體"/>
              </w:rPr>
            </w:pPr>
            <w:r>
              <w:rPr>
                <w:rFonts w:ascii="標楷體" w:eastAsia="標楷體" w:hAnsi="標楷體" w:hint="eastAsia"/>
                <w:szCs w:val="24"/>
              </w:rPr>
              <w:t xml:space="preserve">2025-01-27 </w:t>
            </w:r>
          </w:p>
        </w:tc>
        <w:tc>
          <w:tcPr>
            <w:tcW w:w="80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0EC6A773" w14:textId="77777777" w:rsidR="00873639" w:rsidRDefault="00873639">
            <w:pPr>
              <w:jc w:val="right"/>
              <w:rPr>
                <w:rFonts w:ascii="標楷體" w:eastAsia="標楷體" w:hAnsi="標楷體"/>
              </w:rPr>
            </w:pPr>
            <w:r>
              <w:rPr>
                <w:rFonts w:ascii="標楷體" w:eastAsia="標楷體" w:hAnsi="標楷體" w:hint="eastAsia"/>
                <w:szCs w:val="24"/>
              </w:rPr>
              <w:t xml:space="preserve">2025-01-27 </w:t>
            </w:r>
          </w:p>
        </w:tc>
        <w:tc>
          <w:tcPr>
            <w:tcW w:w="694"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7612930F" w14:textId="77777777" w:rsidR="00873639" w:rsidRDefault="00873639">
            <w:pPr>
              <w:jc w:val="right"/>
              <w:rPr>
                <w:rFonts w:ascii="標楷體" w:eastAsia="標楷體" w:hAnsi="標楷體"/>
              </w:rPr>
            </w:pPr>
            <w:r>
              <w:rPr>
                <w:rFonts w:ascii="標楷體" w:eastAsia="標楷體" w:hAnsi="標楷體" w:hint="eastAsia"/>
                <w:szCs w:val="24"/>
              </w:rPr>
              <w:t>0</w:t>
            </w:r>
          </w:p>
        </w:tc>
      </w:tr>
      <w:tr w:rsidR="00873639" w14:paraId="34D0F306" w14:textId="77777777" w:rsidTr="00873639">
        <w:trPr>
          <w:trHeight w:val="285"/>
        </w:trPr>
        <w:tc>
          <w:tcPr>
            <w:tcW w:w="164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4768F18E" w14:textId="77777777" w:rsidR="00873639" w:rsidRDefault="00873639">
            <w:pPr>
              <w:rPr>
                <w:rFonts w:ascii="標楷體" w:eastAsia="標楷體" w:hAnsi="標楷體"/>
              </w:rPr>
            </w:pPr>
            <w:r>
              <w:rPr>
                <w:rFonts w:ascii="標楷體" w:eastAsia="標楷體" w:hAnsi="標楷體" w:cs="新細明體" w:hint="eastAsia"/>
                <w:szCs w:val="24"/>
              </w:rPr>
              <w:t>科學開門</w:t>
            </w:r>
            <w:r>
              <w:rPr>
                <w:rFonts w:ascii="標楷體" w:eastAsia="標楷體" w:hAnsi="標楷體" w:hint="eastAsia"/>
                <w:szCs w:val="24"/>
              </w:rPr>
              <w:t xml:space="preserve"> - </w:t>
            </w:r>
            <w:r>
              <w:rPr>
                <w:rFonts w:ascii="標楷體" w:eastAsia="標楷體" w:hAnsi="標楷體" w:cs="新細明體" w:hint="eastAsia"/>
                <w:szCs w:val="24"/>
              </w:rPr>
              <w:t>地層</w:t>
            </w:r>
            <w:r>
              <w:rPr>
                <w:rFonts w:ascii="標楷體" w:eastAsia="標楷體" w:hAnsi="標楷體" w:hint="eastAsia"/>
                <w:szCs w:val="24"/>
              </w:rPr>
              <w:t>-</w:t>
            </w:r>
            <w:r>
              <w:rPr>
                <w:rFonts w:ascii="標楷體" w:eastAsia="標楷體" w:hAnsi="標楷體" w:cs="新細明體" w:hint="eastAsia"/>
                <w:szCs w:val="24"/>
              </w:rPr>
              <w:t>礦石</w:t>
            </w:r>
          </w:p>
        </w:tc>
        <w:tc>
          <w:tcPr>
            <w:tcW w:w="891"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2007B326" w14:textId="77777777" w:rsidR="00873639" w:rsidRDefault="00873639">
            <w:pPr>
              <w:rPr>
                <w:rFonts w:ascii="標楷體" w:eastAsia="標楷體" w:hAnsi="標楷體"/>
              </w:rPr>
            </w:pPr>
            <w:r>
              <w:rPr>
                <w:rFonts w:ascii="標楷體" w:eastAsia="標楷體" w:hAnsi="標楷體" w:cs="新細明體" w:hint="eastAsia"/>
                <w:szCs w:val="24"/>
              </w:rPr>
              <w:t>礦石脫落</w:t>
            </w:r>
          </w:p>
        </w:tc>
        <w:tc>
          <w:tcPr>
            <w:tcW w:w="391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6270751F" w14:textId="77777777" w:rsidR="00873639" w:rsidRDefault="00873639">
            <w:pPr>
              <w:rPr>
                <w:rFonts w:ascii="標楷體" w:eastAsia="標楷體" w:hAnsi="標楷體"/>
              </w:rPr>
            </w:pPr>
            <w:r>
              <w:rPr>
                <w:rFonts w:ascii="標楷體" w:eastAsia="標楷體" w:hAnsi="標楷體" w:cs="新細明體" w:hint="eastAsia"/>
                <w:szCs w:val="24"/>
              </w:rPr>
              <w:t>使用固定膠黏著，固定後正常</w:t>
            </w:r>
          </w:p>
        </w:tc>
        <w:tc>
          <w:tcPr>
            <w:tcW w:w="82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0F4A0892" w14:textId="77777777" w:rsidR="00873639" w:rsidRDefault="00873639">
            <w:pPr>
              <w:jc w:val="right"/>
              <w:rPr>
                <w:rFonts w:ascii="標楷體" w:eastAsia="標楷體" w:hAnsi="標楷體"/>
              </w:rPr>
            </w:pPr>
            <w:r>
              <w:rPr>
                <w:rFonts w:ascii="標楷體" w:eastAsia="標楷體" w:hAnsi="標楷體" w:hint="eastAsia"/>
                <w:szCs w:val="24"/>
              </w:rPr>
              <w:t xml:space="preserve">2025-01-24 </w:t>
            </w:r>
          </w:p>
        </w:tc>
        <w:tc>
          <w:tcPr>
            <w:tcW w:w="80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26378881" w14:textId="77777777" w:rsidR="00873639" w:rsidRDefault="00873639">
            <w:pPr>
              <w:jc w:val="right"/>
              <w:rPr>
                <w:rFonts w:ascii="標楷體" w:eastAsia="標楷體" w:hAnsi="標楷體"/>
              </w:rPr>
            </w:pPr>
            <w:r>
              <w:rPr>
                <w:rFonts w:ascii="標楷體" w:eastAsia="標楷體" w:hAnsi="標楷體" w:hint="eastAsia"/>
                <w:szCs w:val="24"/>
              </w:rPr>
              <w:t xml:space="preserve">2025-01-25 </w:t>
            </w:r>
          </w:p>
        </w:tc>
        <w:tc>
          <w:tcPr>
            <w:tcW w:w="694"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3B7C90EF" w14:textId="77777777" w:rsidR="00873639" w:rsidRDefault="00873639">
            <w:pPr>
              <w:jc w:val="right"/>
              <w:rPr>
                <w:rFonts w:ascii="標楷體" w:eastAsia="標楷體" w:hAnsi="標楷體"/>
              </w:rPr>
            </w:pPr>
            <w:r>
              <w:rPr>
                <w:rFonts w:ascii="標楷體" w:eastAsia="標楷體" w:hAnsi="標楷體" w:hint="eastAsia"/>
                <w:szCs w:val="24"/>
              </w:rPr>
              <w:t>1</w:t>
            </w:r>
          </w:p>
        </w:tc>
      </w:tr>
      <w:tr w:rsidR="00873639" w14:paraId="59C8EDAC" w14:textId="77777777" w:rsidTr="00873639">
        <w:trPr>
          <w:trHeight w:val="285"/>
        </w:trPr>
        <w:tc>
          <w:tcPr>
            <w:tcW w:w="164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4F07EA9F" w14:textId="77777777" w:rsidR="00873639" w:rsidRDefault="00873639">
            <w:pPr>
              <w:rPr>
                <w:rFonts w:ascii="標楷體" w:eastAsia="標楷體" w:hAnsi="標楷體"/>
              </w:rPr>
            </w:pPr>
            <w:r>
              <w:rPr>
                <w:rFonts w:ascii="標楷體" w:eastAsia="標楷體" w:hAnsi="標楷體" w:cs="新細明體" w:hint="eastAsia"/>
                <w:szCs w:val="24"/>
              </w:rPr>
              <w:t>電信</w:t>
            </w:r>
            <w:r>
              <w:rPr>
                <w:rFonts w:ascii="標楷體" w:eastAsia="標楷體" w:hAnsi="標楷體" w:hint="eastAsia"/>
                <w:szCs w:val="24"/>
              </w:rPr>
              <w:t>@</w:t>
            </w:r>
            <w:r>
              <w:rPr>
                <w:rFonts w:ascii="標楷體" w:eastAsia="標楷體" w:hAnsi="標楷體" w:cs="新細明體" w:hint="eastAsia"/>
                <w:szCs w:val="24"/>
              </w:rPr>
              <w:t>臺灣</w:t>
            </w:r>
            <w:r>
              <w:rPr>
                <w:rFonts w:ascii="標楷體" w:eastAsia="標楷體" w:hAnsi="標楷體" w:hint="eastAsia"/>
                <w:szCs w:val="24"/>
              </w:rPr>
              <w:t xml:space="preserve"> - </w:t>
            </w:r>
            <w:r>
              <w:rPr>
                <w:rFonts w:ascii="標楷體" w:eastAsia="標楷體" w:hAnsi="標楷體" w:cs="新細明體" w:hint="eastAsia"/>
                <w:szCs w:val="24"/>
              </w:rPr>
              <w:t>百年標準鐘</w:t>
            </w:r>
          </w:p>
        </w:tc>
        <w:tc>
          <w:tcPr>
            <w:tcW w:w="891"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7DC0AD80" w14:textId="77777777" w:rsidR="00873639" w:rsidRDefault="00873639">
            <w:pPr>
              <w:rPr>
                <w:rFonts w:ascii="標楷體" w:eastAsia="標楷體" w:hAnsi="標楷體"/>
              </w:rPr>
            </w:pPr>
            <w:r>
              <w:rPr>
                <w:rFonts w:ascii="標楷體" w:eastAsia="標楷體" w:hAnsi="標楷體" w:cs="新細明體" w:hint="eastAsia"/>
                <w:szCs w:val="24"/>
              </w:rPr>
              <w:t>螢幕無法開啟</w:t>
            </w:r>
          </w:p>
        </w:tc>
        <w:tc>
          <w:tcPr>
            <w:tcW w:w="391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63CCFC3D" w14:textId="77777777" w:rsidR="00873639" w:rsidRDefault="00873639">
            <w:pPr>
              <w:rPr>
                <w:rFonts w:ascii="標楷體" w:eastAsia="標楷體" w:hAnsi="標楷體"/>
              </w:rPr>
            </w:pPr>
            <w:r>
              <w:rPr>
                <w:rFonts w:ascii="標楷體" w:eastAsia="標楷體" w:hAnsi="標楷體" w:cs="新細明體" w:hint="eastAsia"/>
                <w:szCs w:val="24"/>
              </w:rPr>
              <w:t>經查螢幕故障更換安裝備品螢幕後正常</w:t>
            </w:r>
          </w:p>
        </w:tc>
        <w:tc>
          <w:tcPr>
            <w:tcW w:w="82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49F58A00" w14:textId="77777777" w:rsidR="00873639" w:rsidRDefault="00873639">
            <w:pPr>
              <w:jc w:val="right"/>
              <w:rPr>
                <w:rFonts w:ascii="標楷體" w:eastAsia="標楷體" w:hAnsi="標楷體"/>
              </w:rPr>
            </w:pPr>
            <w:r>
              <w:rPr>
                <w:rFonts w:ascii="標楷體" w:eastAsia="標楷體" w:hAnsi="標楷體" w:hint="eastAsia"/>
                <w:szCs w:val="24"/>
              </w:rPr>
              <w:t xml:space="preserve">2025-01-23 </w:t>
            </w:r>
          </w:p>
        </w:tc>
        <w:tc>
          <w:tcPr>
            <w:tcW w:w="80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6BBBF3AB" w14:textId="77777777" w:rsidR="00873639" w:rsidRDefault="00873639">
            <w:pPr>
              <w:jc w:val="right"/>
              <w:rPr>
                <w:rFonts w:ascii="標楷體" w:eastAsia="標楷體" w:hAnsi="標楷體"/>
              </w:rPr>
            </w:pPr>
            <w:r>
              <w:rPr>
                <w:rFonts w:ascii="標楷體" w:eastAsia="標楷體" w:hAnsi="標楷體" w:hint="eastAsia"/>
                <w:szCs w:val="24"/>
              </w:rPr>
              <w:t xml:space="preserve">2025-01-25 </w:t>
            </w:r>
          </w:p>
        </w:tc>
        <w:tc>
          <w:tcPr>
            <w:tcW w:w="694"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247FE6E0" w14:textId="77777777" w:rsidR="00873639" w:rsidRDefault="00873639">
            <w:pPr>
              <w:jc w:val="right"/>
              <w:rPr>
                <w:rFonts w:ascii="標楷體" w:eastAsia="標楷體" w:hAnsi="標楷體"/>
              </w:rPr>
            </w:pPr>
            <w:r>
              <w:rPr>
                <w:rFonts w:ascii="標楷體" w:eastAsia="標楷體" w:hAnsi="標楷體" w:hint="eastAsia"/>
                <w:szCs w:val="24"/>
              </w:rPr>
              <w:t>2</w:t>
            </w:r>
          </w:p>
        </w:tc>
      </w:tr>
      <w:tr w:rsidR="00873639" w14:paraId="7F6691C2" w14:textId="77777777" w:rsidTr="00873639">
        <w:trPr>
          <w:trHeight w:val="285"/>
        </w:trPr>
        <w:tc>
          <w:tcPr>
            <w:tcW w:w="164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0C52D892" w14:textId="77777777" w:rsidR="00873639" w:rsidRDefault="00873639">
            <w:pPr>
              <w:rPr>
                <w:rFonts w:ascii="標楷體" w:eastAsia="標楷體" w:hAnsi="標楷體"/>
              </w:rPr>
            </w:pPr>
            <w:r>
              <w:rPr>
                <w:rFonts w:ascii="標楷體" w:eastAsia="標楷體" w:hAnsi="標楷體" w:cs="新細明體" w:hint="eastAsia"/>
                <w:szCs w:val="24"/>
              </w:rPr>
              <w:t>科學開門</w:t>
            </w:r>
            <w:r>
              <w:rPr>
                <w:rFonts w:ascii="標楷體" w:eastAsia="標楷體" w:hAnsi="標楷體" w:hint="eastAsia"/>
                <w:szCs w:val="24"/>
              </w:rPr>
              <w:t xml:space="preserve"> - </w:t>
            </w:r>
            <w:r>
              <w:rPr>
                <w:rFonts w:ascii="標楷體" w:eastAsia="標楷體" w:hAnsi="標楷體" w:cs="新細明體" w:hint="eastAsia"/>
                <w:szCs w:val="24"/>
              </w:rPr>
              <w:t>金庫門</w:t>
            </w:r>
          </w:p>
        </w:tc>
        <w:tc>
          <w:tcPr>
            <w:tcW w:w="891"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614B20E5" w14:textId="77777777" w:rsidR="00873639" w:rsidRDefault="00873639">
            <w:pPr>
              <w:rPr>
                <w:rFonts w:ascii="標楷體" w:eastAsia="標楷體" w:hAnsi="標楷體"/>
              </w:rPr>
            </w:pPr>
            <w:r>
              <w:rPr>
                <w:rFonts w:ascii="標楷體" w:eastAsia="標楷體" w:hAnsi="標楷體" w:cs="新細明體" w:hint="eastAsia"/>
                <w:szCs w:val="24"/>
              </w:rPr>
              <w:t>按正常操作仍無法開啟</w:t>
            </w:r>
          </w:p>
        </w:tc>
        <w:tc>
          <w:tcPr>
            <w:tcW w:w="391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1A39D273" w14:textId="77777777" w:rsidR="00873639" w:rsidRDefault="00873639">
            <w:pPr>
              <w:rPr>
                <w:rFonts w:ascii="標楷體" w:eastAsia="標楷體" w:hAnsi="標楷體"/>
              </w:rPr>
            </w:pPr>
            <w:r>
              <w:rPr>
                <w:rFonts w:ascii="標楷體" w:eastAsia="標楷體" w:hAnsi="標楷體" w:cs="新細明體" w:hint="eastAsia"/>
                <w:szCs w:val="24"/>
              </w:rPr>
              <w:t>鐵片鬆脫，造成機構無法正常操作，重新固定後正常</w:t>
            </w:r>
          </w:p>
        </w:tc>
        <w:tc>
          <w:tcPr>
            <w:tcW w:w="82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374B56C7" w14:textId="77777777" w:rsidR="00873639" w:rsidRDefault="00873639">
            <w:pPr>
              <w:jc w:val="right"/>
              <w:rPr>
                <w:rFonts w:ascii="標楷體" w:eastAsia="標楷體" w:hAnsi="標楷體"/>
              </w:rPr>
            </w:pPr>
            <w:r>
              <w:rPr>
                <w:rFonts w:ascii="標楷體" w:eastAsia="標楷體" w:hAnsi="標楷體" w:hint="eastAsia"/>
                <w:szCs w:val="24"/>
              </w:rPr>
              <w:t xml:space="preserve">2025-01-22 </w:t>
            </w:r>
          </w:p>
        </w:tc>
        <w:tc>
          <w:tcPr>
            <w:tcW w:w="80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604CD154" w14:textId="77777777" w:rsidR="00873639" w:rsidRDefault="00873639">
            <w:pPr>
              <w:jc w:val="right"/>
              <w:rPr>
                <w:rFonts w:ascii="標楷體" w:eastAsia="標楷體" w:hAnsi="標楷體"/>
              </w:rPr>
            </w:pPr>
            <w:r>
              <w:rPr>
                <w:rFonts w:ascii="標楷體" w:eastAsia="標楷體" w:hAnsi="標楷體" w:hint="eastAsia"/>
                <w:szCs w:val="24"/>
              </w:rPr>
              <w:t xml:space="preserve">2025-01-23 </w:t>
            </w:r>
          </w:p>
        </w:tc>
        <w:tc>
          <w:tcPr>
            <w:tcW w:w="694"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7E0776D4" w14:textId="77777777" w:rsidR="00873639" w:rsidRDefault="00873639">
            <w:pPr>
              <w:jc w:val="right"/>
              <w:rPr>
                <w:rFonts w:ascii="標楷體" w:eastAsia="標楷體" w:hAnsi="標楷體"/>
              </w:rPr>
            </w:pPr>
            <w:r>
              <w:rPr>
                <w:rFonts w:ascii="標楷體" w:eastAsia="標楷體" w:hAnsi="標楷體" w:hint="eastAsia"/>
                <w:szCs w:val="24"/>
              </w:rPr>
              <w:t>1</w:t>
            </w:r>
          </w:p>
        </w:tc>
      </w:tr>
      <w:tr w:rsidR="00873639" w14:paraId="7B053922" w14:textId="77777777" w:rsidTr="00873639">
        <w:trPr>
          <w:trHeight w:val="285"/>
        </w:trPr>
        <w:tc>
          <w:tcPr>
            <w:tcW w:w="164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1CF2AB4D" w14:textId="77777777" w:rsidR="00873639" w:rsidRDefault="00873639">
            <w:pPr>
              <w:rPr>
                <w:rFonts w:ascii="標楷體" w:eastAsia="標楷體" w:hAnsi="標楷體"/>
              </w:rPr>
            </w:pPr>
            <w:r>
              <w:rPr>
                <w:rFonts w:ascii="標楷體" w:eastAsia="標楷體" w:hAnsi="標楷體" w:cs="新細明體" w:hint="eastAsia"/>
                <w:szCs w:val="24"/>
              </w:rPr>
              <w:t>科學開門</w:t>
            </w:r>
            <w:r>
              <w:rPr>
                <w:rFonts w:ascii="標楷體" w:eastAsia="標楷體" w:hAnsi="標楷體" w:hint="eastAsia"/>
                <w:szCs w:val="24"/>
              </w:rPr>
              <w:t xml:space="preserve"> - </w:t>
            </w:r>
            <w:r>
              <w:rPr>
                <w:rFonts w:ascii="標楷體" w:eastAsia="標楷體" w:hAnsi="標楷體" w:cs="新細明體" w:hint="eastAsia"/>
                <w:szCs w:val="24"/>
              </w:rPr>
              <w:t>降雪</w:t>
            </w:r>
          </w:p>
        </w:tc>
        <w:tc>
          <w:tcPr>
            <w:tcW w:w="891"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24A26B23" w14:textId="77777777" w:rsidR="00873639" w:rsidRDefault="00873639">
            <w:pPr>
              <w:rPr>
                <w:rFonts w:ascii="標楷體" w:eastAsia="標楷體" w:hAnsi="標楷體"/>
              </w:rPr>
            </w:pPr>
            <w:r>
              <w:rPr>
                <w:rFonts w:ascii="標楷體" w:eastAsia="標楷體" w:hAnsi="標楷體" w:cs="新細明體" w:hint="eastAsia"/>
                <w:szCs w:val="24"/>
              </w:rPr>
              <w:t>機器運轉但沒下雪</w:t>
            </w:r>
          </w:p>
        </w:tc>
        <w:tc>
          <w:tcPr>
            <w:tcW w:w="391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05F4E01B" w14:textId="77777777" w:rsidR="00873639" w:rsidRDefault="00873639">
            <w:pPr>
              <w:rPr>
                <w:rFonts w:ascii="標楷體" w:eastAsia="標楷體" w:hAnsi="標楷體"/>
              </w:rPr>
            </w:pPr>
            <w:r>
              <w:rPr>
                <w:rFonts w:ascii="標楷體" w:eastAsia="標楷體" w:hAnsi="標楷體" w:cs="新細明體" w:hint="eastAsia"/>
                <w:szCs w:val="24"/>
              </w:rPr>
              <w:t>經委請原廠檢查為冷媒外漏，現場補充冷媒修復</w:t>
            </w:r>
            <w:r>
              <w:rPr>
                <w:rFonts w:ascii="標楷體" w:eastAsia="標楷體" w:hAnsi="標楷體" w:hint="eastAsia"/>
                <w:szCs w:val="24"/>
              </w:rPr>
              <w:t>,</w:t>
            </w:r>
            <w:r>
              <w:rPr>
                <w:rFonts w:ascii="標楷體" w:eastAsia="標楷體" w:hAnsi="標楷體" w:cs="新細明體" w:hint="eastAsia"/>
                <w:szCs w:val="24"/>
              </w:rPr>
              <w:t>測試正常</w:t>
            </w:r>
          </w:p>
        </w:tc>
        <w:tc>
          <w:tcPr>
            <w:tcW w:w="82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1E461CBD" w14:textId="77777777" w:rsidR="00873639" w:rsidRDefault="00873639">
            <w:pPr>
              <w:jc w:val="right"/>
              <w:rPr>
                <w:rFonts w:ascii="標楷體" w:eastAsia="標楷體" w:hAnsi="標楷體"/>
              </w:rPr>
            </w:pPr>
            <w:r>
              <w:rPr>
                <w:rFonts w:ascii="標楷體" w:eastAsia="標楷體" w:hAnsi="標楷體" w:hint="eastAsia"/>
                <w:szCs w:val="24"/>
              </w:rPr>
              <w:t xml:space="preserve">2025-01-21 </w:t>
            </w:r>
          </w:p>
        </w:tc>
        <w:tc>
          <w:tcPr>
            <w:tcW w:w="80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02C94998" w14:textId="77777777" w:rsidR="00873639" w:rsidRDefault="00873639">
            <w:pPr>
              <w:jc w:val="right"/>
              <w:rPr>
                <w:rFonts w:ascii="標楷體" w:eastAsia="標楷體" w:hAnsi="標楷體"/>
              </w:rPr>
            </w:pPr>
            <w:r>
              <w:rPr>
                <w:rFonts w:ascii="標楷體" w:eastAsia="標楷體" w:hAnsi="標楷體" w:hint="eastAsia"/>
                <w:szCs w:val="24"/>
              </w:rPr>
              <w:t xml:space="preserve">2025-01-22 </w:t>
            </w:r>
          </w:p>
        </w:tc>
        <w:tc>
          <w:tcPr>
            <w:tcW w:w="694"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7F18F1E7" w14:textId="77777777" w:rsidR="00873639" w:rsidRDefault="00873639">
            <w:pPr>
              <w:jc w:val="right"/>
              <w:rPr>
                <w:rFonts w:ascii="標楷體" w:eastAsia="標楷體" w:hAnsi="標楷體"/>
              </w:rPr>
            </w:pPr>
            <w:r>
              <w:rPr>
                <w:rFonts w:ascii="標楷體" w:eastAsia="標楷體" w:hAnsi="標楷體" w:hint="eastAsia"/>
                <w:szCs w:val="24"/>
              </w:rPr>
              <w:t>1</w:t>
            </w:r>
          </w:p>
        </w:tc>
      </w:tr>
      <w:tr w:rsidR="00873639" w14:paraId="41FC0B0C" w14:textId="77777777" w:rsidTr="00873639">
        <w:trPr>
          <w:trHeight w:val="285"/>
        </w:trPr>
        <w:tc>
          <w:tcPr>
            <w:tcW w:w="164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126DB4D5" w14:textId="77777777" w:rsidR="00873639" w:rsidRDefault="00873639">
            <w:pPr>
              <w:rPr>
                <w:rFonts w:ascii="標楷體" w:eastAsia="標楷體" w:hAnsi="標楷體"/>
              </w:rPr>
            </w:pPr>
            <w:r>
              <w:rPr>
                <w:rFonts w:ascii="標楷體" w:eastAsia="標楷體" w:hAnsi="標楷體" w:cs="新細明體" w:hint="eastAsia"/>
                <w:szCs w:val="24"/>
              </w:rPr>
              <w:t>莫拉克風災紀念廳</w:t>
            </w:r>
            <w:r>
              <w:rPr>
                <w:rFonts w:ascii="標楷體" w:eastAsia="標楷體" w:hAnsi="標楷體" w:hint="eastAsia"/>
                <w:szCs w:val="24"/>
              </w:rPr>
              <w:t xml:space="preserve"> - </w:t>
            </w:r>
            <w:r>
              <w:rPr>
                <w:rFonts w:ascii="標楷體" w:eastAsia="標楷體" w:hAnsi="標楷體" w:cs="新細明體" w:hint="eastAsia"/>
                <w:szCs w:val="24"/>
              </w:rPr>
              <w:t>災害潛勢在哪裡與校園監測物聯網</w:t>
            </w:r>
            <w:r>
              <w:rPr>
                <w:rFonts w:ascii="標楷體" w:eastAsia="標楷體" w:hAnsi="標楷體" w:hint="eastAsia"/>
                <w:szCs w:val="24"/>
              </w:rPr>
              <w:t>(</w:t>
            </w:r>
            <w:r>
              <w:rPr>
                <w:rFonts w:ascii="標楷體" w:eastAsia="標楷體" w:hAnsi="標楷體" w:cs="新細明體" w:hint="eastAsia"/>
                <w:szCs w:val="24"/>
              </w:rPr>
              <w:t>電腦含螢幕</w:t>
            </w:r>
            <w:r>
              <w:rPr>
                <w:rFonts w:ascii="標楷體" w:eastAsia="標楷體" w:hAnsi="標楷體" w:hint="eastAsia"/>
                <w:szCs w:val="24"/>
              </w:rPr>
              <w:t>)</w:t>
            </w:r>
          </w:p>
        </w:tc>
        <w:tc>
          <w:tcPr>
            <w:tcW w:w="891"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15BEFD03" w14:textId="77777777" w:rsidR="00873639" w:rsidRDefault="00873639">
            <w:pPr>
              <w:rPr>
                <w:rFonts w:ascii="標楷體" w:eastAsia="標楷體" w:hAnsi="標楷體"/>
              </w:rPr>
            </w:pPr>
            <w:r>
              <w:rPr>
                <w:rFonts w:ascii="標楷體" w:eastAsia="標楷體" w:hAnsi="標楷體" w:cs="新細明體" w:hint="eastAsia"/>
                <w:szCs w:val="24"/>
              </w:rPr>
              <w:t>電腦程式被觀眾竄改，無法正常運作</w:t>
            </w:r>
          </w:p>
        </w:tc>
        <w:tc>
          <w:tcPr>
            <w:tcW w:w="391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5AFD2751" w14:textId="77777777" w:rsidR="00873639" w:rsidRDefault="00873639">
            <w:pPr>
              <w:rPr>
                <w:rFonts w:ascii="標楷體" w:eastAsia="標楷體" w:hAnsi="標楷體"/>
              </w:rPr>
            </w:pPr>
            <w:r>
              <w:rPr>
                <w:rFonts w:ascii="標楷體" w:eastAsia="標楷體" w:hAnsi="標楷體" w:cs="新細明體" w:hint="eastAsia"/>
                <w:szCs w:val="24"/>
              </w:rPr>
              <w:t>經與技正檢查是滑鼠的左右設定被改反向，重新設定成原來模式後，現已能正常運作</w:t>
            </w:r>
          </w:p>
        </w:tc>
        <w:tc>
          <w:tcPr>
            <w:tcW w:w="82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3CDA365A" w14:textId="77777777" w:rsidR="00873639" w:rsidRDefault="00873639">
            <w:pPr>
              <w:jc w:val="right"/>
              <w:rPr>
                <w:rFonts w:ascii="標楷體" w:eastAsia="標楷體" w:hAnsi="標楷體"/>
              </w:rPr>
            </w:pPr>
            <w:r>
              <w:rPr>
                <w:rFonts w:ascii="標楷體" w:eastAsia="標楷體" w:hAnsi="標楷體" w:hint="eastAsia"/>
                <w:szCs w:val="24"/>
              </w:rPr>
              <w:t xml:space="preserve">2025-01-19 </w:t>
            </w:r>
          </w:p>
        </w:tc>
        <w:tc>
          <w:tcPr>
            <w:tcW w:w="80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1A63F210" w14:textId="77777777" w:rsidR="00873639" w:rsidRDefault="00873639">
            <w:pPr>
              <w:jc w:val="right"/>
              <w:rPr>
                <w:rFonts w:ascii="標楷體" w:eastAsia="標楷體" w:hAnsi="標楷體"/>
              </w:rPr>
            </w:pPr>
            <w:r>
              <w:rPr>
                <w:rFonts w:ascii="標楷體" w:eastAsia="標楷體" w:hAnsi="標楷體" w:hint="eastAsia"/>
                <w:szCs w:val="24"/>
              </w:rPr>
              <w:t xml:space="preserve">2025-01-21 </w:t>
            </w:r>
          </w:p>
        </w:tc>
        <w:tc>
          <w:tcPr>
            <w:tcW w:w="694"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074A21B7" w14:textId="77777777" w:rsidR="00873639" w:rsidRDefault="00873639">
            <w:pPr>
              <w:jc w:val="right"/>
              <w:rPr>
                <w:rFonts w:ascii="標楷體" w:eastAsia="標楷體" w:hAnsi="標楷體"/>
              </w:rPr>
            </w:pPr>
            <w:r>
              <w:rPr>
                <w:rFonts w:ascii="標楷體" w:eastAsia="標楷體" w:hAnsi="標楷體" w:hint="eastAsia"/>
                <w:szCs w:val="24"/>
              </w:rPr>
              <w:t>2</w:t>
            </w:r>
          </w:p>
        </w:tc>
      </w:tr>
      <w:tr w:rsidR="00873639" w14:paraId="41AD669F" w14:textId="77777777" w:rsidTr="00873639">
        <w:trPr>
          <w:trHeight w:val="285"/>
        </w:trPr>
        <w:tc>
          <w:tcPr>
            <w:tcW w:w="164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7D40B395" w14:textId="77777777" w:rsidR="00873639" w:rsidRDefault="00873639">
            <w:pPr>
              <w:rPr>
                <w:rFonts w:ascii="標楷體" w:eastAsia="標楷體" w:hAnsi="標楷體"/>
              </w:rPr>
            </w:pPr>
            <w:r>
              <w:rPr>
                <w:rFonts w:ascii="標楷體" w:eastAsia="標楷體" w:hAnsi="標楷體" w:cs="新細明體" w:hint="eastAsia"/>
                <w:szCs w:val="24"/>
              </w:rPr>
              <w:t>動力與機械東側</w:t>
            </w:r>
            <w:r>
              <w:rPr>
                <w:rFonts w:ascii="標楷體" w:eastAsia="標楷體" w:hAnsi="標楷體" w:hint="eastAsia"/>
                <w:szCs w:val="24"/>
              </w:rPr>
              <w:t xml:space="preserve"> - </w:t>
            </w:r>
            <w:r>
              <w:rPr>
                <w:rFonts w:ascii="標楷體" w:eastAsia="標楷體" w:hAnsi="標楷體" w:cs="新細明體" w:hint="eastAsia"/>
                <w:szCs w:val="24"/>
              </w:rPr>
              <w:t>闖關遊戲機械手臂</w:t>
            </w:r>
          </w:p>
        </w:tc>
        <w:tc>
          <w:tcPr>
            <w:tcW w:w="891"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36364E5F" w14:textId="77777777" w:rsidR="00873639" w:rsidRDefault="00873639">
            <w:pPr>
              <w:rPr>
                <w:rFonts w:ascii="標楷體" w:eastAsia="標楷體" w:hAnsi="標楷體"/>
              </w:rPr>
            </w:pPr>
            <w:r>
              <w:rPr>
                <w:rFonts w:ascii="標楷體" w:eastAsia="標楷體" w:hAnsi="標楷體" w:cs="新細明體" w:hint="eastAsia"/>
                <w:szCs w:val="24"/>
              </w:rPr>
              <w:t>機器手臂出現異常訊息</w:t>
            </w:r>
          </w:p>
        </w:tc>
        <w:tc>
          <w:tcPr>
            <w:tcW w:w="391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5C695413" w14:textId="77777777" w:rsidR="00873639" w:rsidRDefault="00873639">
            <w:pPr>
              <w:rPr>
                <w:rFonts w:ascii="標楷體" w:eastAsia="標楷體" w:hAnsi="標楷體"/>
              </w:rPr>
            </w:pPr>
            <w:r>
              <w:rPr>
                <w:rFonts w:ascii="標楷體" w:eastAsia="標楷體" w:hAnsi="標楷體" w:cs="新細明體" w:hint="eastAsia"/>
                <w:szCs w:val="24"/>
              </w:rPr>
              <w:t>教導盤出現軸</w:t>
            </w:r>
            <w:r>
              <w:rPr>
                <w:rFonts w:ascii="標楷體" w:eastAsia="標楷體" w:hAnsi="標楷體" w:hint="eastAsia"/>
                <w:szCs w:val="24"/>
              </w:rPr>
              <w:t>5</w:t>
            </w:r>
            <w:r>
              <w:rPr>
                <w:rFonts w:ascii="標楷體" w:eastAsia="標楷體" w:hAnsi="標楷體" w:cs="新細明體" w:hint="eastAsia"/>
                <w:szCs w:val="24"/>
              </w:rPr>
              <w:t>、軸</w:t>
            </w:r>
            <w:r>
              <w:rPr>
                <w:rFonts w:ascii="標楷體" w:eastAsia="標楷體" w:hAnsi="標楷體" w:hint="eastAsia"/>
                <w:szCs w:val="24"/>
              </w:rPr>
              <w:t>6</w:t>
            </w:r>
            <w:r>
              <w:rPr>
                <w:rFonts w:ascii="標楷體" w:eastAsia="標楷體" w:hAnsi="標楷體" w:cs="新細明體" w:hint="eastAsia"/>
                <w:szCs w:val="24"/>
              </w:rPr>
              <w:t>異常，與上銀公司討論後，經由上銀授權與廠商一同視訊拆解檢修，拆解末端旋轉接頭時發現內部螺絲鬆動，已上螺絲膠固定後復原機構，經由多次測試後，已恢復正常運作，持續觀察</w:t>
            </w:r>
          </w:p>
        </w:tc>
        <w:tc>
          <w:tcPr>
            <w:tcW w:w="82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4FCB3445" w14:textId="77777777" w:rsidR="00873639" w:rsidRDefault="00873639">
            <w:pPr>
              <w:jc w:val="right"/>
              <w:rPr>
                <w:rFonts w:ascii="標楷體" w:eastAsia="標楷體" w:hAnsi="標楷體"/>
              </w:rPr>
            </w:pPr>
            <w:r>
              <w:rPr>
                <w:rFonts w:ascii="標楷體" w:eastAsia="標楷體" w:hAnsi="標楷體" w:hint="eastAsia"/>
                <w:szCs w:val="24"/>
              </w:rPr>
              <w:t xml:space="preserve">2025-01-16 </w:t>
            </w:r>
          </w:p>
        </w:tc>
        <w:tc>
          <w:tcPr>
            <w:tcW w:w="80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41A10CF7" w14:textId="77777777" w:rsidR="00873639" w:rsidRDefault="00873639">
            <w:pPr>
              <w:jc w:val="right"/>
              <w:rPr>
                <w:rFonts w:ascii="標楷體" w:eastAsia="標楷體" w:hAnsi="標楷體"/>
              </w:rPr>
            </w:pPr>
            <w:r>
              <w:rPr>
                <w:rFonts w:ascii="標楷體" w:eastAsia="標楷體" w:hAnsi="標楷體" w:hint="eastAsia"/>
                <w:szCs w:val="24"/>
              </w:rPr>
              <w:t xml:space="preserve">2025-01-24 </w:t>
            </w:r>
          </w:p>
        </w:tc>
        <w:tc>
          <w:tcPr>
            <w:tcW w:w="694"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5A7B27A9" w14:textId="77777777" w:rsidR="00873639" w:rsidRDefault="00873639">
            <w:pPr>
              <w:jc w:val="right"/>
              <w:rPr>
                <w:rFonts w:ascii="標楷體" w:eastAsia="標楷體" w:hAnsi="標楷體"/>
              </w:rPr>
            </w:pPr>
            <w:r>
              <w:rPr>
                <w:rFonts w:ascii="標楷體" w:eastAsia="標楷體" w:hAnsi="標楷體" w:hint="eastAsia"/>
                <w:szCs w:val="24"/>
              </w:rPr>
              <w:t>8</w:t>
            </w:r>
          </w:p>
        </w:tc>
      </w:tr>
      <w:tr w:rsidR="00873639" w14:paraId="41249FA4" w14:textId="77777777" w:rsidTr="00873639">
        <w:trPr>
          <w:trHeight w:val="285"/>
        </w:trPr>
        <w:tc>
          <w:tcPr>
            <w:tcW w:w="164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3446AEA4" w14:textId="77777777" w:rsidR="00873639" w:rsidRDefault="00873639">
            <w:pPr>
              <w:rPr>
                <w:rFonts w:ascii="標楷體" w:eastAsia="標楷體" w:hAnsi="標楷體"/>
              </w:rPr>
            </w:pPr>
            <w:r>
              <w:rPr>
                <w:rFonts w:ascii="標楷體" w:eastAsia="標楷體" w:hAnsi="標楷體" w:cs="新細明體" w:hint="eastAsia"/>
                <w:szCs w:val="24"/>
              </w:rPr>
              <w:t>動力與機械東側</w:t>
            </w:r>
            <w:r>
              <w:rPr>
                <w:rFonts w:ascii="標楷體" w:eastAsia="標楷體" w:hAnsi="標楷體" w:hint="eastAsia"/>
                <w:szCs w:val="24"/>
              </w:rPr>
              <w:t xml:space="preserve"> - </w:t>
            </w:r>
            <w:r>
              <w:rPr>
                <w:rFonts w:ascii="標楷體" w:eastAsia="標楷體" w:hAnsi="標楷體" w:cs="新細明體" w:hint="eastAsia"/>
                <w:szCs w:val="24"/>
              </w:rPr>
              <w:t>安全系統</w:t>
            </w:r>
            <w:r>
              <w:rPr>
                <w:rFonts w:ascii="標楷體" w:eastAsia="標楷體" w:hAnsi="標楷體" w:hint="eastAsia"/>
                <w:szCs w:val="24"/>
              </w:rPr>
              <w:t>(</w:t>
            </w:r>
            <w:r>
              <w:rPr>
                <w:rFonts w:ascii="標楷體" w:eastAsia="標楷體" w:hAnsi="標楷體" w:cs="新細明體" w:hint="eastAsia"/>
                <w:szCs w:val="24"/>
              </w:rPr>
              <w:t>互動</w:t>
            </w:r>
            <w:r>
              <w:rPr>
                <w:rFonts w:ascii="標楷體" w:eastAsia="標楷體" w:hAnsi="標楷體" w:hint="eastAsia"/>
                <w:szCs w:val="24"/>
              </w:rPr>
              <w:t>AR</w:t>
            </w:r>
            <w:r>
              <w:rPr>
                <w:rFonts w:ascii="標楷體" w:eastAsia="標楷體" w:hAnsi="標楷體" w:cs="新細明體" w:hint="eastAsia"/>
                <w:szCs w:val="24"/>
              </w:rPr>
              <w:t>機台</w:t>
            </w:r>
            <w:r>
              <w:rPr>
                <w:rFonts w:ascii="標楷體" w:eastAsia="標楷體" w:hAnsi="標楷體" w:hint="eastAsia"/>
                <w:szCs w:val="24"/>
              </w:rPr>
              <w:t>3</w:t>
            </w:r>
            <w:r>
              <w:rPr>
                <w:rFonts w:ascii="標楷體" w:eastAsia="標楷體" w:hAnsi="標楷體" w:cs="新細明體" w:hint="eastAsia"/>
                <w:szCs w:val="24"/>
              </w:rPr>
              <w:t>台</w:t>
            </w:r>
            <w:r>
              <w:rPr>
                <w:rFonts w:ascii="標楷體" w:eastAsia="標楷體" w:hAnsi="標楷體" w:hint="eastAsia"/>
                <w:szCs w:val="24"/>
              </w:rPr>
              <w:t>)</w:t>
            </w:r>
          </w:p>
        </w:tc>
        <w:tc>
          <w:tcPr>
            <w:tcW w:w="891"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16A68AFE" w14:textId="77777777" w:rsidR="00873639" w:rsidRDefault="00873639">
            <w:pPr>
              <w:rPr>
                <w:rFonts w:ascii="標楷體" w:eastAsia="標楷體" w:hAnsi="標楷體"/>
              </w:rPr>
            </w:pPr>
            <w:r>
              <w:rPr>
                <w:rFonts w:ascii="標楷體" w:eastAsia="標楷體" w:hAnsi="標楷體" w:cs="新細明體" w:hint="eastAsia"/>
                <w:szCs w:val="24"/>
              </w:rPr>
              <w:t>螢幕閃爍</w:t>
            </w:r>
          </w:p>
        </w:tc>
        <w:tc>
          <w:tcPr>
            <w:tcW w:w="391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0E2EFBB5" w14:textId="77777777" w:rsidR="00873639" w:rsidRDefault="00873639">
            <w:pPr>
              <w:rPr>
                <w:rFonts w:ascii="標楷體" w:eastAsia="標楷體" w:hAnsi="標楷體"/>
              </w:rPr>
            </w:pPr>
            <w:r>
              <w:rPr>
                <w:rFonts w:ascii="標楷體" w:eastAsia="標楷體" w:hAnsi="標楷體" w:cs="新細明體" w:hint="eastAsia"/>
                <w:szCs w:val="24"/>
              </w:rPr>
              <w:t>維修廠商拆回檢修，發現背光模組故障導致閃爍，已更換零件後，經由多次測試，已恢復正常運作</w:t>
            </w:r>
          </w:p>
        </w:tc>
        <w:tc>
          <w:tcPr>
            <w:tcW w:w="825"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3B7B0288" w14:textId="77777777" w:rsidR="00873639" w:rsidRDefault="00873639">
            <w:pPr>
              <w:jc w:val="right"/>
              <w:rPr>
                <w:rFonts w:ascii="標楷體" w:eastAsia="標楷體" w:hAnsi="標楷體"/>
              </w:rPr>
            </w:pPr>
            <w:r>
              <w:rPr>
                <w:rFonts w:ascii="標楷體" w:eastAsia="標楷體" w:hAnsi="標楷體" w:hint="eastAsia"/>
                <w:szCs w:val="24"/>
              </w:rPr>
              <w:t xml:space="preserve">2025-01-15 </w:t>
            </w:r>
          </w:p>
        </w:tc>
        <w:tc>
          <w:tcPr>
            <w:tcW w:w="809"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791CE296" w14:textId="77777777" w:rsidR="00873639" w:rsidRDefault="00873639">
            <w:pPr>
              <w:jc w:val="right"/>
              <w:rPr>
                <w:rFonts w:ascii="標楷體" w:eastAsia="標楷體" w:hAnsi="標楷體"/>
              </w:rPr>
            </w:pPr>
            <w:r>
              <w:rPr>
                <w:rFonts w:ascii="標楷體" w:eastAsia="標楷體" w:hAnsi="標楷體" w:hint="eastAsia"/>
                <w:szCs w:val="24"/>
              </w:rPr>
              <w:t xml:space="preserve">2025-01-24 </w:t>
            </w:r>
          </w:p>
        </w:tc>
        <w:tc>
          <w:tcPr>
            <w:tcW w:w="694" w:type="dxa"/>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hideMark/>
          </w:tcPr>
          <w:p w14:paraId="642D83C2" w14:textId="77777777" w:rsidR="00873639" w:rsidRDefault="00873639">
            <w:pPr>
              <w:jc w:val="right"/>
              <w:rPr>
                <w:rFonts w:ascii="標楷體" w:eastAsia="標楷體" w:hAnsi="標楷體"/>
              </w:rPr>
            </w:pPr>
            <w:r>
              <w:rPr>
                <w:rFonts w:ascii="標楷體" w:eastAsia="標楷體" w:hAnsi="標楷體" w:hint="eastAsia"/>
                <w:szCs w:val="24"/>
              </w:rPr>
              <w:t>9</w:t>
            </w:r>
          </w:p>
        </w:tc>
      </w:tr>
    </w:tbl>
    <w:p w14:paraId="350D1B37" w14:textId="1404C180" w:rsidR="00873639" w:rsidRDefault="00873639" w:rsidP="00873639">
      <w:pPr>
        <w:spacing w:line="360" w:lineRule="exact"/>
        <w:jc w:val="both"/>
        <w:rPr>
          <w:rFonts w:ascii="標楷體" w:eastAsia="標楷體" w:hAnsi="標楷體" w:cs="標楷體"/>
          <w:szCs w:val="24"/>
        </w:rPr>
      </w:pPr>
      <w:r>
        <w:rPr>
          <w:rFonts w:hint="eastAsia"/>
          <w:noProof/>
        </w:rPr>
        <w:drawing>
          <wp:anchor distT="0" distB="0" distL="114300" distR="114300" simplePos="0" relativeHeight="251674629" behindDoc="1" locked="0" layoutInCell="1" allowOverlap="1" wp14:anchorId="2A4CF060" wp14:editId="5E9C3433">
            <wp:simplePos x="0" y="0"/>
            <wp:positionH relativeFrom="margin">
              <wp:posOffset>52070</wp:posOffset>
            </wp:positionH>
            <wp:positionV relativeFrom="paragraph">
              <wp:posOffset>149860</wp:posOffset>
            </wp:positionV>
            <wp:extent cx="5610225" cy="2754630"/>
            <wp:effectExtent l="0" t="0" r="9525" b="7620"/>
            <wp:wrapNone/>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2754630"/>
                    </a:xfrm>
                    <a:prstGeom prst="rect">
                      <a:avLst/>
                    </a:prstGeom>
                    <a:noFill/>
                  </pic:spPr>
                </pic:pic>
              </a:graphicData>
            </a:graphic>
            <wp14:sizeRelH relativeFrom="page">
              <wp14:pctWidth>0</wp14:pctWidth>
            </wp14:sizeRelH>
            <wp14:sizeRelV relativeFrom="page">
              <wp14:pctHeight>0</wp14:pctHeight>
            </wp14:sizeRelV>
          </wp:anchor>
        </w:drawing>
      </w:r>
    </w:p>
    <w:p w14:paraId="52D9CF24" w14:textId="23D741D1" w:rsidR="00873639" w:rsidRDefault="00873639" w:rsidP="00873639">
      <w:pPr>
        <w:spacing w:line="360" w:lineRule="exact"/>
        <w:jc w:val="both"/>
        <w:rPr>
          <w:rFonts w:ascii="標楷體" w:eastAsia="標楷體" w:hAnsi="標楷體" w:cs="標楷體"/>
          <w:szCs w:val="24"/>
        </w:rPr>
      </w:pPr>
    </w:p>
    <w:p w14:paraId="08EC80D5" w14:textId="77777777" w:rsidR="00873639" w:rsidRDefault="00873639" w:rsidP="00873639">
      <w:pPr>
        <w:spacing w:line="360" w:lineRule="exact"/>
        <w:jc w:val="both"/>
        <w:rPr>
          <w:rFonts w:ascii="標楷體" w:eastAsia="標楷體" w:hAnsi="標楷體" w:cs="標楷體"/>
          <w:szCs w:val="24"/>
        </w:rPr>
      </w:pPr>
    </w:p>
    <w:p w14:paraId="74171C4E" w14:textId="77777777" w:rsidR="00873639" w:rsidRDefault="00873639" w:rsidP="00873639">
      <w:pPr>
        <w:spacing w:line="360" w:lineRule="exact"/>
        <w:jc w:val="both"/>
        <w:rPr>
          <w:rFonts w:ascii="標楷體" w:eastAsia="標楷體" w:hAnsi="標楷體" w:cs="標楷體"/>
          <w:szCs w:val="24"/>
        </w:rPr>
      </w:pPr>
    </w:p>
    <w:p w14:paraId="35A5CDA1" w14:textId="77777777" w:rsidR="00873639" w:rsidRDefault="00873639" w:rsidP="00873639">
      <w:pPr>
        <w:spacing w:line="360" w:lineRule="exact"/>
        <w:ind w:left="960"/>
        <w:jc w:val="both"/>
        <w:rPr>
          <w:rFonts w:ascii="標楷體" w:eastAsia="標楷體" w:hAnsi="標楷體" w:cs="標楷體"/>
          <w:szCs w:val="24"/>
        </w:rPr>
      </w:pPr>
    </w:p>
    <w:p w14:paraId="34CE658B" w14:textId="77777777" w:rsidR="00873639" w:rsidRDefault="00873639" w:rsidP="00873639">
      <w:pPr>
        <w:pStyle w:val="aff9"/>
        <w:spacing w:line="360" w:lineRule="exact"/>
        <w:jc w:val="both"/>
        <w:rPr>
          <w:rFonts w:eastAsia="標楷體"/>
          <w:szCs w:val="20"/>
        </w:rPr>
      </w:pPr>
    </w:p>
    <w:p w14:paraId="6D1A46FB" w14:textId="77777777" w:rsidR="00873639" w:rsidRDefault="00873639" w:rsidP="00873639">
      <w:pPr>
        <w:spacing w:line="360" w:lineRule="exact"/>
        <w:ind w:left="523" w:hangingChars="218" w:hanging="523"/>
        <w:jc w:val="both"/>
        <w:rPr>
          <w:rFonts w:eastAsia="標楷體"/>
          <w:color w:val="7030A0"/>
        </w:rPr>
      </w:pPr>
    </w:p>
    <w:p w14:paraId="242201F2" w14:textId="77777777" w:rsidR="00873639" w:rsidRDefault="00873639" w:rsidP="00873639">
      <w:pPr>
        <w:spacing w:line="360" w:lineRule="exact"/>
        <w:ind w:left="523" w:hangingChars="218" w:hanging="523"/>
        <w:jc w:val="both"/>
        <w:rPr>
          <w:rFonts w:eastAsia="標楷體"/>
          <w:color w:val="7030A0"/>
        </w:rPr>
      </w:pPr>
    </w:p>
    <w:p w14:paraId="47B17702" w14:textId="77777777" w:rsidR="00873639" w:rsidRDefault="00873639" w:rsidP="00873639">
      <w:pPr>
        <w:spacing w:line="360" w:lineRule="exact"/>
        <w:ind w:left="523" w:hangingChars="218" w:hanging="523"/>
        <w:jc w:val="both"/>
        <w:rPr>
          <w:rFonts w:eastAsia="標楷體"/>
          <w:color w:val="7030A0"/>
        </w:rPr>
      </w:pPr>
    </w:p>
    <w:p w14:paraId="7E2F563F" w14:textId="77777777" w:rsidR="00873639" w:rsidRDefault="00873639" w:rsidP="00873639">
      <w:pPr>
        <w:spacing w:line="360" w:lineRule="exact"/>
        <w:ind w:left="523" w:hangingChars="218" w:hanging="523"/>
        <w:jc w:val="both"/>
        <w:rPr>
          <w:rFonts w:eastAsia="標楷體"/>
          <w:color w:val="7030A0"/>
        </w:rPr>
      </w:pPr>
    </w:p>
    <w:p w14:paraId="790CBCDF" w14:textId="77777777" w:rsidR="00873639" w:rsidRDefault="00873639" w:rsidP="00873639">
      <w:pPr>
        <w:spacing w:line="360" w:lineRule="exact"/>
        <w:ind w:left="523" w:hangingChars="218" w:hanging="523"/>
        <w:jc w:val="both"/>
        <w:rPr>
          <w:rFonts w:eastAsia="標楷體"/>
          <w:color w:val="7030A0"/>
        </w:rPr>
      </w:pPr>
    </w:p>
    <w:p w14:paraId="78B6BF4E" w14:textId="77777777" w:rsidR="00873639" w:rsidRDefault="00873639" w:rsidP="00873639">
      <w:pPr>
        <w:spacing w:line="360" w:lineRule="exact"/>
        <w:ind w:left="523" w:hangingChars="218" w:hanging="523"/>
        <w:jc w:val="both"/>
        <w:rPr>
          <w:rFonts w:eastAsia="標楷體"/>
          <w:color w:val="7030A0"/>
        </w:rPr>
      </w:pPr>
    </w:p>
    <w:p w14:paraId="59B1E755" w14:textId="77777777" w:rsidR="00873639" w:rsidRDefault="00873639" w:rsidP="00873639">
      <w:pPr>
        <w:spacing w:line="360" w:lineRule="exact"/>
        <w:ind w:left="523" w:hangingChars="218" w:hanging="523"/>
        <w:jc w:val="both"/>
        <w:rPr>
          <w:rFonts w:eastAsia="標楷體"/>
          <w:color w:val="7030A0"/>
        </w:rPr>
      </w:pPr>
    </w:p>
    <w:p w14:paraId="1904998C" w14:textId="41023927" w:rsidR="00873639" w:rsidRDefault="00141972" w:rsidP="00873639">
      <w:pPr>
        <w:spacing w:line="360" w:lineRule="exact"/>
        <w:ind w:leftChars="-165" w:left="-396" w:firstLine="480"/>
        <w:jc w:val="both"/>
        <w:rPr>
          <w:rFonts w:ascii="標楷體" w:eastAsia="標楷體" w:hAnsi="標楷體" w:cs="標楷體"/>
          <w:szCs w:val="24"/>
        </w:rPr>
      </w:pPr>
      <w:r>
        <w:rPr>
          <w:rFonts w:ascii="標楷體" w:eastAsia="標楷體" w:hAnsi="標楷體" w:cs="標楷體" w:hint="eastAsia"/>
          <w:szCs w:val="24"/>
        </w:rPr>
        <w:t xml:space="preserve">  </w:t>
      </w:r>
      <w:r w:rsidR="00873639">
        <w:rPr>
          <w:rFonts w:ascii="標楷體" w:eastAsia="標楷體" w:hAnsi="標楷體" w:cs="標楷體" w:hint="eastAsia"/>
          <w:szCs w:val="24"/>
        </w:rPr>
        <w:t>註:</w:t>
      </w:r>
      <w:r w:rsidR="00873639">
        <w:rPr>
          <w:rFonts w:ascii="標楷體" w:eastAsia="標楷體" w:hAnsi="標楷體" w:cs="標楷體" w:hint="eastAsia"/>
          <w:color w:val="0070C0"/>
          <w:szCs w:val="24"/>
        </w:rPr>
        <w:t>藍色</w:t>
      </w:r>
      <w:r w:rsidR="00873639">
        <w:rPr>
          <w:rFonts w:ascii="標楷體" w:eastAsia="標楷體" w:hAnsi="標楷體" w:cs="標楷體" w:hint="eastAsia"/>
          <w:szCs w:val="24"/>
        </w:rPr>
        <w:t>為已修復，</w:t>
      </w:r>
      <w:r w:rsidR="00873639">
        <w:rPr>
          <w:rFonts w:ascii="標楷體" w:eastAsia="標楷體" w:hAnsi="標楷體" w:cs="標楷體" w:hint="eastAsia"/>
          <w:color w:val="ED7D31"/>
          <w:szCs w:val="24"/>
        </w:rPr>
        <w:t>橘色</w:t>
      </w:r>
      <w:r w:rsidR="00873639">
        <w:rPr>
          <w:rFonts w:ascii="標楷體" w:eastAsia="標楷體" w:hAnsi="標楷體" w:cs="標楷體" w:hint="eastAsia"/>
          <w:szCs w:val="24"/>
        </w:rPr>
        <w:t>為維修中。</w:t>
      </w:r>
    </w:p>
    <w:p w14:paraId="1FBC76C7" w14:textId="34B091D3" w:rsidR="00195D9C" w:rsidRPr="00873639" w:rsidRDefault="00873639" w:rsidP="00B213FE">
      <w:pPr>
        <w:pStyle w:val="aff9"/>
        <w:numPr>
          <w:ilvl w:val="0"/>
          <w:numId w:val="69"/>
        </w:numPr>
        <w:spacing w:line="360" w:lineRule="exact"/>
        <w:ind w:leftChars="0" w:left="567" w:hanging="567"/>
        <w:jc w:val="both"/>
        <w:rPr>
          <w:rFonts w:eastAsia="標楷體"/>
          <w:b/>
          <w:bCs/>
        </w:rPr>
      </w:pPr>
      <w:r>
        <w:rPr>
          <w:rFonts w:eastAsia="標楷體" w:hint="eastAsia"/>
          <w:b/>
          <w:bCs/>
        </w:rPr>
        <w:t>其他</w:t>
      </w:r>
      <w:r>
        <w:rPr>
          <w:rFonts w:eastAsia="標楷體"/>
          <w:b/>
          <w:bCs/>
        </w:rPr>
        <w:t>(</w:t>
      </w:r>
      <w:r>
        <w:rPr>
          <w:rFonts w:eastAsia="標楷體" w:hint="eastAsia"/>
          <w:b/>
          <w:bCs/>
        </w:rPr>
        <w:t>待協調事項</w:t>
      </w:r>
      <w:r>
        <w:rPr>
          <w:rFonts w:eastAsia="標楷體"/>
          <w:b/>
          <w:bCs/>
        </w:rPr>
        <w:t>)-</w:t>
      </w:r>
      <w:r>
        <w:rPr>
          <w:rFonts w:eastAsia="標楷體" w:hint="eastAsia"/>
          <w:b/>
          <w:bCs/>
        </w:rPr>
        <w:t>無</w:t>
      </w:r>
    </w:p>
    <w:p w14:paraId="79F0A8A6" w14:textId="77777777" w:rsidR="0054489F" w:rsidRPr="00E97F40" w:rsidRDefault="007353E7" w:rsidP="007353E7">
      <w:pPr>
        <w:widowControl/>
        <w:rPr>
          <w:rFonts w:eastAsia="標楷體"/>
          <w:szCs w:val="24"/>
        </w:rPr>
      </w:pPr>
      <w:r>
        <w:rPr>
          <w:rFonts w:eastAsia="標楷體"/>
          <w:szCs w:val="24"/>
        </w:rPr>
        <w:br w:type="page"/>
      </w:r>
    </w:p>
    <w:p w14:paraId="2082D1BB" w14:textId="558FC8D1" w:rsidR="0054489F" w:rsidRDefault="0054489F" w:rsidP="007353E7">
      <w:pPr>
        <w:tabs>
          <w:tab w:val="left" w:pos="1080"/>
        </w:tabs>
        <w:spacing w:line="360" w:lineRule="exact"/>
        <w:jc w:val="center"/>
        <w:rPr>
          <w:rFonts w:eastAsia="標楷體"/>
          <w:sz w:val="28"/>
          <w:szCs w:val="28"/>
        </w:rPr>
      </w:pPr>
      <w:r w:rsidRPr="007F5CD7">
        <w:rPr>
          <w:rFonts w:eastAsia="標楷體"/>
          <w:sz w:val="28"/>
          <w:szCs w:val="28"/>
        </w:rPr>
        <w:lastRenderedPageBreak/>
        <w:t>報告單位：科教組</w:t>
      </w:r>
    </w:p>
    <w:p w14:paraId="3866A5E5" w14:textId="77777777" w:rsidR="003F2418" w:rsidRDefault="003F2418" w:rsidP="00B213FE">
      <w:pPr>
        <w:pStyle w:val="aff9"/>
        <w:numPr>
          <w:ilvl w:val="0"/>
          <w:numId w:val="84"/>
        </w:numPr>
        <w:spacing w:line="360" w:lineRule="exact"/>
        <w:ind w:leftChars="0"/>
        <w:jc w:val="both"/>
        <w:rPr>
          <w:rFonts w:eastAsia="標楷體"/>
          <w:b/>
          <w:bCs/>
        </w:rPr>
      </w:pPr>
      <w:r>
        <w:rPr>
          <w:rFonts w:eastAsia="標楷體"/>
          <w:b/>
          <w:bCs/>
        </w:rPr>
        <w:t>1</w:t>
      </w:r>
      <w:r>
        <w:rPr>
          <w:rFonts w:eastAsia="標楷體" w:hint="eastAsia"/>
          <w:b/>
          <w:bCs/>
        </w:rPr>
        <w:t>月工作重點</w:t>
      </w:r>
      <w:r>
        <w:rPr>
          <w:rFonts w:eastAsia="標楷體"/>
          <w:b/>
          <w:bCs/>
        </w:rPr>
        <w:t>(1</w:t>
      </w:r>
      <w:r>
        <w:rPr>
          <w:rFonts w:eastAsia="標楷體" w:hint="eastAsia"/>
          <w:b/>
          <w:bCs/>
        </w:rPr>
        <w:t>月</w:t>
      </w:r>
      <w:r>
        <w:rPr>
          <w:rFonts w:eastAsia="標楷體"/>
          <w:b/>
          <w:bCs/>
        </w:rPr>
        <w:t>1</w:t>
      </w:r>
      <w:r>
        <w:rPr>
          <w:rFonts w:eastAsia="標楷體" w:hint="eastAsia"/>
          <w:b/>
          <w:bCs/>
        </w:rPr>
        <w:t>日至</w:t>
      </w:r>
      <w:r>
        <w:rPr>
          <w:rFonts w:eastAsia="標楷體"/>
          <w:b/>
          <w:bCs/>
        </w:rPr>
        <w:t>1</w:t>
      </w:r>
      <w:r>
        <w:rPr>
          <w:rFonts w:eastAsia="標楷體" w:hint="eastAsia"/>
          <w:b/>
          <w:bCs/>
        </w:rPr>
        <w:t>月</w:t>
      </w:r>
      <w:r>
        <w:rPr>
          <w:rFonts w:eastAsia="標楷體"/>
          <w:b/>
          <w:bCs/>
        </w:rPr>
        <w:t>31</w:t>
      </w:r>
      <w:r>
        <w:rPr>
          <w:rFonts w:eastAsia="標楷體" w:hint="eastAsia"/>
          <w:b/>
          <w:bCs/>
        </w:rPr>
        <w:t>日</w:t>
      </w:r>
      <w:r>
        <w:rPr>
          <w:rFonts w:eastAsia="標楷體"/>
          <w:b/>
          <w:bCs/>
        </w:rPr>
        <w:t>)</w:t>
      </w:r>
    </w:p>
    <w:p w14:paraId="54F7197B" w14:textId="77777777" w:rsidR="003F2418" w:rsidRDefault="003F2418" w:rsidP="00B213FE">
      <w:pPr>
        <w:pStyle w:val="aff9"/>
        <w:numPr>
          <w:ilvl w:val="0"/>
          <w:numId w:val="85"/>
        </w:numPr>
        <w:spacing w:line="360" w:lineRule="exact"/>
        <w:ind w:leftChars="0"/>
        <w:jc w:val="both"/>
        <w:rPr>
          <w:rFonts w:eastAsia="標楷體"/>
        </w:rPr>
      </w:pPr>
      <w:r>
        <w:rPr>
          <w:rFonts w:eastAsia="標楷體" w:hint="eastAsia"/>
        </w:rPr>
        <w:t>業務報告</w:t>
      </w:r>
    </w:p>
    <w:p w14:paraId="269974FA" w14:textId="77777777" w:rsidR="003F2418" w:rsidRDefault="003F2418" w:rsidP="00B213FE">
      <w:pPr>
        <w:pStyle w:val="aff9"/>
        <w:numPr>
          <w:ilvl w:val="1"/>
          <w:numId w:val="78"/>
        </w:numPr>
        <w:ind w:leftChars="0"/>
        <w:rPr>
          <w:rFonts w:ascii="標楷體" w:eastAsia="標楷體" w:hAnsi="標楷體"/>
        </w:rPr>
      </w:pPr>
      <w:r>
        <w:rPr>
          <w:rFonts w:ascii="標楷體" w:eastAsia="標楷體" w:hAnsi="標楷體" w:hint="eastAsia"/>
        </w:rPr>
        <w:t>教育競賽、成果展示、科學講座等推廣活動</w:t>
      </w:r>
    </w:p>
    <w:p w14:paraId="682966DF" w14:textId="77777777" w:rsidR="003F2418" w:rsidRDefault="003F2418" w:rsidP="00B213FE">
      <w:pPr>
        <w:pStyle w:val="aff9"/>
        <w:numPr>
          <w:ilvl w:val="2"/>
          <w:numId w:val="78"/>
        </w:numPr>
        <w:spacing w:line="360" w:lineRule="exact"/>
        <w:ind w:leftChars="0"/>
        <w:jc w:val="both"/>
        <w:rPr>
          <w:rFonts w:eastAsia="標楷體"/>
        </w:rPr>
      </w:pPr>
      <w:r>
        <w:rPr>
          <w:rFonts w:ascii="標楷體" w:eastAsia="標楷體" w:hAnsi="標楷體" w:hint="eastAsia"/>
        </w:rPr>
        <w:t>2024-2025 FIRST機器人大賽-臺灣選拔賽</w:t>
      </w:r>
    </w:p>
    <w:p w14:paraId="175C60DD" w14:textId="77777777" w:rsidR="003F2418" w:rsidRDefault="003F2418" w:rsidP="003F2418">
      <w:pPr>
        <w:pStyle w:val="aff9"/>
        <w:spacing w:line="360" w:lineRule="exact"/>
        <w:ind w:leftChars="0" w:left="1440"/>
        <w:jc w:val="both"/>
        <w:rPr>
          <w:rFonts w:eastAsia="標楷體"/>
        </w:rPr>
      </w:pPr>
      <w:r>
        <w:rPr>
          <w:rFonts w:ascii="標楷體" w:eastAsia="標楷體" w:hAnsi="標楷體" w:hint="eastAsia"/>
        </w:rPr>
        <w:t>於本(114)年1月25日辦理完畢，並於當日完成場地復原。本次活動共計約1,200名選手參與，場地收入18萬8,812元，活動門票收入5萬5,200元。</w:t>
      </w:r>
    </w:p>
    <w:p w14:paraId="4DFCCEAF" w14:textId="77777777" w:rsidR="003F2418" w:rsidRPr="003F2418" w:rsidRDefault="003F2418" w:rsidP="00B213FE">
      <w:pPr>
        <w:pStyle w:val="aff9"/>
        <w:numPr>
          <w:ilvl w:val="1"/>
          <w:numId w:val="78"/>
        </w:numPr>
        <w:spacing w:line="360" w:lineRule="exact"/>
        <w:ind w:leftChars="0"/>
        <w:rPr>
          <w:rFonts w:ascii="標楷體" w:eastAsia="標楷體" w:hAnsi="標楷體"/>
        </w:rPr>
      </w:pPr>
      <w:r w:rsidRPr="003F2418">
        <w:rPr>
          <w:rFonts w:eastAsia="標楷體" w:hint="eastAsia"/>
        </w:rPr>
        <w:t>教育課程及營隊等各項推廣教育活動</w:t>
      </w:r>
    </w:p>
    <w:p w14:paraId="7691E597" w14:textId="77777777" w:rsidR="003F2418" w:rsidRPr="003F2418" w:rsidRDefault="003F2418" w:rsidP="00B213FE">
      <w:pPr>
        <w:pStyle w:val="aff9"/>
        <w:numPr>
          <w:ilvl w:val="2"/>
          <w:numId w:val="78"/>
        </w:numPr>
        <w:spacing w:line="360" w:lineRule="exact"/>
        <w:ind w:leftChars="0"/>
        <w:jc w:val="both"/>
        <w:rPr>
          <w:rFonts w:ascii="標楷體" w:eastAsia="標楷體" w:hAnsi="標楷體"/>
        </w:rPr>
      </w:pPr>
      <w:r w:rsidRPr="003F2418">
        <w:rPr>
          <w:rFonts w:ascii="標楷體" w:eastAsia="標楷體" w:hAnsi="標楷體" w:hint="eastAsia"/>
        </w:rPr>
        <w:t>114年冬令營</w:t>
      </w:r>
    </w:p>
    <w:p w14:paraId="5621BFC6" w14:textId="77777777" w:rsidR="003F2418" w:rsidRPr="003F2418" w:rsidRDefault="003F2418" w:rsidP="00B213FE">
      <w:pPr>
        <w:pStyle w:val="aff9"/>
        <w:numPr>
          <w:ilvl w:val="3"/>
          <w:numId w:val="78"/>
        </w:numPr>
        <w:spacing w:line="360" w:lineRule="exact"/>
        <w:ind w:leftChars="0"/>
        <w:jc w:val="both"/>
        <w:rPr>
          <w:rFonts w:ascii="標楷體" w:eastAsia="標楷體" w:hAnsi="標楷體"/>
        </w:rPr>
      </w:pPr>
      <w:r w:rsidRPr="003F2418">
        <w:rPr>
          <w:rFonts w:ascii="標楷體" w:eastAsia="標楷體" w:hAnsi="標楷體" w:hint="eastAsia"/>
        </w:rPr>
        <w:t>已於2月9日辦理完成，原預計開班66堂課程，其中18堂課程，因人數不足關班。</w:t>
      </w:r>
    </w:p>
    <w:p w14:paraId="67C6FAC0" w14:textId="77777777" w:rsidR="003F2418" w:rsidRPr="003F2418" w:rsidRDefault="003F2418" w:rsidP="00B213FE">
      <w:pPr>
        <w:pStyle w:val="aff9"/>
        <w:numPr>
          <w:ilvl w:val="3"/>
          <w:numId w:val="78"/>
        </w:numPr>
        <w:spacing w:line="360" w:lineRule="exact"/>
        <w:ind w:leftChars="0"/>
        <w:jc w:val="both"/>
        <w:rPr>
          <w:rFonts w:ascii="標楷體" w:eastAsia="標楷體" w:hAnsi="標楷體"/>
        </w:rPr>
      </w:pPr>
      <w:r w:rsidRPr="003F2418">
        <w:rPr>
          <w:rFonts w:ascii="標楷體" w:eastAsia="標楷體" w:hAnsi="標楷體" w:hint="eastAsia"/>
        </w:rPr>
        <w:t>本次營隊有749人次參加，預計收入為220萬4,400元，相關資料持續彙總。</w:t>
      </w:r>
    </w:p>
    <w:p w14:paraId="578E8033" w14:textId="77777777" w:rsidR="003F2418" w:rsidRPr="003F2418" w:rsidRDefault="003F2418" w:rsidP="00B213FE">
      <w:pPr>
        <w:pStyle w:val="aff9"/>
        <w:numPr>
          <w:ilvl w:val="2"/>
          <w:numId w:val="78"/>
        </w:numPr>
        <w:spacing w:line="360" w:lineRule="exact"/>
        <w:ind w:leftChars="0"/>
        <w:jc w:val="both"/>
        <w:rPr>
          <w:rFonts w:ascii="標楷體" w:eastAsia="標楷體" w:hAnsi="標楷體"/>
        </w:rPr>
      </w:pPr>
      <w:r w:rsidRPr="003F2418">
        <w:rPr>
          <w:rFonts w:ascii="標楷體" w:eastAsia="標楷體" w:hAnsi="標楷體" w:hint="eastAsia"/>
        </w:rPr>
        <w:t>2025假日科學饗宴-春季班(3-6月)已於冬令營各營隊LINE群組公告，亦持續於本館網頁、假日展廳值週活動宣傳，並已於1月23日開放報名中。</w:t>
      </w:r>
    </w:p>
    <w:p w14:paraId="10D90650" w14:textId="77777777" w:rsidR="003F2418" w:rsidRPr="003F2418" w:rsidRDefault="003F2418" w:rsidP="00B213FE">
      <w:pPr>
        <w:pStyle w:val="aff9"/>
        <w:numPr>
          <w:ilvl w:val="2"/>
          <w:numId w:val="78"/>
        </w:numPr>
        <w:spacing w:line="360" w:lineRule="exact"/>
        <w:ind w:leftChars="0"/>
        <w:jc w:val="both"/>
        <w:rPr>
          <w:rFonts w:ascii="標楷體" w:eastAsia="標楷體" w:hAnsi="標楷體"/>
        </w:rPr>
      </w:pPr>
      <w:r w:rsidRPr="003F2418">
        <w:rPr>
          <w:rFonts w:ascii="標楷體" w:eastAsia="標楷體" w:hAnsi="標楷體" w:hint="eastAsia"/>
        </w:rPr>
        <w:t>科學教育資源推廣計畫</w:t>
      </w:r>
    </w:p>
    <w:p w14:paraId="70D3E01C" w14:textId="77777777" w:rsidR="003F2418" w:rsidRPr="003F2418" w:rsidRDefault="003F2418" w:rsidP="003F2418">
      <w:pPr>
        <w:pStyle w:val="aff9"/>
        <w:spacing w:line="360" w:lineRule="exact"/>
        <w:ind w:leftChars="0" w:left="1440"/>
        <w:jc w:val="both"/>
        <w:rPr>
          <w:rFonts w:ascii="標楷體" w:eastAsia="標楷體" w:hAnsi="標楷體"/>
        </w:rPr>
      </w:pPr>
      <w:r w:rsidRPr="003F2418">
        <w:rPr>
          <w:rFonts w:ascii="標楷體" w:eastAsia="標楷體" w:hAnsi="標楷體" w:hint="eastAsia"/>
        </w:rPr>
        <w:t>113年11月至本年1月完成本案年度教材推廣教師研習，運用發展完成的國小自然課程力學與空氣2項主題教材，與各縣市自然領域國教輔導團合作，總計執行9場次活動、243名教師參與，目前正進行推廣成效資料建檔與統計分析，依據參與者現場反應成效良好，符合學校教學需求，同時進行教學包的領用，申請狀況踴躍，分別以現場發放和後續寄發方式執行。</w:t>
      </w:r>
    </w:p>
    <w:p w14:paraId="0B498318" w14:textId="77777777" w:rsidR="003F2418" w:rsidRDefault="003F2418" w:rsidP="00B213FE">
      <w:pPr>
        <w:pStyle w:val="aff9"/>
        <w:numPr>
          <w:ilvl w:val="1"/>
          <w:numId w:val="78"/>
        </w:numPr>
        <w:spacing w:line="360" w:lineRule="exact"/>
        <w:ind w:leftChars="0"/>
        <w:jc w:val="both"/>
        <w:rPr>
          <w:rFonts w:ascii="標楷體" w:eastAsia="標楷體" w:hAnsi="標楷體"/>
        </w:rPr>
      </w:pPr>
      <w:r>
        <w:rPr>
          <w:rFonts w:eastAsia="標楷體" w:hint="eastAsia"/>
        </w:rPr>
        <w:t>科普傳播</w:t>
      </w:r>
      <w:r>
        <w:rPr>
          <w:rFonts w:eastAsia="標楷體"/>
        </w:rPr>
        <w:t>Podcast</w:t>
      </w:r>
      <w:r>
        <w:rPr>
          <w:rFonts w:eastAsia="標楷體" w:hint="eastAsia"/>
        </w:rPr>
        <w:t>「科工</w:t>
      </w:r>
      <w:r>
        <w:rPr>
          <w:rFonts w:eastAsia="標楷體"/>
        </w:rPr>
        <w:t>chill</w:t>
      </w:r>
      <w:r>
        <w:rPr>
          <w:rFonts w:eastAsia="標楷體" w:hint="eastAsia"/>
        </w:rPr>
        <w:t>嗨嗨」</w:t>
      </w:r>
    </w:p>
    <w:p w14:paraId="1E36D902" w14:textId="77777777" w:rsidR="003F2418" w:rsidRDefault="003F2418" w:rsidP="00B213FE">
      <w:pPr>
        <w:pStyle w:val="aff9"/>
        <w:numPr>
          <w:ilvl w:val="2"/>
          <w:numId w:val="79"/>
        </w:numPr>
        <w:spacing w:line="360" w:lineRule="exact"/>
        <w:ind w:leftChars="0"/>
        <w:rPr>
          <w:rFonts w:eastAsia="標楷體"/>
        </w:rPr>
      </w:pPr>
      <w:r>
        <w:rPr>
          <w:rFonts w:ascii="標楷體" w:eastAsia="標楷體" w:hAnsi="標楷體" w:hint="eastAsia"/>
        </w:rPr>
        <w:t>本年</w:t>
      </w:r>
      <w:r>
        <w:rPr>
          <w:rFonts w:eastAsia="標楷體"/>
        </w:rPr>
        <w:t>1</w:t>
      </w:r>
      <w:r>
        <w:rPr>
          <w:rFonts w:eastAsia="標楷體" w:hint="eastAsia"/>
        </w:rPr>
        <w:t>月</w:t>
      </w:r>
      <w:r>
        <w:rPr>
          <w:rFonts w:eastAsia="標楷體"/>
        </w:rPr>
        <w:t>24</w:t>
      </w:r>
      <w:r>
        <w:rPr>
          <w:rFonts w:eastAsia="標楷體" w:hint="eastAsia"/>
        </w:rPr>
        <w:t>日配合新年上架「金蛇迎春</w:t>
      </w:r>
      <w:r>
        <w:rPr>
          <w:rFonts w:ascii="Segoe UI Symbol" w:eastAsia="標楷體" w:hAnsi="Segoe UI Symbol" w:cs="Segoe UI Symbol"/>
        </w:rPr>
        <w:t>★</w:t>
      </w:r>
      <w:r>
        <w:rPr>
          <w:rFonts w:eastAsia="標楷體" w:hint="eastAsia"/>
        </w:rPr>
        <w:t>來話蛇」主題節目，主講者為國立屏東科技大學生物科技系蔡添順教授，請大家聆聽及協助宣傳。</w:t>
      </w:r>
    </w:p>
    <w:p w14:paraId="392FD86D" w14:textId="77777777" w:rsidR="003F2418" w:rsidRDefault="003F2418" w:rsidP="00B213FE">
      <w:pPr>
        <w:pStyle w:val="aff9"/>
        <w:numPr>
          <w:ilvl w:val="2"/>
          <w:numId w:val="79"/>
        </w:numPr>
        <w:spacing w:line="360" w:lineRule="exact"/>
        <w:ind w:leftChars="0"/>
        <w:jc w:val="both"/>
        <w:rPr>
          <w:rFonts w:eastAsia="標楷體"/>
        </w:rPr>
      </w:pPr>
      <w:r>
        <w:rPr>
          <w:rFonts w:eastAsia="標楷體"/>
        </w:rPr>
        <w:t>114</w:t>
      </w:r>
      <w:r>
        <w:rPr>
          <w:rFonts w:eastAsia="標楷體" w:hint="eastAsia"/>
        </w:rPr>
        <w:t>年截至</w:t>
      </w:r>
      <w:r>
        <w:rPr>
          <w:rFonts w:eastAsia="標楷體"/>
        </w:rPr>
        <w:t>1</w:t>
      </w:r>
      <w:r>
        <w:rPr>
          <w:rFonts w:eastAsia="標楷體" w:hint="eastAsia"/>
        </w:rPr>
        <w:t>月</w:t>
      </w:r>
      <w:r>
        <w:rPr>
          <w:rFonts w:eastAsia="標楷體"/>
        </w:rPr>
        <w:t>24</w:t>
      </w:r>
      <w:r>
        <w:rPr>
          <w:rFonts w:eastAsia="標楷體" w:hint="eastAsia"/>
        </w:rPr>
        <w:t>日已上線</w:t>
      </w:r>
      <w:r>
        <w:rPr>
          <w:rFonts w:eastAsia="標楷體"/>
        </w:rPr>
        <w:t>3</w:t>
      </w:r>
      <w:r>
        <w:rPr>
          <w:rFonts w:eastAsia="標楷體" w:hint="eastAsia"/>
        </w:rPr>
        <w:t>集，</w:t>
      </w:r>
      <w:r>
        <w:rPr>
          <w:rFonts w:eastAsia="標楷體"/>
        </w:rPr>
        <w:t>114</w:t>
      </w:r>
      <w:r>
        <w:rPr>
          <w:rFonts w:eastAsia="標楷體" w:hint="eastAsia"/>
        </w:rPr>
        <w:t>年收聽次數統計至</w:t>
      </w:r>
      <w:r>
        <w:rPr>
          <w:rFonts w:eastAsia="標楷體"/>
        </w:rPr>
        <w:t>2</w:t>
      </w:r>
      <w:r>
        <w:rPr>
          <w:rFonts w:eastAsia="標楷體" w:hint="eastAsia"/>
        </w:rPr>
        <w:t>月</w:t>
      </w:r>
      <w:r>
        <w:rPr>
          <w:rFonts w:eastAsia="標楷體"/>
        </w:rPr>
        <w:t>5</w:t>
      </w:r>
      <w:r>
        <w:rPr>
          <w:rFonts w:eastAsia="標楷體" w:hint="eastAsia"/>
        </w:rPr>
        <w:t>日如下</w:t>
      </w:r>
      <w:r>
        <w:rPr>
          <w:rFonts w:eastAsia="標楷體"/>
        </w:rPr>
        <w:t>:</w:t>
      </w:r>
    </w:p>
    <w:tbl>
      <w:tblPr>
        <w:tblStyle w:val="aa"/>
        <w:tblW w:w="9210" w:type="dxa"/>
        <w:tblInd w:w="54" w:type="dxa"/>
        <w:tblLayout w:type="fixed"/>
        <w:tblLook w:val="04A0" w:firstRow="1" w:lastRow="0" w:firstColumn="1" w:lastColumn="0" w:noHBand="0" w:noVBand="1"/>
      </w:tblPr>
      <w:tblGrid>
        <w:gridCol w:w="705"/>
        <w:gridCol w:w="709"/>
        <w:gridCol w:w="4252"/>
        <w:gridCol w:w="1134"/>
        <w:gridCol w:w="997"/>
        <w:gridCol w:w="1413"/>
      </w:tblGrid>
      <w:tr w:rsidR="003F2418" w14:paraId="2B3A8762" w14:textId="77777777" w:rsidTr="003F2418">
        <w:trPr>
          <w:trHeight w:val="201"/>
          <w:tblHeader/>
        </w:trPr>
        <w:tc>
          <w:tcPr>
            <w:tcW w:w="704" w:type="dxa"/>
            <w:tcBorders>
              <w:top w:val="thinThickSmallGap" w:sz="18" w:space="0" w:color="auto"/>
              <w:left w:val="thinThickSmallGap" w:sz="18" w:space="0" w:color="auto"/>
              <w:bottom w:val="single" w:sz="4" w:space="0" w:color="auto"/>
              <w:right w:val="single" w:sz="4" w:space="0" w:color="auto"/>
            </w:tcBorders>
            <w:shd w:val="clear" w:color="auto" w:fill="FDE9D9" w:themeFill="accent6" w:themeFillTint="33"/>
            <w:vAlign w:val="center"/>
            <w:hideMark/>
          </w:tcPr>
          <w:p w14:paraId="7B8E9800" w14:textId="77777777" w:rsidR="003F2418" w:rsidRDefault="003F2418">
            <w:pPr>
              <w:pStyle w:val="Standard"/>
              <w:widowControl/>
              <w:jc w:val="center"/>
              <w:rPr>
                <w:rFonts w:eastAsia="標楷體"/>
                <w:color w:val="0070C0"/>
                <w:sz w:val="18"/>
                <w:szCs w:val="18"/>
              </w:rPr>
            </w:pPr>
            <w:r>
              <w:rPr>
                <w:rFonts w:eastAsia="標楷體" w:hint="eastAsia"/>
                <w:color w:val="0070C0"/>
                <w:sz w:val="18"/>
                <w:szCs w:val="18"/>
              </w:rPr>
              <w:t>累積</w:t>
            </w:r>
          </w:p>
          <w:p w14:paraId="286A2001" w14:textId="77777777" w:rsidR="003F2418" w:rsidRDefault="003F2418">
            <w:pPr>
              <w:pStyle w:val="Standard"/>
              <w:widowControl/>
              <w:jc w:val="center"/>
              <w:rPr>
                <w:rFonts w:eastAsia="標楷體"/>
                <w:color w:val="0070C0"/>
                <w:sz w:val="18"/>
                <w:szCs w:val="18"/>
              </w:rPr>
            </w:pPr>
            <w:r>
              <w:rPr>
                <w:rFonts w:eastAsia="標楷體" w:hint="eastAsia"/>
                <w:color w:val="0070C0"/>
                <w:sz w:val="18"/>
                <w:szCs w:val="18"/>
              </w:rPr>
              <w:t>集數</w:t>
            </w:r>
          </w:p>
        </w:tc>
        <w:tc>
          <w:tcPr>
            <w:tcW w:w="709" w:type="dxa"/>
            <w:tcBorders>
              <w:top w:val="thinThickSmallGap" w:sz="18" w:space="0" w:color="auto"/>
              <w:left w:val="single" w:sz="4" w:space="0" w:color="auto"/>
              <w:bottom w:val="single" w:sz="4" w:space="0" w:color="auto"/>
              <w:right w:val="single" w:sz="4" w:space="0" w:color="auto"/>
            </w:tcBorders>
            <w:shd w:val="clear" w:color="auto" w:fill="FDE9D9" w:themeFill="accent6" w:themeFillTint="33"/>
            <w:vAlign w:val="center"/>
            <w:hideMark/>
          </w:tcPr>
          <w:p w14:paraId="0A5A7E57" w14:textId="77777777" w:rsidR="003F2418" w:rsidRDefault="003F2418">
            <w:pPr>
              <w:pStyle w:val="Standard"/>
              <w:widowControl/>
              <w:jc w:val="center"/>
              <w:rPr>
                <w:rFonts w:eastAsia="標楷體"/>
                <w:color w:val="0070C0"/>
                <w:sz w:val="18"/>
                <w:szCs w:val="18"/>
              </w:rPr>
            </w:pPr>
            <w:r>
              <w:rPr>
                <w:rFonts w:eastAsia="標楷體"/>
                <w:color w:val="0070C0"/>
                <w:sz w:val="18"/>
                <w:szCs w:val="18"/>
              </w:rPr>
              <w:t>114</w:t>
            </w:r>
            <w:r>
              <w:rPr>
                <w:rFonts w:eastAsia="標楷體" w:hint="eastAsia"/>
                <w:color w:val="0070C0"/>
                <w:sz w:val="18"/>
                <w:szCs w:val="18"/>
              </w:rPr>
              <w:t>年</w:t>
            </w:r>
          </w:p>
          <w:p w14:paraId="4CAD7704" w14:textId="77777777" w:rsidR="003F2418" w:rsidRDefault="003F2418">
            <w:pPr>
              <w:pStyle w:val="Standard"/>
              <w:widowControl/>
              <w:jc w:val="center"/>
              <w:rPr>
                <w:rFonts w:eastAsia="標楷體"/>
                <w:color w:val="0070C0"/>
                <w:sz w:val="18"/>
                <w:szCs w:val="18"/>
              </w:rPr>
            </w:pPr>
            <w:r>
              <w:rPr>
                <w:rFonts w:eastAsia="標楷體" w:hint="eastAsia"/>
                <w:color w:val="0070C0"/>
                <w:sz w:val="18"/>
                <w:szCs w:val="18"/>
              </w:rPr>
              <w:t>集數</w:t>
            </w:r>
          </w:p>
        </w:tc>
        <w:tc>
          <w:tcPr>
            <w:tcW w:w="4252" w:type="dxa"/>
            <w:tcBorders>
              <w:top w:val="thinThickSmallGap" w:sz="18" w:space="0" w:color="auto"/>
              <w:left w:val="single" w:sz="4" w:space="0" w:color="auto"/>
              <w:bottom w:val="single" w:sz="4" w:space="0" w:color="auto"/>
              <w:right w:val="single" w:sz="4" w:space="0" w:color="auto"/>
            </w:tcBorders>
            <w:shd w:val="clear" w:color="auto" w:fill="FDE9D9" w:themeFill="accent6" w:themeFillTint="33"/>
            <w:vAlign w:val="center"/>
            <w:hideMark/>
          </w:tcPr>
          <w:p w14:paraId="35BBC320" w14:textId="77777777" w:rsidR="003F2418" w:rsidRDefault="003F2418">
            <w:pPr>
              <w:pStyle w:val="Standard"/>
              <w:widowControl/>
              <w:jc w:val="center"/>
              <w:rPr>
                <w:rFonts w:eastAsia="標楷體"/>
                <w:color w:val="0070C0"/>
                <w:sz w:val="18"/>
                <w:szCs w:val="18"/>
              </w:rPr>
            </w:pPr>
            <w:r>
              <w:rPr>
                <w:rFonts w:eastAsia="標楷體" w:hint="eastAsia"/>
                <w:color w:val="0070C0"/>
                <w:sz w:val="18"/>
                <w:szCs w:val="18"/>
              </w:rPr>
              <w:t>單集節目名稱</w:t>
            </w:r>
          </w:p>
        </w:tc>
        <w:tc>
          <w:tcPr>
            <w:tcW w:w="1134" w:type="dxa"/>
            <w:tcBorders>
              <w:top w:val="thinThickSmallGap" w:sz="18" w:space="0" w:color="auto"/>
              <w:left w:val="single" w:sz="4" w:space="0" w:color="auto"/>
              <w:bottom w:val="single" w:sz="4" w:space="0" w:color="auto"/>
              <w:right w:val="single" w:sz="4" w:space="0" w:color="auto"/>
            </w:tcBorders>
            <w:shd w:val="clear" w:color="auto" w:fill="FDE9D9" w:themeFill="accent6" w:themeFillTint="33"/>
            <w:vAlign w:val="center"/>
            <w:hideMark/>
          </w:tcPr>
          <w:p w14:paraId="7F3960F6" w14:textId="77777777" w:rsidR="003F2418" w:rsidRDefault="003F2418">
            <w:pPr>
              <w:pStyle w:val="Standard"/>
              <w:widowControl/>
              <w:jc w:val="center"/>
              <w:rPr>
                <w:rFonts w:eastAsia="標楷體"/>
                <w:color w:val="0070C0"/>
                <w:sz w:val="18"/>
                <w:szCs w:val="18"/>
              </w:rPr>
            </w:pPr>
            <w:r>
              <w:rPr>
                <w:rFonts w:eastAsia="標楷體" w:hint="eastAsia"/>
                <w:color w:val="0070C0"/>
                <w:sz w:val="18"/>
                <w:szCs w:val="18"/>
              </w:rPr>
              <w:t>上線時間</w:t>
            </w:r>
          </w:p>
        </w:tc>
        <w:tc>
          <w:tcPr>
            <w:tcW w:w="997" w:type="dxa"/>
            <w:tcBorders>
              <w:top w:val="thinThickSmallGap" w:sz="18" w:space="0" w:color="auto"/>
              <w:left w:val="single" w:sz="4" w:space="0" w:color="auto"/>
              <w:bottom w:val="single" w:sz="4" w:space="0" w:color="auto"/>
              <w:right w:val="single" w:sz="4" w:space="0" w:color="auto"/>
            </w:tcBorders>
            <w:shd w:val="clear" w:color="auto" w:fill="FDE9D9" w:themeFill="accent6" w:themeFillTint="33"/>
            <w:vAlign w:val="center"/>
            <w:hideMark/>
          </w:tcPr>
          <w:p w14:paraId="5749C25D" w14:textId="77777777" w:rsidR="003F2418" w:rsidRDefault="003F2418">
            <w:pPr>
              <w:pStyle w:val="Standard"/>
              <w:widowControl/>
              <w:jc w:val="center"/>
              <w:rPr>
                <w:rFonts w:eastAsia="標楷體"/>
                <w:color w:val="0070C0"/>
                <w:sz w:val="18"/>
                <w:szCs w:val="18"/>
              </w:rPr>
            </w:pPr>
            <w:r>
              <w:rPr>
                <w:rFonts w:eastAsia="標楷體" w:hint="eastAsia"/>
                <w:color w:val="0070C0"/>
                <w:sz w:val="18"/>
                <w:szCs w:val="18"/>
              </w:rPr>
              <w:t>收聽次數</w:t>
            </w:r>
          </w:p>
        </w:tc>
        <w:tc>
          <w:tcPr>
            <w:tcW w:w="1413" w:type="dxa"/>
            <w:tcBorders>
              <w:top w:val="thinThickSmallGap" w:sz="18" w:space="0" w:color="auto"/>
              <w:left w:val="single" w:sz="4" w:space="0" w:color="auto"/>
              <w:bottom w:val="single" w:sz="4" w:space="0" w:color="auto"/>
              <w:right w:val="thickThinSmallGap" w:sz="18" w:space="0" w:color="auto"/>
            </w:tcBorders>
            <w:shd w:val="clear" w:color="auto" w:fill="FDE9D9" w:themeFill="accent6" w:themeFillTint="33"/>
            <w:vAlign w:val="center"/>
            <w:hideMark/>
          </w:tcPr>
          <w:p w14:paraId="43B25382" w14:textId="77777777" w:rsidR="003F2418" w:rsidRDefault="003F2418">
            <w:pPr>
              <w:pStyle w:val="Standard"/>
              <w:widowControl/>
              <w:jc w:val="center"/>
              <w:rPr>
                <w:rFonts w:eastAsia="標楷體"/>
                <w:color w:val="0070C0"/>
                <w:sz w:val="18"/>
                <w:szCs w:val="18"/>
              </w:rPr>
            </w:pPr>
            <w:r>
              <w:rPr>
                <w:rFonts w:eastAsia="標楷體" w:hint="eastAsia"/>
                <w:color w:val="0070C0"/>
                <w:sz w:val="18"/>
                <w:szCs w:val="18"/>
              </w:rPr>
              <w:t>較上次</w:t>
            </w:r>
            <w:r>
              <w:rPr>
                <w:rFonts w:eastAsia="標楷體"/>
                <w:color w:val="0070C0"/>
                <w:sz w:val="18"/>
                <w:szCs w:val="18"/>
              </w:rPr>
              <w:t>(1/16)</w:t>
            </w:r>
            <w:r>
              <w:rPr>
                <w:rFonts w:eastAsia="標楷體" w:hint="eastAsia"/>
                <w:color w:val="0070C0"/>
                <w:sz w:val="18"/>
                <w:szCs w:val="18"/>
              </w:rPr>
              <w:t>成長次數</w:t>
            </w:r>
          </w:p>
        </w:tc>
      </w:tr>
      <w:tr w:rsidR="003F2418" w14:paraId="79C7790E" w14:textId="77777777" w:rsidTr="003F2418">
        <w:tc>
          <w:tcPr>
            <w:tcW w:w="704" w:type="dxa"/>
            <w:tcBorders>
              <w:top w:val="single" w:sz="4" w:space="0" w:color="auto"/>
              <w:left w:val="thinThickSmallGap" w:sz="18" w:space="0" w:color="auto"/>
              <w:bottom w:val="single" w:sz="4" w:space="0" w:color="auto"/>
              <w:right w:val="single" w:sz="4" w:space="0" w:color="auto"/>
            </w:tcBorders>
            <w:shd w:val="clear" w:color="auto" w:fill="FFFFFF" w:themeFill="background1"/>
            <w:hideMark/>
          </w:tcPr>
          <w:p w14:paraId="7F687651" w14:textId="77777777" w:rsidR="003F2418" w:rsidRDefault="003F2418">
            <w:pPr>
              <w:pStyle w:val="Standard"/>
              <w:widowControl/>
              <w:jc w:val="center"/>
              <w:rPr>
                <w:rFonts w:eastAsia="標楷體"/>
                <w:color w:val="0070C0"/>
              </w:rPr>
            </w:pPr>
            <w:r>
              <w:rPr>
                <w:rFonts w:eastAsia="標楷體"/>
                <w:color w:val="0070C0"/>
              </w:rPr>
              <w:t>EP62</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8FF8B6" w14:textId="77777777" w:rsidR="003F2418" w:rsidRDefault="003F2418">
            <w:pPr>
              <w:pStyle w:val="Standard"/>
              <w:widowControl/>
              <w:jc w:val="center"/>
              <w:rPr>
                <w:rFonts w:eastAsia="標楷體"/>
                <w:color w:val="0070C0"/>
              </w:rPr>
            </w:pPr>
            <w:r>
              <w:rPr>
                <w:rFonts w:eastAsia="標楷體"/>
                <w:color w:val="0070C0"/>
              </w:rPr>
              <w:t>EP3</w:t>
            </w:r>
          </w:p>
        </w:tc>
        <w:tc>
          <w:tcPr>
            <w:tcW w:w="425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453E8C" w14:textId="77777777" w:rsidR="003F2418" w:rsidRDefault="003F2418">
            <w:pPr>
              <w:pStyle w:val="Standard"/>
              <w:widowControl/>
              <w:rPr>
                <w:rFonts w:eastAsia="標楷體"/>
                <w:color w:val="0070C0"/>
              </w:rPr>
            </w:pPr>
            <w:r>
              <w:rPr>
                <w:rFonts w:eastAsia="標楷體" w:hint="eastAsia"/>
                <w:color w:val="0070C0"/>
              </w:rPr>
              <w:t>金蛇迎春</w:t>
            </w:r>
            <w:r>
              <w:rPr>
                <w:rFonts w:ascii="Segoe UI Symbol" w:eastAsia="標楷體" w:hAnsi="Segoe UI Symbol" w:cs="Segoe UI Symbol"/>
                <w:color w:val="0070C0"/>
              </w:rPr>
              <w:t>★</w:t>
            </w:r>
            <w:r>
              <w:rPr>
                <w:rFonts w:eastAsia="標楷體" w:hint="eastAsia"/>
                <w:color w:val="0070C0"/>
              </w:rPr>
              <w:t>來話蛇</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7D784B" w14:textId="77777777" w:rsidR="003F2418" w:rsidRDefault="003F2418">
            <w:pPr>
              <w:pStyle w:val="Standard"/>
              <w:widowControl/>
              <w:jc w:val="center"/>
              <w:rPr>
                <w:rFonts w:eastAsia="標楷體"/>
                <w:color w:val="0070C0"/>
              </w:rPr>
            </w:pPr>
            <w:r>
              <w:rPr>
                <w:rFonts w:eastAsia="標楷體"/>
                <w:color w:val="0070C0"/>
              </w:rPr>
              <w:t>114/1/24</w:t>
            </w:r>
          </w:p>
        </w:tc>
        <w:tc>
          <w:tcPr>
            <w:tcW w:w="9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CC39E" w14:textId="77777777" w:rsidR="003F2418" w:rsidRDefault="003F2418">
            <w:pPr>
              <w:pStyle w:val="Standard"/>
              <w:widowControl/>
              <w:jc w:val="center"/>
              <w:rPr>
                <w:rFonts w:eastAsiaTheme="minorEastAsia"/>
                <w:color w:val="0070C0"/>
              </w:rPr>
            </w:pPr>
            <w:r>
              <w:rPr>
                <w:rFonts w:eastAsiaTheme="minorEastAsia"/>
                <w:color w:val="0070C0"/>
              </w:rPr>
              <w:t>1,126</w:t>
            </w:r>
          </w:p>
        </w:tc>
        <w:tc>
          <w:tcPr>
            <w:tcW w:w="1413" w:type="dxa"/>
            <w:tcBorders>
              <w:top w:val="single" w:sz="4" w:space="0" w:color="auto"/>
              <w:left w:val="single" w:sz="4" w:space="0" w:color="auto"/>
              <w:bottom w:val="single" w:sz="4" w:space="0" w:color="auto"/>
              <w:right w:val="thickThinSmallGap" w:sz="18" w:space="0" w:color="auto"/>
            </w:tcBorders>
            <w:shd w:val="clear" w:color="auto" w:fill="FFFFFF" w:themeFill="background1"/>
            <w:hideMark/>
          </w:tcPr>
          <w:p w14:paraId="03694D4F" w14:textId="77777777" w:rsidR="003F2418" w:rsidRDefault="003F2418">
            <w:pPr>
              <w:pStyle w:val="Standard"/>
              <w:widowControl/>
              <w:jc w:val="center"/>
              <w:rPr>
                <w:rFonts w:eastAsiaTheme="minorEastAsia"/>
                <w:color w:val="0070C0"/>
              </w:rPr>
            </w:pPr>
            <w:r>
              <w:rPr>
                <w:rFonts w:eastAsiaTheme="minorEastAsia"/>
                <w:color w:val="0070C0"/>
              </w:rPr>
              <w:t>1,126</w:t>
            </w:r>
          </w:p>
        </w:tc>
      </w:tr>
      <w:tr w:rsidR="003F2418" w14:paraId="6E0E9CB2" w14:textId="77777777" w:rsidTr="003F2418">
        <w:tc>
          <w:tcPr>
            <w:tcW w:w="704" w:type="dxa"/>
            <w:tcBorders>
              <w:top w:val="single" w:sz="4" w:space="0" w:color="auto"/>
              <w:left w:val="thinThickSmallGap" w:sz="18" w:space="0" w:color="auto"/>
              <w:bottom w:val="single" w:sz="4" w:space="0" w:color="auto"/>
              <w:right w:val="single" w:sz="4" w:space="0" w:color="auto"/>
            </w:tcBorders>
            <w:shd w:val="clear" w:color="auto" w:fill="FFFFFF" w:themeFill="background1"/>
            <w:hideMark/>
          </w:tcPr>
          <w:p w14:paraId="747C187A" w14:textId="77777777" w:rsidR="003F2418" w:rsidRDefault="003F2418">
            <w:pPr>
              <w:pStyle w:val="Standard"/>
              <w:widowControl/>
              <w:jc w:val="center"/>
              <w:rPr>
                <w:rFonts w:eastAsia="標楷體"/>
                <w:color w:val="0070C0"/>
              </w:rPr>
            </w:pPr>
            <w:r>
              <w:rPr>
                <w:rFonts w:eastAsia="標楷體"/>
                <w:color w:val="0070C0"/>
              </w:rPr>
              <w:t>EP61</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C3ED0A" w14:textId="77777777" w:rsidR="003F2418" w:rsidRDefault="003F2418">
            <w:pPr>
              <w:pStyle w:val="Standard"/>
              <w:widowControl/>
              <w:jc w:val="center"/>
              <w:rPr>
                <w:rFonts w:eastAsia="標楷體"/>
                <w:color w:val="0070C0"/>
              </w:rPr>
            </w:pPr>
            <w:r>
              <w:rPr>
                <w:rFonts w:eastAsia="標楷體"/>
                <w:color w:val="0070C0"/>
              </w:rPr>
              <w:t>EP2</w:t>
            </w:r>
          </w:p>
        </w:tc>
        <w:tc>
          <w:tcPr>
            <w:tcW w:w="425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69880E" w14:textId="77777777" w:rsidR="003F2418" w:rsidRDefault="003F2418">
            <w:pPr>
              <w:pStyle w:val="Standard"/>
              <w:widowControl/>
              <w:rPr>
                <w:rFonts w:eastAsia="標楷體"/>
                <w:color w:val="0070C0"/>
              </w:rPr>
            </w:pPr>
            <w:r>
              <w:rPr>
                <w:rFonts w:eastAsia="標楷體" w:hint="eastAsia"/>
                <w:color w:val="0070C0"/>
              </w:rPr>
              <w:t>人類</w:t>
            </w:r>
            <w:r>
              <w:rPr>
                <w:rFonts w:eastAsia="標楷體"/>
                <w:color w:val="0070C0"/>
              </w:rPr>
              <w:t>vs.AI</w:t>
            </w:r>
            <w:r>
              <w:rPr>
                <w:rFonts w:eastAsia="標楷體" w:hint="eastAsia"/>
                <w:color w:val="0070C0"/>
              </w:rPr>
              <w:t>：擦出怎樣的火花</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953861" w14:textId="77777777" w:rsidR="003F2418" w:rsidRDefault="003F2418">
            <w:pPr>
              <w:pStyle w:val="Standard"/>
              <w:widowControl/>
              <w:jc w:val="center"/>
              <w:rPr>
                <w:rFonts w:eastAsia="標楷體"/>
                <w:color w:val="0070C0"/>
              </w:rPr>
            </w:pPr>
            <w:r>
              <w:rPr>
                <w:rFonts w:eastAsia="標楷體"/>
                <w:color w:val="0070C0"/>
              </w:rPr>
              <w:t>114/1/17</w:t>
            </w:r>
          </w:p>
        </w:tc>
        <w:tc>
          <w:tcPr>
            <w:tcW w:w="9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A0E363" w14:textId="77777777" w:rsidR="003F2418" w:rsidRDefault="003F2418">
            <w:pPr>
              <w:pStyle w:val="Standard"/>
              <w:widowControl/>
              <w:jc w:val="center"/>
              <w:rPr>
                <w:color w:val="0070C0"/>
              </w:rPr>
            </w:pPr>
            <w:r>
              <w:rPr>
                <w:rFonts w:eastAsiaTheme="minorEastAsia"/>
                <w:color w:val="0070C0"/>
              </w:rPr>
              <w:t>1,417</w:t>
            </w:r>
          </w:p>
        </w:tc>
        <w:tc>
          <w:tcPr>
            <w:tcW w:w="1413" w:type="dxa"/>
            <w:tcBorders>
              <w:top w:val="single" w:sz="4" w:space="0" w:color="auto"/>
              <w:left w:val="single" w:sz="4" w:space="0" w:color="auto"/>
              <w:bottom w:val="single" w:sz="4" w:space="0" w:color="auto"/>
              <w:right w:val="thickThinSmallGap" w:sz="18" w:space="0" w:color="auto"/>
            </w:tcBorders>
            <w:shd w:val="clear" w:color="auto" w:fill="FFFFFF" w:themeFill="background1"/>
            <w:hideMark/>
          </w:tcPr>
          <w:p w14:paraId="4F403A6F" w14:textId="77777777" w:rsidR="003F2418" w:rsidRDefault="003F2418">
            <w:pPr>
              <w:pStyle w:val="Standard"/>
              <w:widowControl/>
              <w:jc w:val="center"/>
              <w:rPr>
                <w:color w:val="0070C0"/>
              </w:rPr>
            </w:pPr>
            <w:r>
              <w:rPr>
                <w:rFonts w:eastAsiaTheme="minorEastAsia"/>
                <w:color w:val="0070C0"/>
              </w:rPr>
              <w:t>1,417</w:t>
            </w:r>
          </w:p>
        </w:tc>
      </w:tr>
      <w:tr w:rsidR="003F2418" w14:paraId="04C0E23C" w14:textId="77777777" w:rsidTr="003F2418">
        <w:tc>
          <w:tcPr>
            <w:tcW w:w="704" w:type="dxa"/>
            <w:tcBorders>
              <w:top w:val="single" w:sz="4" w:space="0" w:color="auto"/>
              <w:left w:val="thinThickSmallGap" w:sz="18" w:space="0" w:color="auto"/>
              <w:bottom w:val="single" w:sz="4" w:space="0" w:color="auto"/>
              <w:right w:val="single" w:sz="4" w:space="0" w:color="auto"/>
            </w:tcBorders>
            <w:shd w:val="clear" w:color="auto" w:fill="FFFFFF" w:themeFill="background1"/>
            <w:hideMark/>
          </w:tcPr>
          <w:p w14:paraId="419E59D7" w14:textId="77777777" w:rsidR="003F2418" w:rsidRDefault="003F2418">
            <w:pPr>
              <w:pStyle w:val="Standard"/>
              <w:widowControl/>
              <w:jc w:val="center"/>
              <w:rPr>
                <w:rFonts w:eastAsia="標楷體"/>
                <w:color w:val="0070C0"/>
              </w:rPr>
            </w:pPr>
            <w:r>
              <w:rPr>
                <w:rFonts w:eastAsia="標楷體"/>
                <w:color w:val="0070C0"/>
              </w:rPr>
              <w:t>EP60</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E96CA3" w14:textId="77777777" w:rsidR="003F2418" w:rsidRDefault="003F2418">
            <w:pPr>
              <w:pStyle w:val="Standard"/>
              <w:widowControl/>
              <w:jc w:val="center"/>
              <w:rPr>
                <w:rFonts w:eastAsia="標楷體"/>
                <w:color w:val="0070C0"/>
              </w:rPr>
            </w:pPr>
            <w:r>
              <w:rPr>
                <w:rFonts w:eastAsia="標楷體"/>
                <w:color w:val="0070C0"/>
              </w:rPr>
              <w:t>EP1</w:t>
            </w:r>
          </w:p>
        </w:tc>
        <w:tc>
          <w:tcPr>
            <w:tcW w:w="425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F999C1" w14:textId="77777777" w:rsidR="003F2418" w:rsidRDefault="003F2418">
            <w:pPr>
              <w:pStyle w:val="Standard"/>
              <w:widowControl/>
              <w:rPr>
                <w:rFonts w:eastAsia="標楷體"/>
                <w:color w:val="0070C0"/>
              </w:rPr>
            </w:pPr>
            <w:r>
              <w:rPr>
                <w:rFonts w:eastAsia="標楷體" w:hint="eastAsia"/>
                <w:color w:val="0070C0"/>
              </w:rPr>
              <w:t>用電腦揀ㄟ</w:t>
            </w:r>
            <w:r>
              <w:rPr>
                <w:rFonts w:eastAsia="標楷體"/>
                <w:color w:val="0070C0"/>
              </w:rPr>
              <w:t>~</w:t>
            </w:r>
            <w:r>
              <w:rPr>
                <w:rFonts w:eastAsia="標楷體" w:hint="eastAsia"/>
                <w:color w:val="0070C0"/>
              </w:rPr>
              <w:t>果然不一樣</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8C7AB9" w14:textId="77777777" w:rsidR="003F2418" w:rsidRDefault="003F2418">
            <w:pPr>
              <w:pStyle w:val="Standard"/>
              <w:widowControl/>
              <w:jc w:val="center"/>
              <w:rPr>
                <w:rFonts w:eastAsia="標楷體"/>
                <w:color w:val="0070C0"/>
              </w:rPr>
            </w:pPr>
            <w:r>
              <w:rPr>
                <w:rFonts w:eastAsia="標楷體"/>
                <w:color w:val="0070C0"/>
              </w:rPr>
              <w:t>114/1/3</w:t>
            </w:r>
          </w:p>
        </w:tc>
        <w:tc>
          <w:tcPr>
            <w:tcW w:w="99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4CDD8E" w14:textId="77777777" w:rsidR="003F2418" w:rsidRDefault="003F2418">
            <w:pPr>
              <w:pStyle w:val="Standard"/>
              <w:widowControl/>
              <w:jc w:val="center"/>
              <w:rPr>
                <w:color w:val="0070C0"/>
              </w:rPr>
            </w:pPr>
            <w:r>
              <w:rPr>
                <w:color w:val="0070C0"/>
              </w:rPr>
              <w:t>1,</w:t>
            </w:r>
            <w:r>
              <w:rPr>
                <w:rFonts w:eastAsiaTheme="minorEastAsia"/>
                <w:color w:val="0070C0"/>
              </w:rPr>
              <w:t>564</w:t>
            </w:r>
          </w:p>
        </w:tc>
        <w:tc>
          <w:tcPr>
            <w:tcW w:w="1413" w:type="dxa"/>
            <w:tcBorders>
              <w:top w:val="single" w:sz="4" w:space="0" w:color="auto"/>
              <w:left w:val="single" w:sz="4" w:space="0" w:color="auto"/>
              <w:bottom w:val="single" w:sz="4" w:space="0" w:color="auto"/>
              <w:right w:val="thickThinSmallGap" w:sz="18" w:space="0" w:color="auto"/>
            </w:tcBorders>
            <w:shd w:val="clear" w:color="auto" w:fill="FFFFFF" w:themeFill="background1"/>
            <w:hideMark/>
          </w:tcPr>
          <w:p w14:paraId="34DC5BF7" w14:textId="77777777" w:rsidR="003F2418" w:rsidRDefault="003F2418">
            <w:pPr>
              <w:pStyle w:val="Standard"/>
              <w:widowControl/>
              <w:jc w:val="center"/>
              <w:rPr>
                <w:color w:val="0070C0"/>
              </w:rPr>
            </w:pPr>
            <w:r>
              <w:rPr>
                <w:rFonts w:eastAsiaTheme="minorEastAsia"/>
                <w:color w:val="0070C0"/>
              </w:rPr>
              <w:t>65</w:t>
            </w:r>
          </w:p>
        </w:tc>
      </w:tr>
      <w:tr w:rsidR="003F2418" w14:paraId="1992F6D8" w14:textId="77777777" w:rsidTr="003F2418">
        <w:tc>
          <w:tcPr>
            <w:tcW w:w="6799" w:type="dxa"/>
            <w:gridSpan w:val="4"/>
            <w:tcBorders>
              <w:top w:val="single" w:sz="4" w:space="0" w:color="auto"/>
              <w:left w:val="thinThickSmallGap" w:sz="18" w:space="0" w:color="auto"/>
              <w:bottom w:val="thickThinSmallGap" w:sz="18" w:space="0" w:color="auto"/>
              <w:right w:val="single" w:sz="4" w:space="0" w:color="auto"/>
            </w:tcBorders>
            <w:shd w:val="clear" w:color="auto" w:fill="EAF1DD" w:themeFill="accent3" w:themeFillTint="33"/>
            <w:vAlign w:val="center"/>
            <w:hideMark/>
          </w:tcPr>
          <w:p w14:paraId="76B3C08E" w14:textId="77777777" w:rsidR="003F2418" w:rsidRDefault="003F2418">
            <w:pPr>
              <w:pStyle w:val="Standard"/>
              <w:widowControl/>
              <w:jc w:val="center"/>
              <w:rPr>
                <w:rFonts w:eastAsia="標楷體"/>
                <w:color w:val="0070C0"/>
              </w:rPr>
            </w:pPr>
            <w:r>
              <w:rPr>
                <w:rFonts w:eastAsia="標楷體" w:hint="eastAsia"/>
                <w:color w:val="0070C0"/>
              </w:rPr>
              <w:t>總計</w:t>
            </w:r>
          </w:p>
        </w:tc>
        <w:tc>
          <w:tcPr>
            <w:tcW w:w="997" w:type="dxa"/>
            <w:tcBorders>
              <w:top w:val="single" w:sz="4" w:space="0" w:color="auto"/>
              <w:left w:val="single" w:sz="4" w:space="0" w:color="auto"/>
              <w:bottom w:val="thickThinSmallGap" w:sz="18" w:space="0" w:color="auto"/>
              <w:right w:val="single" w:sz="4" w:space="0" w:color="auto"/>
            </w:tcBorders>
            <w:shd w:val="clear" w:color="auto" w:fill="EAF1DD" w:themeFill="accent3" w:themeFillTint="33"/>
            <w:hideMark/>
          </w:tcPr>
          <w:p w14:paraId="68EF0098" w14:textId="77777777" w:rsidR="003F2418" w:rsidRDefault="003F2418">
            <w:pPr>
              <w:pStyle w:val="Standard"/>
              <w:widowControl/>
              <w:jc w:val="center"/>
              <w:rPr>
                <w:rFonts w:eastAsia="標楷體"/>
                <w:color w:val="0070C0"/>
                <w:szCs w:val="20"/>
              </w:rPr>
            </w:pPr>
            <w:r>
              <w:rPr>
                <w:color w:val="0070C0"/>
              </w:rPr>
              <w:t>4,107</w:t>
            </w:r>
          </w:p>
        </w:tc>
        <w:tc>
          <w:tcPr>
            <w:tcW w:w="1413" w:type="dxa"/>
            <w:tcBorders>
              <w:top w:val="single" w:sz="4" w:space="0" w:color="auto"/>
              <w:left w:val="single" w:sz="4" w:space="0" w:color="auto"/>
              <w:bottom w:val="thickThinSmallGap" w:sz="18" w:space="0" w:color="auto"/>
              <w:right w:val="thickThinSmallGap" w:sz="18" w:space="0" w:color="auto"/>
            </w:tcBorders>
            <w:shd w:val="clear" w:color="auto" w:fill="EAF1DD" w:themeFill="accent3" w:themeFillTint="33"/>
            <w:hideMark/>
          </w:tcPr>
          <w:p w14:paraId="33F6AE8C" w14:textId="77777777" w:rsidR="003F2418" w:rsidRDefault="003F2418">
            <w:pPr>
              <w:pStyle w:val="Standard"/>
              <w:widowControl/>
              <w:jc w:val="center"/>
              <w:rPr>
                <w:rFonts w:eastAsia="標楷體"/>
                <w:color w:val="0070C0"/>
                <w:szCs w:val="20"/>
              </w:rPr>
            </w:pPr>
            <w:r>
              <w:rPr>
                <w:color w:val="0070C0"/>
              </w:rPr>
              <w:t>2,608</w:t>
            </w:r>
          </w:p>
        </w:tc>
      </w:tr>
    </w:tbl>
    <w:p w14:paraId="361488F9" w14:textId="77777777" w:rsidR="003F2418" w:rsidRDefault="003F2418" w:rsidP="003F2418">
      <w:pPr>
        <w:spacing w:line="360" w:lineRule="exact"/>
        <w:ind w:left="960"/>
        <w:jc w:val="both"/>
        <w:rPr>
          <w:rFonts w:eastAsia="標楷體"/>
        </w:rPr>
      </w:pPr>
    </w:p>
    <w:tbl>
      <w:tblPr>
        <w:tblStyle w:val="aa"/>
        <w:tblW w:w="9210" w:type="dxa"/>
        <w:tblInd w:w="49" w:type="dxa"/>
        <w:tblLayout w:type="fixed"/>
        <w:tblLook w:val="04A0" w:firstRow="1" w:lastRow="0" w:firstColumn="1" w:lastColumn="0" w:noHBand="0" w:noVBand="1"/>
      </w:tblPr>
      <w:tblGrid>
        <w:gridCol w:w="1304"/>
        <w:gridCol w:w="1530"/>
        <w:gridCol w:w="2693"/>
        <w:gridCol w:w="1558"/>
        <w:gridCol w:w="2125"/>
      </w:tblGrid>
      <w:tr w:rsidR="003F2418" w14:paraId="2805C2C4" w14:textId="77777777" w:rsidTr="003F2418">
        <w:trPr>
          <w:trHeight w:val="201"/>
          <w:tblHeader/>
        </w:trPr>
        <w:tc>
          <w:tcPr>
            <w:tcW w:w="1304" w:type="dxa"/>
            <w:tcBorders>
              <w:top w:val="thinThickSmallGap" w:sz="18" w:space="0" w:color="auto"/>
              <w:left w:val="thinThickSmallGap" w:sz="18" w:space="0" w:color="auto"/>
              <w:bottom w:val="single" w:sz="4" w:space="0" w:color="auto"/>
              <w:right w:val="single" w:sz="4" w:space="0" w:color="auto"/>
            </w:tcBorders>
            <w:shd w:val="clear" w:color="auto" w:fill="FDE9D9" w:themeFill="accent6" w:themeFillTint="33"/>
            <w:vAlign w:val="center"/>
            <w:hideMark/>
          </w:tcPr>
          <w:p w14:paraId="4CD77D64" w14:textId="77777777" w:rsidR="003F2418" w:rsidRDefault="003F2418">
            <w:pPr>
              <w:pStyle w:val="Standard"/>
              <w:widowControl/>
              <w:jc w:val="center"/>
              <w:rPr>
                <w:rFonts w:eastAsia="標楷體"/>
                <w:color w:val="0070C0"/>
              </w:rPr>
            </w:pPr>
            <w:r>
              <w:rPr>
                <w:rFonts w:eastAsia="標楷體" w:hint="eastAsia"/>
                <w:color w:val="0070C0"/>
              </w:rPr>
              <w:t>年度</w:t>
            </w:r>
          </w:p>
        </w:tc>
        <w:tc>
          <w:tcPr>
            <w:tcW w:w="1531" w:type="dxa"/>
            <w:tcBorders>
              <w:top w:val="thinThickSmallGap" w:sz="18" w:space="0" w:color="auto"/>
              <w:left w:val="single" w:sz="4" w:space="0" w:color="auto"/>
              <w:bottom w:val="single" w:sz="4" w:space="0" w:color="auto"/>
              <w:right w:val="single" w:sz="4" w:space="0" w:color="auto"/>
            </w:tcBorders>
            <w:shd w:val="clear" w:color="auto" w:fill="FDE9D9" w:themeFill="accent6" w:themeFillTint="33"/>
            <w:vAlign w:val="center"/>
            <w:hideMark/>
          </w:tcPr>
          <w:p w14:paraId="01F2435E" w14:textId="77777777" w:rsidR="003F2418" w:rsidRDefault="003F2418">
            <w:pPr>
              <w:pStyle w:val="Standard"/>
              <w:widowControl/>
              <w:jc w:val="center"/>
              <w:rPr>
                <w:rFonts w:eastAsia="標楷體"/>
                <w:color w:val="0070C0"/>
              </w:rPr>
            </w:pPr>
            <w:r>
              <w:rPr>
                <w:rFonts w:eastAsia="標楷體" w:hint="eastAsia"/>
                <w:color w:val="0070C0"/>
              </w:rPr>
              <w:t>播放集數</w:t>
            </w:r>
          </w:p>
        </w:tc>
        <w:tc>
          <w:tcPr>
            <w:tcW w:w="2694" w:type="dxa"/>
            <w:tcBorders>
              <w:top w:val="thinThickSmallGap" w:sz="18" w:space="0" w:color="auto"/>
              <w:left w:val="single" w:sz="4" w:space="0" w:color="auto"/>
              <w:bottom w:val="single" w:sz="4" w:space="0" w:color="auto"/>
              <w:right w:val="single" w:sz="4" w:space="0" w:color="auto"/>
            </w:tcBorders>
            <w:shd w:val="clear" w:color="auto" w:fill="FDE9D9" w:themeFill="accent6" w:themeFillTint="33"/>
            <w:vAlign w:val="center"/>
            <w:hideMark/>
          </w:tcPr>
          <w:p w14:paraId="460F1F0D" w14:textId="77777777" w:rsidR="003F2418" w:rsidRDefault="003F2418">
            <w:pPr>
              <w:pStyle w:val="Standard"/>
              <w:widowControl/>
              <w:jc w:val="center"/>
              <w:rPr>
                <w:rFonts w:eastAsia="標楷體"/>
                <w:color w:val="0070C0"/>
                <w:sz w:val="22"/>
              </w:rPr>
            </w:pPr>
            <w:r>
              <w:rPr>
                <w:rFonts w:eastAsia="標楷體" w:hint="eastAsia"/>
                <w:color w:val="0070C0"/>
                <w:sz w:val="22"/>
              </w:rPr>
              <w:t>上線時間</w:t>
            </w:r>
          </w:p>
        </w:tc>
        <w:tc>
          <w:tcPr>
            <w:tcW w:w="1559" w:type="dxa"/>
            <w:tcBorders>
              <w:top w:val="thinThickSmallGap" w:sz="18" w:space="0" w:color="auto"/>
              <w:left w:val="single" w:sz="4" w:space="0" w:color="auto"/>
              <w:bottom w:val="single" w:sz="4" w:space="0" w:color="auto"/>
              <w:right w:val="single" w:sz="4" w:space="0" w:color="auto"/>
            </w:tcBorders>
            <w:shd w:val="clear" w:color="auto" w:fill="FDE9D9" w:themeFill="accent6" w:themeFillTint="33"/>
            <w:vAlign w:val="center"/>
            <w:hideMark/>
          </w:tcPr>
          <w:p w14:paraId="4D270E84" w14:textId="77777777" w:rsidR="003F2418" w:rsidRDefault="003F2418">
            <w:pPr>
              <w:pStyle w:val="Standard"/>
              <w:widowControl/>
              <w:jc w:val="center"/>
              <w:rPr>
                <w:rFonts w:eastAsia="標楷體"/>
                <w:color w:val="0070C0"/>
                <w:sz w:val="22"/>
              </w:rPr>
            </w:pPr>
            <w:r>
              <w:rPr>
                <w:rFonts w:eastAsia="標楷體" w:hint="eastAsia"/>
                <w:color w:val="0070C0"/>
                <w:sz w:val="22"/>
              </w:rPr>
              <w:t>總收聽次數</w:t>
            </w:r>
          </w:p>
        </w:tc>
        <w:tc>
          <w:tcPr>
            <w:tcW w:w="2126" w:type="dxa"/>
            <w:tcBorders>
              <w:top w:val="thinThickSmallGap" w:sz="18" w:space="0" w:color="auto"/>
              <w:left w:val="single" w:sz="4" w:space="0" w:color="auto"/>
              <w:bottom w:val="single" w:sz="4" w:space="0" w:color="auto"/>
              <w:right w:val="thickThinSmallGap" w:sz="18" w:space="0" w:color="auto"/>
            </w:tcBorders>
            <w:shd w:val="clear" w:color="auto" w:fill="FDE9D9" w:themeFill="accent6" w:themeFillTint="33"/>
            <w:vAlign w:val="center"/>
            <w:hideMark/>
          </w:tcPr>
          <w:p w14:paraId="6E64B1CC" w14:textId="77777777" w:rsidR="003F2418" w:rsidRDefault="003F2418">
            <w:pPr>
              <w:pStyle w:val="Standard"/>
              <w:widowControl/>
              <w:jc w:val="center"/>
              <w:rPr>
                <w:rFonts w:eastAsia="標楷體"/>
                <w:color w:val="0070C0"/>
                <w:sz w:val="22"/>
              </w:rPr>
            </w:pPr>
            <w:r>
              <w:rPr>
                <w:rFonts w:eastAsia="標楷體" w:hint="eastAsia"/>
                <w:color w:val="0070C0"/>
                <w:sz w:val="22"/>
              </w:rPr>
              <w:t>平均收聽數</w:t>
            </w:r>
          </w:p>
        </w:tc>
      </w:tr>
      <w:tr w:rsidR="003F2418" w14:paraId="676669DD" w14:textId="77777777" w:rsidTr="003F2418">
        <w:tc>
          <w:tcPr>
            <w:tcW w:w="1304" w:type="dxa"/>
            <w:tcBorders>
              <w:top w:val="single" w:sz="4" w:space="0" w:color="auto"/>
              <w:left w:val="thinThickSmallGap" w:sz="18" w:space="0" w:color="auto"/>
              <w:bottom w:val="single" w:sz="4" w:space="0" w:color="auto"/>
              <w:right w:val="single" w:sz="4" w:space="0" w:color="auto"/>
            </w:tcBorders>
            <w:shd w:val="clear" w:color="auto" w:fill="FFFFFF" w:themeFill="background1"/>
            <w:hideMark/>
          </w:tcPr>
          <w:p w14:paraId="000DA329" w14:textId="77777777" w:rsidR="003F2418" w:rsidRDefault="003F2418">
            <w:pPr>
              <w:pStyle w:val="Standard"/>
              <w:widowControl/>
              <w:jc w:val="center"/>
              <w:rPr>
                <w:rFonts w:eastAsia="標楷體"/>
                <w:color w:val="0070C0"/>
              </w:rPr>
            </w:pPr>
            <w:r>
              <w:rPr>
                <w:color w:val="0070C0"/>
              </w:rPr>
              <w:t>114</w:t>
            </w:r>
          </w:p>
        </w:tc>
        <w:tc>
          <w:tcPr>
            <w:tcW w:w="153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91A16" w14:textId="77777777" w:rsidR="003F2418" w:rsidRDefault="003F2418">
            <w:pPr>
              <w:pStyle w:val="Standard"/>
              <w:widowControl/>
              <w:jc w:val="center"/>
              <w:rPr>
                <w:rFonts w:eastAsia="標楷體"/>
                <w:color w:val="0070C0"/>
              </w:rPr>
            </w:pPr>
            <w:r>
              <w:rPr>
                <w:color w:val="0070C0"/>
              </w:rPr>
              <w:t>3</w:t>
            </w:r>
          </w:p>
        </w:tc>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AA8EB0" w14:textId="77777777" w:rsidR="003F2418" w:rsidRDefault="003F2418">
            <w:pPr>
              <w:pStyle w:val="Standard"/>
              <w:widowControl/>
              <w:jc w:val="center"/>
              <w:rPr>
                <w:rFonts w:eastAsia="標楷體"/>
                <w:color w:val="0070C0"/>
              </w:rPr>
            </w:pPr>
            <w:r>
              <w:rPr>
                <w:color w:val="0070C0"/>
              </w:rPr>
              <w:t>114/1/3-114/1/24</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30F577" w14:textId="77777777" w:rsidR="003F2418" w:rsidRDefault="003F2418">
            <w:pPr>
              <w:pStyle w:val="Standard"/>
              <w:widowControl/>
              <w:jc w:val="center"/>
              <w:rPr>
                <w:rFonts w:eastAsia="標楷體"/>
                <w:color w:val="0070C0"/>
              </w:rPr>
            </w:pPr>
            <w:r>
              <w:rPr>
                <w:color w:val="0070C0"/>
              </w:rPr>
              <w:t>4,107</w:t>
            </w:r>
          </w:p>
        </w:tc>
        <w:tc>
          <w:tcPr>
            <w:tcW w:w="2126" w:type="dxa"/>
            <w:tcBorders>
              <w:top w:val="single" w:sz="4" w:space="0" w:color="auto"/>
              <w:left w:val="single" w:sz="4" w:space="0" w:color="auto"/>
              <w:bottom w:val="single" w:sz="4" w:space="0" w:color="auto"/>
              <w:right w:val="thickThinSmallGap" w:sz="18" w:space="0" w:color="auto"/>
            </w:tcBorders>
            <w:shd w:val="clear" w:color="auto" w:fill="FFFFFF" w:themeFill="background1"/>
            <w:hideMark/>
          </w:tcPr>
          <w:p w14:paraId="2245B611" w14:textId="77777777" w:rsidR="003F2418" w:rsidRDefault="003F2418">
            <w:pPr>
              <w:pStyle w:val="Standard"/>
              <w:widowControl/>
              <w:jc w:val="center"/>
              <w:rPr>
                <w:rFonts w:eastAsia="標楷體"/>
                <w:color w:val="0070C0"/>
              </w:rPr>
            </w:pPr>
            <w:r>
              <w:rPr>
                <w:color w:val="0070C0"/>
              </w:rPr>
              <w:t>1,369.00</w:t>
            </w:r>
          </w:p>
        </w:tc>
      </w:tr>
      <w:tr w:rsidR="003F2418" w14:paraId="792C807D" w14:textId="77777777" w:rsidTr="003F2418">
        <w:tc>
          <w:tcPr>
            <w:tcW w:w="1304" w:type="dxa"/>
            <w:tcBorders>
              <w:top w:val="single" w:sz="4" w:space="0" w:color="auto"/>
              <w:left w:val="thinThickSmallGap" w:sz="18" w:space="0" w:color="auto"/>
              <w:bottom w:val="single" w:sz="4" w:space="0" w:color="auto"/>
              <w:right w:val="single" w:sz="4" w:space="0" w:color="auto"/>
            </w:tcBorders>
            <w:shd w:val="clear" w:color="auto" w:fill="F2F2F2" w:themeFill="background1" w:themeFillShade="F2"/>
            <w:hideMark/>
          </w:tcPr>
          <w:p w14:paraId="5EF82C42" w14:textId="77777777" w:rsidR="003F2418" w:rsidRDefault="003F2418">
            <w:pPr>
              <w:pStyle w:val="Standard"/>
              <w:widowControl/>
              <w:jc w:val="center"/>
              <w:rPr>
                <w:rFonts w:eastAsia="標楷體"/>
                <w:color w:val="0070C0"/>
              </w:rPr>
            </w:pPr>
            <w:r>
              <w:rPr>
                <w:color w:val="0070C0"/>
              </w:rPr>
              <w:t>113</w:t>
            </w:r>
          </w:p>
        </w:tc>
        <w:tc>
          <w:tcPr>
            <w:tcW w:w="1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C6CC2C" w14:textId="77777777" w:rsidR="003F2418" w:rsidRDefault="003F2418">
            <w:pPr>
              <w:pStyle w:val="Standard"/>
              <w:widowControl/>
              <w:jc w:val="center"/>
              <w:rPr>
                <w:rFonts w:eastAsia="標楷體"/>
                <w:color w:val="0070C0"/>
              </w:rPr>
            </w:pPr>
            <w:r>
              <w:rPr>
                <w:color w:val="0070C0"/>
              </w:rPr>
              <w:t>28</w:t>
            </w:r>
          </w:p>
        </w:tc>
        <w:tc>
          <w:tcPr>
            <w:tcW w:w="269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9398E9" w14:textId="77777777" w:rsidR="003F2418" w:rsidRDefault="003F2418">
            <w:pPr>
              <w:pStyle w:val="Standard"/>
              <w:widowControl/>
              <w:jc w:val="center"/>
              <w:rPr>
                <w:rFonts w:eastAsia="標楷體"/>
                <w:color w:val="0070C0"/>
              </w:rPr>
            </w:pPr>
            <w:r>
              <w:rPr>
                <w:color w:val="0070C0"/>
              </w:rPr>
              <w:t>113/1/5-113/12/20</w:t>
            </w:r>
          </w:p>
        </w:tc>
        <w:tc>
          <w:tcPr>
            <w:tcW w:w="155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35E1643" w14:textId="77777777" w:rsidR="003F2418" w:rsidRDefault="003F2418">
            <w:pPr>
              <w:pStyle w:val="Standard"/>
              <w:widowControl/>
              <w:jc w:val="center"/>
              <w:rPr>
                <w:rFonts w:eastAsia="標楷體"/>
                <w:color w:val="0070C0"/>
              </w:rPr>
            </w:pPr>
            <w:r>
              <w:rPr>
                <w:color w:val="0070C0"/>
              </w:rPr>
              <w:t>60,498</w:t>
            </w:r>
          </w:p>
        </w:tc>
        <w:tc>
          <w:tcPr>
            <w:tcW w:w="2126" w:type="dxa"/>
            <w:tcBorders>
              <w:top w:val="single" w:sz="4" w:space="0" w:color="auto"/>
              <w:left w:val="single" w:sz="4" w:space="0" w:color="auto"/>
              <w:bottom w:val="single" w:sz="4" w:space="0" w:color="auto"/>
              <w:right w:val="thickThinSmallGap" w:sz="18" w:space="0" w:color="auto"/>
            </w:tcBorders>
            <w:shd w:val="clear" w:color="auto" w:fill="F2F2F2" w:themeFill="background1" w:themeFillShade="F2"/>
            <w:hideMark/>
          </w:tcPr>
          <w:p w14:paraId="6B88C64E" w14:textId="77777777" w:rsidR="003F2418" w:rsidRDefault="003F2418">
            <w:pPr>
              <w:pStyle w:val="Standard"/>
              <w:widowControl/>
              <w:jc w:val="center"/>
              <w:rPr>
                <w:rFonts w:eastAsia="標楷體"/>
                <w:color w:val="0070C0"/>
              </w:rPr>
            </w:pPr>
            <w:r>
              <w:rPr>
                <w:color w:val="0070C0"/>
              </w:rPr>
              <w:t>2,160.64</w:t>
            </w:r>
          </w:p>
        </w:tc>
      </w:tr>
      <w:tr w:rsidR="003F2418" w14:paraId="639D02F7" w14:textId="77777777" w:rsidTr="003F2418">
        <w:tc>
          <w:tcPr>
            <w:tcW w:w="1304" w:type="dxa"/>
            <w:tcBorders>
              <w:top w:val="single" w:sz="4" w:space="0" w:color="auto"/>
              <w:left w:val="thinThickSmallGap" w:sz="18" w:space="0" w:color="auto"/>
              <w:bottom w:val="single" w:sz="4" w:space="0" w:color="auto"/>
              <w:right w:val="single" w:sz="4" w:space="0" w:color="auto"/>
            </w:tcBorders>
            <w:hideMark/>
          </w:tcPr>
          <w:p w14:paraId="3B4A39D1" w14:textId="77777777" w:rsidR="003F2418" w:rsidRDefault="003F2418">
            <w:pPr>
              <w:pStyle w:val="Standard"/>
              <w:widowControl/>
              <w:jc w:val="center"/>
              <w:rPr>
                <w:rFonts w:eastAsia="標楷體"/>
                <w:color w:val="0070C0"/>
              </w:rPr>
            </w:pPr>
            <w:r>
              <w:rPr>
                <w:color w:val="0070C0"/>
              </w:rPr>
              <w:t>112</w:t>
            </w:r>
          </w:p>
        </w:tc>
        <w:tc>
          <w:tcPr>
            <w:tcW w:w="1531" w:type="dxa"/>
            <w:tcBorders>
              <w:top w:val="single" w:sz="4" w:space="0" w:color="auto"/>
              <w:left w:val="single" w:sz="4" w:space="0" w:color="auto"/>
              <w:bottom w:val="single" w:sz="4" w:space="0" w:color="auto"/>
              <w:right w:val="single" w:sz="4" w:space="0" w:color="auto"/>
            </w:tcBorders>
            <w:hideMark/>
          </w:tcPr>
          <w:p w14:paraId="2998CAE3" w14:textId="77777777" w:rsidR="003F2418" w:rsidRDefault="003F2418">
            <w:pPr>
              <w:pStyle w:val="Standard"/>
              <w:widowControl/>
              <w:jc w:val="center"/>
              <w:rPr>
                <w:rFonts w:eastAsia="標楷體"/>
                <w:color w:val="0070C0"/>
              </w:rPr>
            </w:pPr>
            <w:r>
              <w:rPr>
                <w:color w:val="0070C0"/>
              </w:rPr>
              <w:t>31</w:t>
            </w:r>
          </w:p>
        </w:tc>
        <w:tc>
          <w:tcPr>
            <w:tcW w:w="2694" w:type="dxa"/>
            <w:tcBorders>
              <w:top w:val="single" w:sz="4" w:space="0" w:color="auto"/>
              <w:left w:val="single" w:sz="4" w:space="0" w:color="auto"/>
              <w:bottom w:val="single" w:sz="4" w:space="0" w:color="auto"/>
              <w:right w:val="single" w:sz="4" w:space="0" w:color="auto"/>
            </w:tcBorders>
            <w:hideMark/>
          </w:tcPr>
          <w:p w14:paraId="65AC36A3" w14:textId="77777777" w:rsidR="003F2418" w:rsidRDefault="003F2418">
            <w:pPr>
              <w:pStyle w:val="Standard"/>
              <w:widowControl/>
              <w:jc w:val="center"/>
              <w:rPr>
                <w:rFonts w:eastAsia="標楷體"/>
                <w:color w:val="0070C0"/>
              </w:rPr>
            </w:pPr>
            <w:r>
              <w:rPr>
                <w:color w:val="0070C0"/>
              </w:rPr>
              <w:t>112/5/17-112/12/29</w:t>
            </w:r>
          </w:p>
        </w:tc>
        <w:tc>
          <w:tcPr>
            <w:tcW w:w="1559" w:type="dxa"/>
            <w:tcBorders>
              <w:top w:val="single" w:sz="4" w:space="0" w:color="auto"/>
              <w:left w:val="single" w:sz="4" w:space="0" w:color="auto"/>
              <w:bottom w:val="single" w:sz="4" w:space="0" w:color="auto"/>
              <w:right w:val="single" w:sz="4" w:space="0" w:color="auto"/>
            </w:tcBorders>
            <w:hideMark/>
          </w:tcPr>
          <w:p w14:paraId="1AB8F2B2" w14:textId="77777777" w:rsidR="003F2418" w:rsidRDefault="003F2418">
            <w:pPr>
              <w:pStyle w:val="Standard"/>
              <w:widowControl/>
              <w:jc w:val="center"/>
              <w:rPr>
                <w:rFonts w:eastAsia="標楷體"/>
                <w:color w:val="0070C0"/>
              </w:rPr>
            </w:pPr>
            <w:r>
              <w:rPr>
                <w:color w:val="0070C0"/>
              </w:rPr>
              <w:t>51,915</w:t>
            </w:r>
          </w:p>
        </w:tc>
        <w:tc>
          <w:tcPr>
            <w:tcW w:w="2126" w:type="dxa"/>
            <w:tcBorders>
              <w:top w:val="single" w:sz="4" w:space="0" w:color="auto"/>
              <w:left w:val="single" w:sz="4" w:space="0" w:color="auto"/>
              <w:bottom w:val="single" w:sz="4" w:space="0" w:color="auto"/>
              <w:right w:val="thickThinSmallGap" w:sz="18" w:space="0" w:color="auto"/>
            </w:tcBorders>
            <w:hideMark/>
          </w:tcPr>
          <w:p w14:paraId="44434438" w14:textId="77777777" w:rsidR="003F2418" w:rsidRDefault="003F2418">
            <w:pPr>
              <w:pStyle w:val="Standard"/>
              <w:widowControl/>
              <w:jc w:val="center"/>
              <w:rPr>
                <w:rFonts w:eastAsia="標楷體"/>
                <w:color w:val="0070C0"/>
              </w:rPr>
            </w:pPr>
            <w:r>
              <w:rPr>
                <w:color w:val="0070C0"/>
              </w:rPr>
              <w:t>1,674.68</w:t>
            </w:r>
          </w:p>
        </w:tc>
      </w:tr>
      <w:tr w:rsidR="003F2418" w14:paraId="2B0362BA" w14:textId="77777777" w:rsidTr="003F2418">
        <w:tc>
          <w:tcPr>
            <w:tcW w:w="5529" w:type="dxa"/>
            <w:gridSpan w:val="3"/>
            <w:tcBorders>
              <w:top w:val="single" w:sz="4" w:space="0" w:color="auto"/>
              <w:left w:val="thinThickSmallGap" w:sz="18" w:space="0" w:color="auto"/>
              <w:bottom w:val="thickThinSmallGap" w:sz="18" w:space="0" w:color="auto"/>
              <w:right w:val="single" w:sz="4" w:space="0" w:color="auto"/>
            </w:tcBorders>
            <w:shd w:val="clear" w:color="auto" w:fill="EAF1DD" w:themeFill="accent3" w:themeFillTint="33"/>
            <w:vAlign w:val="center"/>
            <w:hideMark/>
          </w:tcPr>
          <w:p w14:paraId="1987A9C8" w14:textId="77777777" w:rsidR="003F2418" w:rsidRDefault="003F2418">
            <w:pPr>
              <w:pStyle w:val="Standard"/>
              <w:widowControl/>
              <w:jc w:val="center"/>
              <w:rPr>
                <w:rFonts w:eastAsia="標楷體"/>
                <w:color w:val="0070C0"/>
              </w:rPr>
            </w:pPr>
            <w:r>
              <w:rPr>
                <w:rFonts w:eastAsia="標楷體" w:hint="eastAsia"/>
                <w:color w:val="0070C0"/>
              </w:rPr>
              <w:t>總計</w:t>
            </w:r>
          </w:p>
        </w:tc>
        <w:tc>
          <w:tcPr>
            <w:tcW w:w="1559" w:type="dxa"/>
            <w:tcBorders>
              <w:top w:val="single" w:sz="4" w:space="0" w:color="auto"/>
              <w:left w:val="single" w:sz="4" w:space="0" w:color="auto"/>
              <w:bottom w:val="thickThinSmallGap" w:sz="18" w:space="0" w:color="auto"/>
              <w:right w:val="single" w:sz="4" w:space="0" w:color="auto"/>
            </w:tcBorders>
            <w:shd w:val="clear" w:color="auto" w:fill="EAF1DD" w:themeFill="accent3" w:themeFillTint="33"/>
            <w:hideMark/>
          </w:tcPr>
          <w:p w14:paraId="04890E4A" w14:textId="77777777" w:rsidR="003F2418" w:rsidRDefault="003F2418">
            <w:pPr>
              <w:pStyle w:val="Standard"/>
              <w:widowControl/>
              <w:jc w:val="center"/>
              <w:rPr>
                <w:rFonts w:eastAsia="標楷體"/>
                <w:color w:val="0070C0"/>
              </w:rPr>
            </w:pPr>
            <w:r>
              <w:rPr>
                <w:rFonts w:eastAsia="標楷體"/>
                <w:color w:val="0070C0"/>
              </w:rPr>
              <w:t>113,426</w:t>
            </w:r>
          </w:p>
        </w:tc>
        <w:tc>
          <w:tcPr>
            <w:tcW w:w="2126" w:type="dxa"/>
            <w:tcBorders>
              <w:top w:val="single" w:sz="4" w:space="0" w:color="auto"/>
              <w:left w:val="single" w:sz="4" w:space="0" w:color="auto"/>
              <w:bottom w:val="thickThinSmallGap" w:sz="18" w:space="0" w:color="auto"/>
              <w:right w:val="thickThinSmallGap" w:sz="18" w:space="0" w:color="auto"/>
            </w:tcBorders>
            <w:shd w:val="clear" w:color="auto" w:fill="EAF1DD" w:themeFill="accent3" w:themeFillTint="33"/>
            <w:vAlign w:val="center"/>
          </w:tcPr>
          <w:p w14:paraId="18F5DBF1" w14:textId="77777777" w:rsidR="003F2418" w:rsidRDefault="003F2418">
            <w:pPr>
              <w:pStyle w:val="Standard"/>
              <w:widowControl/>
              <w:jc w:val="center"/>
              <w:rPr>
                <w:rFonts w:eastAsia="標楷體"/>
                <w:color w:val="0070C0"/>
              </w:rPr>
            </w:pPr>
          </w:p>
        </w:tc>
      </w:tr>
    </w:tbl>
    <w:p w14:paraId="3BEF398F" w14:textId="77777777" w:rsidR="003F2418" w:rsidRDefault="003F2418" w:rsidP="003F2418">
      <w:pPr>
        <w:spacing w:line="360" w:lineRule="exact"/>
        <w:ind w:left="960"/>
        <w:jc w:val="both"/>
        <w:rPr>
          <w:rFonts w:eastAsia="標楷體"/>
        </w:rPr>
      </w:pPr>
    </w:p>
    <w:p w14:paraId="6380016F" w14:textId="77777777" w:rsidR="003F2418" w:rsidRDefault="003F2418" w:rsidP="00B213FE">
      <w:pPr>
        <w:pStyle w:val="aff9"/>
        <w:numPr>
          <w:ilvl w:val="0"/>
          <w:numId w:val="78"/>
        </w:numPr>
        <w:spacing w:line="360" w:lineRule="exact"/>
        <w:ind w:leftChars="0"/>
        <w:jc w:val="both"/>
        <w:rPr>
          <w:rFonts w:eastAsia="標楷體"/>
        </w:rPr>
      </w:pPr>
      <w:r>
        <w:rPr>
          <w:rFonts w:ascii="標楷體" w:eastAsia="標楷體" w:hAnsi="標楷體" w:hint="eastAsia"/>
        </w:rPr>
        <w:t>自行列管案件</w:t>
      </w:r>
    </w:p>
    <w:tbl>
      <w:tblPr>
        <w:tblStyle w:val="aa"/>
        <w:tblW w:w="8522" w:type="dxa"/>
        <w:jc w:val="center"/>
        <w:tblLook w:val="04A0" w:firstRow="1" w:lastRow="0" w:firstColumn="1" w:lastColumn="0" w:noHBand="0" w:noVBand="1"/>
      </w:tblPr>
      <w:tblGrid>
        <w:gridCol w:w="988"/>
        <w:gridCol w:w="3111"/>
        <w:gridCol w:w="2993"/>
        <w:gridCol w:w="1416"/>
        <w:gridCol w:w="14"/>
      </w:tblGrid>
      <w:tr w:rsidR="003F2418" w14:paraId="7CAF618C" w14:textId="77777777" w:rsidTr="003F2418">
        <w:trPr>
          <w:gridAfter w:val="1"/>
          <w:wAfter w:w="14" w:type="dxa"/>
          <w:tblHeader/>
          <w:jc w:val="center"/>
        </w:trPr>
        <w:tc>
          <w:tcPr>
            <w:tcW w:w="988"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40C3DB09" w14:textId="77777777" w:rsidR="003F2418" w:rsidRDefault="003F2418">
            <w:pPr>
              <w:rPr>
                <w:rFonts w:ascii="標楷體" w:eastAsia="標楷體" w:hAnsi="標楷體"/>
                <w:sz w:val="22"/>
                <w:szCs w:val="22"/>
              </w:rPr>
            </w:pPr>
            <w:r>
              <w:rPr>
                <w:rFonts w:ascii="標楷體" w:eastAsia="標楷體" w:hAnsi="標楷體" w:hint="eastAsia"/>
                <w:sz w:val="22"/>
                <w:szCs w:val="22"/>
              </w:rPr>
              <w:lastRenderedPageBreak/>
              <w:t>管考</w:t>
            </w:r>
          </w:p>
          <w:p w14:paraId="34B6CEB3" w14:textId="77777777" w:rsidR="003F2418" w:rsidRDefault="003F2418">
            <w:pPr>
              <w:rPr>
                <w:rFonts w:ascii="標楷體" w:eastAsia="標楷體" w:hAnsi="標楷體"/>
                <w:sz w:val="22"/>
                <w:szCs w:val="22"/>
              </w:rPr>
            </w:pPr>
            <w:r>
              <w:rPr>
                <w:rFonts w:ascii="標楷體" w:eastAsia="標楷體" w:hAnsi="標楷體" w:hint="eastAsia"/>
                <w:sz w:val="22"/>
                <w:szCs w:val="22"/>
              </w:rPr>
              <w:t>案號</w:t>
            </w:r>
          </w:p>
        </w:tc>
        <w:tc>
          <w:tcPr>
            <w:tcW w:w="311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6424681D" w14:textId="77777777" w:rsidR="003F2418" w:rsidRDefault="003F2418">
            <w:pPr>
              <w:rPr>
                <w:rFonts w:ascii="標楷體" w:eastAsia="標楷體" w:hAnsi="標楷體"/>
                <w:sz w:val="22"/>
                <w:szCs w:val="22"/>
              </w:rPr>
            </w:pPr>
            <w:r>
              <w:rPr>
                <w:rFonts w:ascii="標楷體" w:eastAsia="標楷體" w:hAnsi="標楷體" w:hint="eastAsia"/>
                <w:sz w:val="22"/>
                <w:szCs w:val="22"/>
              </w:rPr>
              <w:t>管考內容</w:t>
            </w:r>
          </w:p>
        </w:tc>
        <w:tc>
          <w:tcPr>
            <w:tcW w:w="2993"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63BB1E7D" w14:textId="77777777" w:rsidR="003F2418" w:rsidRDefault="003F2418">
            <w:pPr>
              <w:rPr>
                <w:rFonts w:ascii="標楷體" w:eastAsia="標楷體" w:hAnsi="標楷體"/>
                <w:sz w:val="22"/>
                <w:szCs w:val="22"/>
              </w:rPr>
            </w:pPr>
            <w:r>
              <w:rPr>
                <w:rFonts w:ascii="標楷體" w:eastAsia="標楷體" w:hAnsi="標楷體" w:hint="eastAsia"/>
                <w:sz w:val="22"/>
                <w:szCs w:val="22"/>
              </w:rPr>
              <w:t>本次辦理情形</w:t>
            </w:r>
          </w:p>
        </w:tc>
        <w:tc>
          <w:tcPr>
            <w:tcW w:w="1416"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1C8D8837" w14:textId="77777777" w:rsidR="003F2418" w:rsidRDefault="003F2418">
            <w:pPr>
              <w:rPr>
                <w:rFonts w:ascii="標楷體" w:eastAsia="標楷體" w:hAnsi="標楷體"/>
                <w:sz w:val="22"/>
                <w:szCs w:val="22"/>
              </w:rPr>
            </w:pPr>
            <w:r>
              <w:rPr>
                <w:rFonts w:ascii="標楷體" w:eastAsia="標楷體" w:hAnsi="標楷體" w:hint="eastAsia"/>
                <w:sz w:val="22"/>
                <w:szCs w:val="22"/>
              </w:rPr>
              <w:t>預定完成日期</w:t>
            </w:r>
          </w:p>
        </w:tc>
      </w:tr>
      <w:tr w:rsidR="003F2418" w14:paraId="64A9338E" w14:textId="77777777" w:rsidTr="003F2418">
        <w:trPr>
          <w:jc w:val="center"/>
        </w:trPr>
        <w:tc>
          <w:tcPr>
            <w:tcW w:w="988" w:type="dxa"/>
            <w:tcBorders>
              <w:top w:val="single" w:sz="4" w:space="0" w:color="auto"/>
              <w:left w:val="single" w:sz="4" w:space="0" w:color="auto"/>
              <w:bottom w:val="single" w:sz="4" w:space="0" w:color="auto"/>
              <w:right w:val="single" w:sz="4" w:space="0" w:color="auto"/>
            </w:tcBorders>
            <w:hideMark/>
          </w:tcPr>
          <w:p w14:paraId="6F3E2135" w14:textId="77777777" w:rsidR="003F2418" w:rsidRDefault="003F2418">
            <w:pPr>
              <w:rPr>
                <w:rFonts w:ascii="標楷體" w:eastAsia="標楷體" w:hAnsi="標楷體"/>
                <w:sz w:val="22"/>
                <w:szCs w:val="22"/>
              </w:rPr>
            </w:pPr>
            <w:r>
              <w:rPr>
                <w:rFonts w:ascii="標楷體" w:eastAsia="標楷體" w:hAnsi="標楷體" w:hint="eastAsia"/>
                <w:sz w:val="22"/>
                <w:szCs w:val="22"/>
              </w:rPr>
              <w:t>113-230</w:t>
            </w:r>
          </w:p>
        </w:tc>
        <w:tc>
          <w:tcPr>
            <w:tcW w:w="3111" w:type="dxa"/>
            <w:tcBorders>
              <w:top w:val="single" w:sz="4" w:space="0" w:color="auto"/>
              <w:left w:val="single" w:sz="4" w:space="0" w:color="auto"/>
              <w:bottom w:val="single" w:sz="4" w:space="0" w:color="auto"/>
              <w:right w:val="single" w:sz="4" w:space="0" w:color="auto"/>
            </w:tcBorders>
            <w:hideMark/>
          </w:tcPr>
          <w:p w14:paraId="3D8CD714" w14:textId="77777777" w:rsidR="003F2418" w:rsidRDefault="003F2418">
            <w:pPr>
              <w:kinsoku w:val="0"/>
              <w:rPr>
                <w:rFonts w:ascii="標楷體" w:eastAsia="標楷體" w:hAnsi="標楷體"/>
                <w:sz w:val="22"/>
                <w:szCs w:val="22"/>
              </w:rPr>
            </w:pPr>
            <w:r>
              <w:rPr>
                <w:rFonts w:ascii="標楷體" w:eastAsia="標楷體" w:hAnsi="標楷體" w:hint="eastAsia"/>
                <w:sz w:val="22"/>
                <w:szCs w:val="22"/>
              </w:rPr>
              <w:t xml:space="preserve">綠能生活探索館改建工程案請科教組積極辦理，本案建築裝修消防安全審查應於開幕前完成，須注意時效。 禮品店收入項目係因大大文教場地尚未驗收未能收租，主計提醒經費項目仍有錯誤，請科教組主任每日提醒建良副研究員，盡速確認經費後完成驗收事宜。(1131108輿情會議) 應於11月30日前完工驗收，12月1日起應向承租廠商收取租金，務請掌握進度。(20241120第21次) 本案完成部分驗收，請再督促設計監造廠商確實發揮監督功能以掌握進度，逾期應依規定罰款。(20250122第2次)(20240911第16次) </w:t>
            </w:r>
          </w:p>
        </w:tc>
        <w:tc>
          <w:tcPr>
            <w:tcW w:w="2993" w:type="dxa"/>
            <w:tcBorders>
              <w:top w:val="single" w:sz="4" w:space="0" w:color="auto"/>
              <w:left w:val="single" w:sz="4" w:space="0" w:color="auto"/>
              <w:bottom w:val="single" w:sz="4" w:space="0" w:color="auto"/>
              <w:right w:val="single" w:sz="4" w:space="0" w:color="auto"/>
            </w:tcBorders>
            <w:hideMark/>
          </w:tcPr>
          <w:p w14:paraId="5F23F899" w14:textId="77777777" w:rsidR="003F2418" w:rsidRPr="003F2418" w:rsidRDefault="003F2418" w:rsidP="00B213FE">
            <w:pPr>
              <w:widowControl/>
              <w:numPr>
                <w:ilvl w:val="0"/>
                <w:numId w:val="80"/>
              </w:numPr>
              <w:shd w:val="clear" w:color="auto" w:fill="FFFFFF"/>
              <w:spacing w:before="100" w:beforeAutospacing="1" w:after="100" w:afterAutospacing="1"/>
              <w:rPr>
                <w:rFonts w:ascii="標楷體" w:eastAsia="標楷體" w:hAnsi="標楷體" w:cs="Tahoma"/>
                <w:kern w:val="0"/>
                <w:sz w:val="22"/>
                <w:szCs w:val="22"/>
              </w:rPr>
            </w:pPr>
            <w:r w:rsidRPr="003F2418">
              <w:rPr>
                <w:rFonts w:ascii="標楷體" w:eastAsia="標楷體" w:hAnsi="標楷體" w:cs="Tahoma" w:hint="eastAsia"/>
                <w:kern w:val="0"/>
                <w:sz w:val="22"/>
                <w:szCs w:val="22"/>
              </w:rPr>
              <w:t>本案於本(114)年1月14日辦理部分驗收，由王組主任兩全擔任主驗人，秘書室魏弘技正為會驗人員。本次驗收因部分缺失，驗收不通過，依契約規定於2月13日前完成改善並報請驗收。</w:t>
            </w:r>
          </w:p>
          <w:p w14:paraId="0204F9BA" w14:textId="77777777" w:rsidR="003F2418" w:rsidRPr="003F2418" w:rsidRDefault="003F2418" w:rsidP="00B213FE">
            <w:pPr>
              <w:widowControl/>
              <w:numPr>
                <w:ilvl w:val="0"/>
                <w:numId w:val="80"/>
              </w:numPr>
              <w:shd w:val="clear" w:color="auto" w:fill="FFFFFF"/>
              <w:spacing w:before="100" w:beforeAutospacing="1" w:after="100" w:afterAutospacing="1"/>
              <w:rPr>
                <w:rFonts w:ascii="標楷體" w:eastAsia="標楷體" w:hAnsi="標楷體" w:cs="Tahoma"/>
                <w:kern w:val="0"/>
                <w:sz w:val="22"/>
                <w:szCs w:val="22"/>
              </w:rPr>
            </w:pPr>
            <w:r w:rsidRPr="003F2418">
              <w:rPr>
                <w:rFonts w:ascii="標楷體" w:eastAsia="標楷體" w:hAnsi="標楷體" w:cs="Tahoma" w:hint="eastAsia"/>
                <w:kern w:val="0"/>
                <w:sz w:val="22"/>
                <w:szCs w:val="22"/>
              </w:rPr>
              <w:t>鈺球公司(施作廠商)2月7日函報已改善完成提供柒沐公司(設計監造廠商) 相關資料辦理改善複驗。</w:t>
            </w:r>
          </w:p>
          <w:p w14:paraId="13ECF684" w14:textId="77777777" w:rsidR="003F2418" w:rsidRPr="003F2418" w:rsidRDefault="003F2418" w:rsidP="00B213FE">
            <w:pPr>
              <w:widowControl/>
              <w:numPr>
                <w:ilvl w:val="0"/>
                <w:numId w:val="80"/>
              </w:numPr>
              <w:shd w:val="clear" w:color="auto" w:fill="FFFFFF"/>
              <w:spacing w:before="100" w:beforeAutospacing="1" w:after="100" w:afterAutospacing="1"/>
              <w:rPr>
                <w:rFonts w:ascii="標楷體" w:eastAsia="標楷體" w:hAnsi="標楷體" w:cs="Tahoma"/>
                <w:kern w:val="0"/>
                <w:sz w:val="22"/>
                <w:szCs w:val="22"/>
              </w:rPr>
            </w:pPr>
            <w:r w:rsidRPr="003F2418">
              <w:rPr>
                <w:rFonts w:ascii="標楷體" w:eastAsia="標楷體" w:hAnsi="標楷體" w:cs="Tahoma" w:hint="eastAsia"/>
                <w:kern w:val="0"/>
                <w:sz w:val="22"/>
                <w:szCs w:val="22"/>
              </w:rPr>
              <w:t>「建築物室內裝修許可」業務以恢復原狀辦理，相關業務期程如下，函文鈺球公司依期限積極辦理，若未於查核期限完成工作事項，本館將給予罰則：</w:t>
            </w:r>
          </w:p>
          <w:p w14:paraId="04B9E44D" w14:textId="77777777" w:rsidR="003F2418" w:rsidRPr="003F2418" w:rsidRDefault="003F2418" w:rsidP="00B213FE">
            <w:pPr>
              <w:widowControl/>
              <w:numPr>
                <w:ilvl w:val="1"/>
                <w:numId w:val="80"/>
              </w:numPr>
              <w:shd w:val="clear" w:color="auto" w:fill="FFFFFF"/>
              <w:spacing w:before="100" w:beforeAutospacing="1" w:after="100" w:afterAutospacing="1"/>
              <w:ind w:left="697" w:hanging="357"/>
              <w:rPr>
                <w:rFonts w:ascii="標楷體" w:eastAsia="標楷體" w:hAnsi="標楷體" w:cs="Tahoma"/>
                <w:kern w:val="0"/>
                <w:sz w:val="22"/>
                <w:szCs w:val="22"/>
              </w:rPr>
            </w:pPr>
            <w:r w:rsidRPr="003F2418">
              <w:rPr>
                <w:rFonts w:ascii="標楷體" w:eastAsia="標楷體" w:hAnsi="標楷體" w:cs="Tahoma" w:hint="eastAsia"/>
                <w:sz w:val="22"/>
                <w:szCs w:val="22"/>
                <w:shd w:val="clear" w:color="auto" w:fill="FFFFFF"/>
              </w:rPr>
              <w:t>2/24前:室裝圖審送件(第三次)、消防圖審送件</w:t>
            </w:r>
          </w:p>
          <w:p w14:paraId="6A7806E2" w14:textId="77777777" w:rsidR="003F2418" w:rsidRPr="003F2418" w:rsidRDefault="003F2418" w:rsidP="00B213FE">
            <w:pPr>
              <w:widowControl/>
              <w:numPr>
                <w:ilvl w:val="1"/>
                <w:numId w:val="80"/>
              </w:numPr>
              <w:shd w:val="clear" w:color="auto" w:fill="FFFFFF"/>
              <w:spacing w:before="100" w:beforeAutospacing="1" w:after="100" w:afterAutospacing="1"/>
              <w:ind w:left="697" w:hanging="357"/>
              <w:rPr>
                <w:rFonts w:ascii="標楷體" w:eastAsia="標楷體" w:hAnsi="標楷體"/>
                <w:sz w:val="22"/>
                <w:szCs w:val="22"/>
              </w:rPr>
            </w:pPr>
            <w:r w:rsidRPr="003F2418">
              <w:rPr>
                <w:rFonts w:ascii="標楷體" w:eastAsia="標楷體" w:hAnsi="標楷體" w:cs="Tahoma" w:hint="eastAsia"/>
                <w:kern w:val="0"/>
                <w:sz w:val="22"/>
                <w:szCs w:val="22"/>
              </w:rPr>
              <w:t>3/24前:室裝圖審作業(建築師公會)、消防圖審作業(消防局)</w:t>
            </w:r>
          </w:p>
          <w:p w14:paraId="19ACECB0" w14:textId="77777777" w:rsidR="003F2418" w:rsidRPr="003F2418" w:rsidRDefault="003F2418" w:rsidP="00B213FE">
            <w:pPr>
              <w:widowControl/>
              <w:numPr>
                <w:ilvl w:val="1"/>
                <w:numId w:val="80"/>
              </w:numPr>
              <w:shd w:val="clear" w:color="auto" w:fill="FFFFFF"/>
              <w:spacing w:before="100" w:beforeAutospacing="1" w:after="100" w:afterAutospacing="1"/>
              <w:ind w:left="697" w:hanging="357"/>
              <w:rPr>
                <w:rFonts w:ascii="標楷體" w:eastAsia="標楷體" w:hAnsi="標楷體"/>
                <w:sz w:val="22"/>
                <w:szCs w:val="22"/>
              </w:rPr>
            </w:pPr>
            <w:r w:rsidRPr="003F2418">
              <w:rPr>
                <w:rFonts w:ascii="標楷體" w:eastAsia="標楷體" w:hAnsi="標楷體" w:hint="eastAsia"/>
                <w:sz w:val="22"/>
                <w:szCs w:val="22"/>
              </w:rPr>
              <w:t>3/27前:室裝竣工和消防竣工審查送件</w:t>
            </w:r>
          </w:p>
          <w:p w14:paraId="1A00D496" w14:textId="77777777" w:rsidR="003F2418" w:rsidRDefault="003F2418" w:rsidP="00B213FE">
            <w:pPr>
              <w:widowControl/>
              <w:numPr>
                <w:ilvl w:val="1"/>
                <w:numId w:val="80"/>
              </w:numPr>
              <w:shd w:val="clear" w:color="auto" w:fill="FFFFFF"/>
              <w:spacing w:before="100" w:beforeAutospacing="1" w:after="100" w:afterAutospacing="1"/>
              <w:ind w:left="697" w:hanging="357"/>
              <w:rPr>
                <w:rFonts w:ascii="標楷體" w:eastAsia="標楷體" w:hAnsi="標楷體"/>
                <w:color w:val="E36C0A" w:themeColor="accent6" w:themeShade="BF"/>
                <w:sz w:val="22"/>
                <w:szCs w:val="22"/>
              </w:rPr>
            </w:pPr>
            <w:r w:rsidRPr="003F2418">
              <w:rPr>
                <w:rFonts w:ascii="標楷體" w:eastAsia="標楷體" w:hAnsi="標楷體" w:hint="eastAsia"/>
                <w:sz w:val="22"/>
                <w:szCs w:val="22"/>
              </w:rPr>
              <w:t>4/21前:室裝竣工審查(建築師公會)，審查合格後發函至工務局;消防竣工審查(消防局)</w:t>
            </w:r>
          </w:p>
        </w:tc>
        <w:tc>
          <w:tcPr>
            <w:tcW w:w="1430" w:type="dxa"/>
            <w:gridSpan w:val="2"/>
            <w:tcBorders>
              <w:top w:val="single" w:sz="4" w:space="0" w:color="auto"/>
              <w:left w:val="single" w:sz="4" w:space="0" w:color="auto"/>
              <w:bottom w:val="single" w:sz="4" w:space="0" w:color="auto"/>
              <w:right w:val="single" w:sz="4" w:space="0" w:color="auto"/>
            </w:tcBorders>
            <w:hideMark/>
          </w:tcPr>
          <w:p w14:paraId="2CE83E42" w14:textId="77777777" w:rsidR="003F2418" w:rsidRDefault="003F2418">
            <w:pPr>
              <w:rPr>
                <w:rFonts w:ascii="標楷體" w:eastAsia="標楷體" w:hAnsi="標楷體"/>
                <w:sz w:val="22"/>
                <w:szCs w:val="22"/>
              </w:rPr>
            </w:pPr>
            <w:r>
              <w:rPr>
                <w:rFonts w:ascii="標楷體" w:eastAsia="標楷體" w:hAnsi="標楷體" w:hint="eastAsia"/>
                <w:sz w:val="22"/>
                <w:szCs w:val="22"/>
              </w:rPr>
              <w:t>2025/06/30</w:t>
            </w:r>
          </w:p>
        </w:tc>
      </w:tr>
    </w:tbl>
    <w:p w14:paraId="4A2BB6A9" w14:textId="77777777" w:rsidR="003F2418" w:rsidRDefault="003F2418" w:rsidP="003F2418">
      <w:pPr>
        <w:spacing w:line="360" w:lineRule="exact"/>
        <w:ind w:left="960"/>
        <w:jc w:val="both"/>
        <w:rPr>
          <w:rFonts w:eastAsia="標楷體"/>
        </w:rPr>
      </w:pPr>
    </w:p>
    <w:p w14:paraId="0A0B56B4" w14:textId="77777777" w:rsidR="003F2418" w:rsidRDefault="003F2418" w:rsidP="00B213FE">
      <w:pPr>
        <w:pStyle w:val="aff9"/>
        <w:numPr>
          <w:ilvl w:val="0"/>
          <w:numId w:val="84"/>
        </w:numPr>
        <w:spacing w:line="360" w:lineRule="exact"/>
        <w:ind w:leftChars="0" w:left="567" w:hanging="567"/>
        <w:jc w:val="both"/>
        <w:rPr>
          <w:rFonts w:eastAsia="標楷體"/>
          <w:b/>
          <w:bCs/>
        </w:rPr>
      </w:pPr>
      <w:r>
        <w:rPr>
          <w:rFonts w:eastAsia="標楷體"/>
          <w:b/>
          <w:bCs/>
        </w:rPr>
        <w:t>2</w:t>
      </w:r>
      <w:r>
        <w:rPr>
          <w:rFonts w:eastAsia="標楷體" w:hint="eastAsia"/>
          <w:b/>
          <w:bCs/>
        </w:rPr>
        <w:t>月工作重點</w:t>
      </w:r>
      <w:r>
        <w:rPr>
          <w:rFonts w:eastAsia="標楷體"/>
          <w:b/>
          <w:bCs/>
        </w:rPr>
        <w:t>(2</w:t>
      </w:r>
      <w:r>
        <w:rPr>
          <w:rFonts w:eastAsia="標楷體" w:hint="eastAsia"/>
          <w:b/>
          <w:bCs/>
        </w:rPr>
        <w:t>月</w:t>
      </w:r>
      <w:r>
        <w:rPr>
          <w:rFonts w:eastAsia="標楷體"/>
          <w:b/>
          <w:bCs/>
        </w:rPr>
        <w:t>1</w:t>
      </w:r>
      <w:r>
        <w:rPr>
          <w:rFonts w:eastAsia="標楷體" w:hint="eastAsia"/>
          <w:b/>
          <w:bCs/>
        </w:rPr>
        <w:t>日至</w:t>
      </w:r>
      <w:r>
        <w:rPr>
          <w:rFonts w:eastAsia="標楷體"/>
          <w:b/>
          <w:bCs/>
        </w:rPr>
        <w:t>2</w:t>
      </w:r>
      <w:r>
        <w:rPr>
          <w:rFonts w:eastAsia="標楷體" w:hint="eastAsia"/>
          <w:b/>
          <w:bCs/>
        </w:rPr>
        <w:t>月</w:t>
      </w:r>
      <w:r>
        <w:rPr>
          <w:rFonts w:eastAsia="標楷體"/>
          <w:b/>
          <w:bCs/>
        </w:rPr>
        <w:t>28</w:t>
      </w:r>
      <w:r>
        <w:rPr>
          <w:rFonts w:eastAsia="標楷體" w:hint="eastAsia"/>
          <w:b/>
          <w:bCs/>
        </w:rPr>
        <w:t>日</w:t>
      </w:r>
      <w:r>
        <w:rPr>
          <w:rFonts w:eastAsia="標楷體"/>
          <w:b/>
          <w:bCs/>
        </w:rPr>
        <w:t>)</w:t>
      </w:r>
    </w:p>
    <w:p w14:paraId="7009DAAE" w14:textId="77777777" w:rsidR="003F2418" w:rsidRDefault="003F2418" w:rsidP="00B213FE">
      <w:pPr>
        <w:pStyle w:val="aff9"/>
        <w:numPr>
          <w:ilvl w:val="1"/>
          <w:numId w:val="84"/>
        </w:numPr>
        <w:spacing w:line="360" w:lineRule="exact"/>
        <w:ind w:leftChars="0"/>
        <w:jc w:val="both"/>
        <w:rPr>
          <w:rFonts w:eastAsia="標楷體"/>
        </w:rPr>
      </w:pPr>
      <w:r>
        <w:rPr>
          <w:rFonts w:eastAsia="標楷體" w:hint="eastAsia"/>
        </w:rPr>
        <w:t>業務報告</w:t>
      </w:r>
    </w:p>
    <w:p w14:paraId="02E01B83" w14:textId="35786C2C" w:rsidR="003F2418" w:rsidRPr="003F2418" w:rsidRDefault="003F2418" w:rsidP="00B213FE">
      <w:pPr>
        <w:pStyle w:val="aff9"/>
        <w:numPr>
          <w:ilvl w:val="2"/>
          <w:numId w:val="23"/>
        </w:numPr>
        <w:ind w:leftChars="0"/>
        <w:rPr>
          <w:rFonts w:ascii="標楷體" w:eastAsia="標楷體" w:hAnsi="標楷體"/>
        </w:rPr>
      </w:pPr>
      <w:r w:rsidRPr="003F2418">
        <w:rPr>
          <w:rFonts w:ascii="標楷體" w:eastAsia="標楷體" w:hAnsi="標楷體" w:hint="eastAsia"/>
        </w:rPr>
        <w:lastRenderedPageBreak/>
        <w:t>教育競賽、成果展示、科學講座等推廣活動</w:t>
      </w:r>
    </w:p>
    <w:p w14:paraId="6A8C1201" w14:textId="77777777" w:rsidR="003F2418" w:rsidRPr="003F2418" w:rsidRDefault="003F2418" w:rsidP="00B213FE">
      <w:pPr>
        <w:pStyle w:val="aff9"/>
        <w:numPr>
          <w:ilvl w:val="3"/>
          <w:numId w:val="23"/>
        </w:numPr>
        <w:spacing w:line="360" w:lineRule="exact"/>
        <w:ind w:leftChars="0"/>
        <w:rPr>
          <w:rFonts w:eastAsia="標楷體"/>
        </w:rPr>
      </w:pPr>
      <w:r w:rsidRPr="003F2418">
        <w:rPr>
          <w:rFonts w:eastAsia="標楷體" w:hint="eastAsia"/>
        </w:rPr>
        <w:t>永續能源創意實作競賽及計畫成果展示計畫</w:t>
      </w:r>
    </w:p>
    <w:p w14:paraId="1A9BB105" w14:textId="77777777" w:rsidR="003F2418" w:rsidRPr="003F2418" w:rsidRDefault="003F2418" w:rsidP="00B213FE">
      <w:pPr>
        <w:pStyle w:val="aff9"/>
        <w:numPr>
          <w:ilvl w:val="0"/>
          <w:numId w:val="81"/>
        </w:numPr>
        <w:ind w:leftChars="0"/>
        <w:rPr>
          <w:rFonts w:eastAsia="標楷體"/>
        </w:rPr>
      </w:pPr>
      <w:r w:rsidRPr="003F2418">
        <w:rPr>
          <w:rFonts w:eastAsia="標楷體"/>
        </w:rPr>
        <w:t>113</w:t>
      </w:r>
      <w:r w:rsidRPr="003F2418">
        <w:rPr>
          <w:rFonts w:eastAsia="標楷體" w:hint="eastAsia"/>
        </w:rPr>
        <w:t>年度決賽得獎教育部獎狀，於本年</w:t>
      </w:r>
      <w:r w:rsidRPr="003F2418">
        <w:rPr>
          <w:rFonts w:eastAsia="標楷體"/>
        </w:rPr>
        <w:t>2</w:t>
      </w:r>
      <w:r w:rsidRPr="003F2418">
        <w:rPr>
          <w:rFonts w:eastAsia="標楷體" w:hint="eastAsia"/>
        </w:rPr>
        <w:t>月</w:t>
      </w:r>
      <w:r w:rsidRPr="003F2418">
        <w:rPr>
          <w:rFonts w:eastAsia="標楷體"/>
        </w:rPr>
        <w:t>10</w:t>
      </w:r>
      <w:r w:rsidRPr="003F2418">
        <w:rPr>
          <w:rFonts w:eastAsia="標楷體" w:hint="eastAsia"/>
        </w:rPr>
        <w:t>日提送至教育部用印；競賽成果集、成果專刊電子書擬於</w:t>
      </w:r>
      <w:r w:rsidRPr="003F2418">
        <w:rPr>
          <w:rFonts w:eastAsia="標楷體"/>
        </w:rPr>
        <w:t>2</w:t>
      </w:r>
      <w:r w:rsidRPr="003F2418">
        <w:rPr>
          <w:rFonts w:eastAsia="標楷體" w:hint="eastAsia"/>
        </w:rPr>
        <w:t>月下旬完成。</w:t>
      </w:r>
    </w:p>
    <w:p w14:paraId="61E2D293" w14:textId="77777777" w:rsidR="003F2418" w:rsidRPr="003F2418" w:rsidRDefault="003F2418" w:rsidP="00B213FE">
      <w:pPr>
        <w:pStyle w:val="aff9"/>
        <w:numPr>
          <w:ilvl w:val="0"/>
          <w:numId w:val="81"/>
        </w:numPr>
        <w:ind w:leftChars="0"/>
        <w:rPr>
          <w:rFonts w:eastAsia="標楷體"/>
        </w:rPr>
      </w:pPr>
      <w:r w:rsidRPr="003F2418">
        <w:rPr>
          <w:rFonts w:eastAsia="標楷體"/>
        </w:rPr>
        <w:t>114</w:t>
      </w:r>
      <w:r w:rsidRPr="003F2418">
        <w:rPr>
          <w:rFonts w:eastAsia="標楷體" w:hint="eastAsia"/>
        </w:rPr>
        <w:t>年度</w:t>
      </w:r>
    </w:p>
    <w:p w14:paraId="55B52F5D" w14:textId="77777777" w:rsidR="003F2418" w:rsidRPr="003F2418" w:rsidRDefault="003F2418" w:rsidP="00B213FE">
      <w:pPr>
        <w:pStyle w:val="aff9"/>
        <w:numPr>
          <w:ilvl w:val="1"/>
          <w:numId w:val="81"/>
        </w:numPr>
        <w:ind w:leftChars="0"/>
        <w:rPr>
          <w:rFonts w:eastAsia="標楷體"/>
        </w:rPr>
      </w:pPr>
      <w:r w:rsidRPr="003F2418">
        <w:rPr>
          <w:rFonts w:eastAsia="標楷體" w:hint="eastAsia"/>
        </w:rPr>
        <w:t>競賽辦法已於</w:t>
      </w:r>
      <w:r w:rsidRPr="003F2418">
        <w:rPr>
          <w:rFonts w:eastAsia="標楷體"/>
        </w:rPr>
        <w:t>2</w:t>
      </w:r>
      <w:r w:rsidRPr="003F2418">
        <w:rPr>
          <w:rFonts w:eastAsia="標楷體" w:hint="eastAsia"/>
        </w:rPr>
        <w:t>月</w:t>
      </w:r>
      <w:r w:rsidRPr="003F2418">
        <w:rPr>
          <w:rFonts w:eastAsia="標楷體"/>
        </w:rPr>
        <w:t>7</w:t>
      </w:r>
      <w:r w:rsidRPr="003F2418">
        <w:rPr>
          <w:rFonts w:eastAsia="標楷體" w:hint="eastAsia"/>
        </w:rPr>
        <w:t>日修正完畢後提交競賽辦法委員、教育部及計畫辦公室審查。</w:t>
      </w:r>
    </w:p>
    <w:p w14:paraId="22E6D416" w14:textId="77777777" w:rsidR="003F2418" w:rsidRPr="003F2418" w:rsidRDefault="003F2418" w:rsidP="00B213FE">
      <w:pPr>
        <w:pStyle w:val="aff9"/>
        <w:numPr>
          <w:ilvl w:val="1"/>
          <w:numId w:val="81"/>
        </w:numPr>
        <w:ind w:leftChars="0"/>
        <w:rPr>
          <w:rFonts w:eastAsia="標楷體"/>
        </w:rPr>
      </w:pPr>
      <w:r w:rsidRPr="003F2418">
        <w:rPr>
          <w:rFonts w:eastAsia="標楷體" w:hint="eastAsia"/>
        </w:rPr>
        <w:t>計</w:t>
      </w:r>
      <w:r w:rsidRPr="003F2418">
        <w:rPr>
          <w:rFonts w:ascii="標楷體" w:eastAsia="標楷體" w:hAnsi="標楷體" w:hint="eastAsia"/>
        </w:rPr>
        <w:t>畫書擬於2月中旬發文至教育部及計畫辦公室審查。</w:t>
      </w:r>
    </w:p>
    <w:p w14:paraId="0C63068B" w14:textId="77777777" w:rsidR="003F2418" w:rsidRPr="003F2418" w:rsidRDefault="003F2418" w:rsidP="00B213FE">
      <w:pPr>
        <w:pStyle w:val="aff9"/>
        <w:numPr>
          <w:ilvl w:val="3"/>
          <w:numId w:val="23"/>
        </w:numPr>
        <w:spacing w:line="360" w:lineRule="exact"/>
        <w:ind w:leftChars="0"/>
        <w:rPr>
          <w:rFonts w:ascii="標楷體" w:eastAsia="標楷體" w:hAnsi="標楷體"/>
        </w:rPr>
      </w:pPr>
      <w:r w:rsidRPr="003F2418">
        <w:rPr>
          <w:rFonts w:ascii="標楷體" w:eastAsia="標楷體" w:hAnsi="標楷體" w:hint="eastAsia"/>
        </w:rPr>
        <w:t>科技教育創意實作競賽及計畫成果展示計畫</w:t>
      </w:r>
    </w:p>
    <w:p w14:paraId="4DFEBEF6" w14:textId="77777777" w:rsidR="003F2418" w:rsidRPr="003F2418" w:rsidRDefault="003F2418" w:rsidP="00B213FE">
      <w:pPr>
        <w:pStyle w:val="aff9"/>
        <w:numPr>
          <w:ilvl w:val="4"/>
          <w:numId w:val="82"/>
        </w:numPr>
        <w:spacing w:line="360" w:lineRule="exact"/>
        <w:ind w:leftChars="0"/>
        <w:rPr>
          <w:rFonts w:ascii="標楷體" w:eastAsia="標楷體" w:hAnsi="標楷體"/>
        </w:rPr>
      </w:pPr>
      <w:r w:rsidRPr="003F2418">
        <w:rPr>
          <w:rFonts w:ascii="標楷體" w:eastAsia="標楷體" w:hAnsi="標楷體" w:hint="eastAsia"/>
        </w:rPr>
        <w:t>科技任務組初賽由本館辦理，本年度國小組報名47隊、國中組報名45隊;企劃書上傳至</w:t>
      </w:r>
      <w:r w:rsidRPr="003F2418">
        <w:rPr>
          <w:rFonts w:eastAsia="標楷體" w:hint="eastAsia"/>
        </w:rPr>
        <w:t>本年</w:t>
      </w:r>
      <w:r w:rsidRPr="003F2418">
        <w:rPr>
          <w:rFonts w:ascii="標楷體" w:eastAsia="標楷體" w:hAnsi="標楷體" w:hint="eastAsia"/>
        </w:rPr>
        <w:t>2月13日截止，預計於2月14日開始進行初賽審查，3月中旬召開初賽審查會議。</w:t>
      </w:r>
    </w:p>
    <w:p w14:paraId="40F0D39C" w14:textId="77777777" w:rsidR="003F2418" w:rsidRPr="003F2418" w:rsidRDefault="003F2418" w:rsidP="00B213FE">
      <w:pPr>
        <w:pStyle w:val="aff9"/>
        <w:numPr>
          <w:ilvl w:val="4"/>
          <w:numId w:val="82"/>
        </w:numPr>
        <w:spacing w:line="360" w:lineRule="exact"/>
        <w:ind w:leftChars="0"/>
        <w:rPr>
          <w:rFonts w:ascii="標楷體" w:eastAsia="標楷體" w:hAnsi="標楷體"/>
        </w:rPr>
      </w:pPr>
      <w:r w:rsidRPr="003F2418">
        <w:rPr>
          <w:rFonts w:ascii="標楷體" w:eastAsia="標楷體" w:hAnsi="標楷體" w:hint="eastAsia"/>
        </w:rPr>
        <w:t>資訊科技組決賽報名與上傳作品說明書於2月28日開始至3月14日止，示範賽說明會預計於3月中旬辦理，並於3月20日開始報名。</w:t>
      </w:r>
    </w:p>
    <w:p w14:paraId="71F2E541" w14:textId="77777777" w:rsidR="003F2418" w:rsidRPr="003F2418" w:rsidRDefault="003F2418" w:rsidP="00B213FE">
      <w:pPr>
        <w:pStyle w:val="aff9"/>
        <w:numPr>
          <w:ilvl w:val="4"/>
          <w:numId w:val="82"/>
        </w:numPr>
        <w:spacing w:line="360" w:lineRule="exact"/>
        <w:ind w:leftChars="0"/>
        <w:rPr>
          <w:rFonts w:ascii="標楷體" w:eastAsia="標楷體" w:hAnsi="標楷體"/>
        </w:rPr>
      </w:pPr>
      <w:r w:rsidRPr="003F2418">
        <w:rPr>
          <w:rFonts w:ascii="標楷體" w:eastAsia="標楷體" w:hAnsi="標楷體" w:hint="eastAsia"/>
        </w:rPr>
        <w:t>決賽評審委員名單經總計畫辦公室確認後，已於2月4日繳交給教育部國教署進行審查。</w:t>
      </w:r>
    </w:p>
    <w:p w14:paraId="0E51E9CC" w14:textId="77777777" w:rsidR="003F2418" w:rsidRPr="003F2418" w:rsidRDefault="003F2418" w:rsidP="00B213FE">
      <w:pPr>
        <w:pStyle w:val="aff9"/>
        <w:numPr>
          <w:ilvl w:val="4"/>
          <w:numId w:val="82"/>
        </w:numPr>
        <w:spacing w:line="360" w:lineRule="exact"/>
        <w:ind w:leftChars="0"/>
        <w:rPr>
          <w:rFonts w:ascii="標楷體" w:eastAsia="標楷體" w:hAnsi="標楷體"/>
        </w:rPr>
      </w:pPr>
      <w:r w:rsidRPr="003F2418">
        <w:rPr>
          <w:rFonts w:ascii="標楷體" w:eastAsia="標楷體" w:hAnsi="標楷體" w:hint="eastAsia"/>
        </w:rPr>
        <w:t>已於2月10日與本計畫採購案得標廠商進行第一次設計會議，初步修正主視覺，後續將送總計畫辦公室進行審查。</w:t>
      </w:r>
    </w:p>
    <w:p w14:paraId="43B43B1B" w14:textId="4077EA1F" w:rsidR="003F2418" w:rsidRPr="003F2418" w:rsidRDefault="003F2418" w:rsidP="00B213FE">
      <w:pPr>
        <w:pStyle w:val="aff9"/>
        <w:numPr>
          <w:ilvl w:val="4"/>
          <w:numId w:val="82"/>
        </w:numPr>
        <w:spacing w:line="360" w:lineRule="exact"/>
        <w:ind w:leftChars="0"/>
        <w:rPr>
          <w:rFonts w:ascii="標楷體" w:eastAsia="標楷體" w:hAnsi="標楷體"/>
        </w:rPr>
      </w:pPr>
      <w:r w:rsidRPr="003F2418">
        <w:rPr>
          <w:rFonts w:ascii="標楷體" w:eastAsia="標楷體" w:hAnsi="標楷體" w:hint="eastAsia"/>
        </w:rPr>
        <w:t>決賽及頒獎典禮將於4月13日於本館第1、2、3特展廳及B1圓形館舉行，預計將有500位師生參與當日活動。</w:t>
      </w:r>
    </w:p>
    <w:p w14:paraId="744C5D90" w14:textId="2EFCC108" w:rsidR="003F2418" w:rsidRDefault="003F2418" w:rsidP="00B213FE">
      <w:pPr>
        <w:pStyle w:val="aff9"/>
        <w:numPr>
          <w:ilvl w:val="2"/>
          <w:numId w:val="82"/>
        </w:numPr>
        <w:ind w:leftChars="0"/>
        <w:rPr>
          <w:rFonts w:ascii="標楷體" w:eastAsia="標楷體" w:hAnsi="標楷體"/>
        </w:rPr>
      </w:pPr>
      <w:r>
        <w:rPr>
          <w:rFonts w:ascii="標楷體" w:eastAsia="標楷體" w:hAnsi="標楷體" w:hint="eastAsia"/>
        </w:rPr>
        <w:t>教育課程及營隊等各項推廣教育活動</w:t>
      </w:r>
    </w:p>
    <w:p w14:paraId="30AE4697" w14:textId="77777777" w:rsidR="003F2418" w:rsidRDefault="003F2418" w:rsidP="00B213FE">
      <w:pPr>
        <w:pStyle w:val="aff9"/>
        <w:numPr>
          <w:ilvl w:val="3"/>
          <w:numId w:val="82"/>
        </w:numPr>
        <w:spacing w:line="360" w:lineRule="exact"/>
        <w:ind w:leftChars="0"/>
        <w:rPr>
          <w:rFonts w:ascii="標楷體" w:eastAsia="標楷體" w:hAnsi="標楷體"/>
        </w:rPr>
      </w:pPr>
      <w:r>
        <w:rPr>
          <w:rFonts w:ascii="標楷體" w:eastAsia="標楷體" w:hAnsi="標楷體" w:hint="eastAsia"/>
        </w:rPr>
        <w:t>創客工場課程</w:t>
      </w:r>
    </w:p>
    <w:p w14:paraId="28D6CA46" w14:textId="77777777" w:rsidR="003F2418" w:rsidRDefault="003F2418" w:rsidP="00B213FE">
      <w:pPr>
        <w:pStyle w:val="aff9"/>
        <w:numPr>
          <w:ilvl w:val="0"/>
          <w:numId w:val="83"/>
        </w:numPr>
        <w:spacing w:line="360" w:lineRule="exact"/>
        <w:ind w:leftChars="0"/>
        <w:jc w:val="both"/>
        <w:rPr>
          <w:rFonts w:ascii="標楷體" w:eastAsia="標楷體" w:hAnsi="標楷體"/>
        </w:rPr>
      </w:pPr>
      <w:r>
        <w:rPr>
          <w:rFonts w:ascii="標楷體" w:eastAsia="標楷體" w:hAnsi="標楷體" w:hint="eastAsia"/>
        </w:rPr>
        <w:t>本組規劃與英蓋爾精品洋酒公司合作辦理2梯次「威士忌品酒」夜間課程，每梯次2堂課，活動人數上限30人，課程費用2,900元，時程分別規劃於本年4月25-26日及5月2-3日，活動場地將於趣自造辦理。鑑於上述課程學員屬性，擬於本館科教報名系統及</w:t>
      </w:r>
      <w:proofErr w:type="spellStart"/>
      <w:r>
        <w:rPr>
          <w:rFonts w:ascii="標楷體" w:eastAsia="標楷體" w:hAnsi="標楷體" w:hint="eastAsia"/>
        </w:rPr>
        <w:t>Accupass</w:t>
      </w:r>
      <w:proofErr w:type="spellEnd"/>
      <w:r>
        <w:rPr>
          <w:rFonts w:ascii="標楷體" w:eastAsia="標楷體" w:hAnsi="標楷體" w:hint="eastAsia"/>
        </w:rPr>
        <w:t>活動通平台同時公告招生;相關規劃於2月11日簽核，奉核後即辦理行銷招生事宜。</w:t>
      </w:r>
    </w:p>
    <w:p w14:paraId="531ABAD7" w14:textId="77777777" w:rsidR="003F2418" w:rsidRPr="003F2418" w:rsidRDefault="003F2418" w:rsidP="00B213FE">
      <w:pPr>
        <w:pStyle w:val="aff9"/>
        <w:numPr>
          <w:ilvl w:val="0"/>
          <w:numId w:val="83"/>
        </w:numPr>
        <w:spacing w:line="360" w:lineRule="exact"/>
        <w:ind w:leftChars="0"/>
        <w:jc w:val="both"/>
        <w:rPr>
          <w:rFonts w:ascii="標楷體" w:eastAsia="標楷體" w:hAnsi="標楷體"/>
        </w:rPr>
      </w:pPr>
      <w:r w:rsidRPr="003F2418">
        <w:rPr>
          <w:rFonts w:ascii="標楷體" w:eastAsia="標楷體" w:hAnsi="標楷體" w:hint="eastAsia"/>
        </w:rPr>
        <w:t>夜間與樂齡課程</w:t>
      </w:r>
    </w:p>
    <w:p w14:paraId="437EBB06" w14:textId="77777777" w:rsidR="003F2418" w:rsidRPr="003F2418" w:rsidRDefault="003F2418" w:rsidP="00B213FE">
      <w:pPr>
        <w:pStyle w:val="aff9"/>
        <w:numPr>
          <w:ilvl w:val="1"/>
          <w:numId w:val="83"/>
        </w:numPr>
        <w:spacing w:line="360" w:lineRule="exact"/>
        <w:ind w:leftChars="0"/>
        <w:jc w:val="both"/>
        <w:rPr>
          <w:rFonts w:ascii="標楷體" w:eastAsia="標楷體" w:hAnsi="標楷體"/>
        </w:rPr>
      </w:pPr>
      <w:r w:rsidRPr="003F2418">
        <w:rPr>
          <w:rFonts w:ascii="標楷體" w:eastAsia="標楷體" w:hAnsi="標楷體" w:hint="eastAsia"/>
        </w:rPr>
        <w:t>3月課程:3月23日及3月30日虹吸式咖啡調飲課、3月29日創意琉璃飾品製作。</w:t>
      </w:r>
    </w:p>
    <w:p w14:paraId="6FD9A4C0" w14:textId="77777777" w:rsidR="003F2418" w:rsidRPr="003F2418" w:rsidRDefault="003F2418" w:rsidP="00B213FE">
      <w:pPr>
        <w:pStyle w:val="aff9"/>
        <w:numPr>
          <w:ilvl w:val="1"/>
          <w:numId w:val="83"/>
        </w:numPr>
        <w:spacing w:line="360" w:lineRule="exact"/>
        <w:ind w:leftChars="0"/>
        <w:jc w:val="both"/>
        <w:rPr>
          <w:rFonts w:ascii="標楷體" w:eastAsia="標楷體" w:hAnsi="標楷體"/>
        </w:rPr>
      </w:pPr>
      <w:r w:rsidRPr="003F2418">
        <w:rPr>
          <w:rFonts w:ascii="標楷體" w:eastAsia="標楷體" w:hAnsi="標楷體" w:hint="eastAsia"/>
        </w:rPr>
        <w:t>4月課程:4月5日兒童節活動-動物造型編織、4月12日創意琉璃飾品製作、4月16日木工筆製作、4月25-26日精品洋酒品酩課。</w:t>
      </w:r>
    </w:p>
    <w:p w14:paraId="0B925636" w14:textId="77777777" w:rsidR="003F2418" w:rsidRPr="003F2418" w:rsidRDefault="003F2418" w:rsidP="00B213FE">
      <w:pPr>
        <w:pStyle w:val="aff9"/>
        <w:numPr>
          <w:ilvl w:val="1"/>
          <w:numId w:val="83"/>
        </w:numPr>
        <w:spacing w:line="360" w:lineRule="exact"/>
        <w:ind w:leftChars="0"/>
        <w:jc w:val="both"/>
        <w:rPr>
          <w:rFonts w:ascii="標楷體" w:eastAsia="標楷體" w:hAnsi="標楷體"/>
        </w:rPr>
      </w:pPr>
      <w:r w:rsidRPr="003F2418">
        <w:rPr>
          <w:rFonts w:ascii="標楷體" w:eastAsia="標楷體" w:hAnsi="標楷體" w:hint="eastAsia"/>
        </w:rPr>
        <w:t>5月課程:5月2-3日精品洋酒品酩課、5月11日空氣鳳梨編織掛飾、5月17日木工筆製作。</w:t>
      </w:r>
    </w:p>
    <w:p w14:paraId="0801FDDC" w14:textId="77777777" w:rsidR="003F2418" w:rsidRPr="003F2418" w:rsidRDefault="003F2418" w:rsidP="00B213FE">
      <w:pPr>
        <w:pStyle w:val="aff9"/>
        <w:numPr>
          <w:ilvl w:val="3"/>
          <w:numId w:val="82"/>
        </w:numPr>
        <w:spacing w:line="360" w:lineRule="exact"/>
        <w:ind w:leftChars="0"/>
        <w:rPr>
          <w:rFonts w:ascii="標楷體" w:eastAsia="標楷體" w:hAnsi="標楷體"/>
        </w:rPr>
      </w:pPr>
      <w:r w:rsidRPr="003F2418">
        <w:rPr>
          <w:rFonts w:ascii="標楷體" w:eastAsia="標楷體" w:hAnsi="標楷體" w:hint="eastAsia"/>
        </w:rPr>
        <w:t>228連假活動(</w:t>
      </w:r>
      <w:r w:rsidRPr="003F2418">
        <w:rPr>
          <w:rFonts w:eastAsia="標楷體" w:hint="eastAsia"/>
        </w:rPr>
        <w:t>本年</w:t>
      </w:r>
      <w:r w:rsidRPr="003F2418">
        <w:rPr>
          <w:rFonts w:ascii="標楷體" w:eastAsia="標楷體" w:hAnsi="標楷體" w:hint="eastAsia"/>
        </w:rPr>
        <w:t>2月28日至3月2日)將規劃「</w:t>
      </w:r>
      <w:r w:rsidRPr="003F2418">
        <w:rPr>
          <w:rFonts w:ascii="標楷體" w:eastAsia="標楷體" w:hAnsi="標楷體" w:cs="Tahoma" w:hint="eastAsia"/>
          <w:shd w:val="clear" w:color="auto" w:fill="FFFFFF"/>
        </w:rPr>
        <w:t>雙語轉動科學大闖關</w:t>
      </w:r>
      <w:r w:rsidRPr="003F2418">
        <w:rPr>
          <w:rFonts w:ascii="標楷體" w:eastAsia="標楷體" w:hAnsi="標楷體" w:hint="eastAsia"/>
        </w:rPr>
        <w:t>」活動，活動地點於一樓大廳辦理，目前持續進行當日工作人員、志工招募及教育訓練。</w:t>
      </w:r>
    </w:p>
    <w:p w14:paraId="4F7482CA" w14:textId="77777777" w:rsidR="003F2418" w:rsidRDefault="003F2418" w:rsidP="00B213FE">
      <w:pPr>
        <w:pStyle w:val="aff9"/>
        <w:numPr>
          <w:ilvl w:val="2"/>
          <w:numId w:val="82"/>
        </w:numPr>
        <w:spacing w:line="360" w:lineRule="exact"/>
        <w:ind w:leftChars="0"/>
        <w:jc w:val="both"/>
        <w:rPr>
          <w:rFonts w:ascii="標楷體" w:eastAsia="標楷體" w:hAnsi="標楷體"/>
        </w:rPr>
      </w:pPr>
      <w:r>
        <w:rPr>
          <w:rFonts w:eastAsia="標楷體" w:hint="eastAsia"/>
        </w:rPr>
        <w:t>科普傳播</w:t>
      </w:r>
      <w:r>
        <w:rPr>
          <w:rFonts w:eastAsia="標楷體"/>
        </w:rPr>
        <w:t>Podcast</w:t>
      </w:r>
      <w:r>
        <w:rPr>
          <w:rFonts w:eastAsia="標楷體" w:hint="eastAsia"/>
        </w:rPr>
        <w:t>「科工</w:t>
      </w:r>
      <w:r>
        <w:rPr>
          <w:rFonts w:eastAsia="標楷體"/>
        </w:rPr>
        <w:t>chill</w:t>
      </w:r>
      <w:r>
        <w:rPr>
          <w:rFonts w:eastAsia="標楷體" w:hint="eastAsia"/>
        </w:rPr>
        <w:t>嗨嗨」</w:t>
      </w:r>
    </w:p>
    <w:p w14:paraId="43CA5D1E" w14:textId="77777777" w:rsidR="003F2418" w:rsidRPr="003F2418" w:rsidRDefault="003F2418" w:rsidP="00B213FE">
      <w:pPr>
        <w:pStyle w:val="aff9"/>
        <w:numPr>
          <w:ilvl w:val="3"/>
          <w:numId w:val="82"/>
        </w:numPr>
        <w:spacing w:line="360" w:lineRule="exact"/>
        <w:ind w:leftChars="0"/>
        <w:rPr>
          <w:rFonts w:eastAsia="標楷體"/>
        </w:rPr>
      </w:pPr>
      <w:r w:rsidRPr="003F2418">
        <w:rPr>
          <w:rFonts w:eastAsia="標楷體" w:hint="eastAsia"/>
        </w:rPr>
        <w:t>本年</w:t>
      </w:r>
      <w:r w:rsidRPr="003F2418">
        <w:rPr>
          <w:rFonts w:eastAsia="標楷體"/>
        </w:rPr>
        <w:t>2</w:t>
      </w:r>
      <w:r w:rsidRPr="003F2418">
        <w:rPr>
          <w:rFonts w:eastAsia="標楷體" w:hint="eastAsia"/>
        </w:rPr>
        <w:t>月</w:t>
      </w:r>
      <w:r w:rsidRPr="003F2418">
        <w:rPr>
          <w:rFonts w:eastAsia="標楷體"/>
        </w:rPr>
        <w:t>13</w:t>
      </w:r>
      <w:r w:rsidRPr="003F2418">
        <w:rPr>
          <w:rFonts w:eastAsia="標楷體" w:hint="eastAsia"/>
        </w:rPr>
        <w:t>日將邀請國立高雄師範大學科學教育暨環境教育研究所沈明勳助理教授錄製「數學科普教育」主題節目，本集預定將於</w:t>
      </w:r>
      <w:r w:rsidRPr="003F2418">
        <w:rPr>
          <w:rFonts w:eastAsia="標楷體"/>
        </w:rPr>
        <w:t>3</w:t>
      </w:r>
      <w:r w:rsidRPr="003F2418">
        <w:rPr>
          <w:rFonts w:eastAsia="標楷體" w:hint="eastAsia"/>
        </w:rPr>
        <w:t>月</w:t>
      </w:r>
      <w:r w:rsidRPr="003F2418">
        <w:rPr>
          <w:rFonts w:eastAsia="標楷體"/>
        </w:rPr>
        <w:t>14</w:t>
      </w:r>
      <w:r w:rsidRPr="003F2418">
        <w:rPr>
          <w:rFonts w:eastAsia="標楷體" w:hint="eastAsia"/>
        </w:rPr>
        <w:t>日上架。</w:t>
      </w:r>
    </w:p>
    <w:p w14:paraId="45632AA7" w14:textId="77777777" w:rsidR="003F2418" w:rsidRPr="003F2418" w:rsidRDefault="003F2418" w:rsidP="00B213FE">
      <w:pPr>
        <w:pStyle w:val="aff9"/>
        <w:numPr>
          <w:ilvl w:val="3"/>
          <w:numId w:val="82"/>
        </w:numPr>
        <w:spacing w:line="360" w:lineRule="exact"/>
        <w:ind w:leftChars="0"/>
        <w:rPr>
          <w:rFonts w:eastAsia="標楷體"/>
        </w:rPr>
      </w:pPr>
      <w:r w:rsidRPr="003F2418">
        <w:rPr>
          <w:rFonts w:eastAsia="標楷體"/>
        </w:rPr>
        <w:lastRenderedPageBreak/>
        <w:t>2</w:t>
      </w:r>
      <w:r w:rsidRPr="003F2418">
        <w:rPr>
          <w:rFonts w:eastAsia="標楷體" w:hint="eastAsia"/>
        </w:rPr>
        <w:t>月</w:t>
      </w:r>
      <w:r w:rsidRPr="003F2418">
        <w:rPr>
          <w:rFonts w:eastAsia="標楷體"/>
        </w:rPr>
        <w:t>14</w:t>
      </w:r>
      <w:r w:rsidRPr="003F2418">
        <w:rPr>
          <w:rFonts w:eastAsia="標楷體" w:hint="eastAsia"/>
        </w:rPr>
        <w:t>日配合特展宣傳預定上架「星動時刻•量測傳說</w:t>
      </w:r>
      <w:r w:rsidRPr="003F2418">
        <w:rPr>
          <w:rFonts w:eastAsia="標楷體"/>
        </w:rPr>
        <w:t>-</w:t>
      </w:r>
      <w:r w:rsidRPr="003F2418">
        <w:rPr>
          <w:rFonts w:eastAsia="標楷體" w:hint="eastAsia"/>
        </w:rPr>
        <w:t>量測萬物與星座的探索之旅」主題節目，主講者為展示組洪煌凱助理研究員。</w:t>
      </w:r>
    </w:p>
    <w:p w14:paraId="086831F2" w14:textId="77777777" w:rsidR="003F2418" w:rsidRPr="003F2418" w:rsidRDefault="003F2418" w:rsidP="00B213FE">
      <w:pPr>
        <w:pStyle w:val="aff9"/>
        <w:numPr>
          <w:ilvl w:val="3"/>
          <w:numId w:val="82"/>
        </w:numPr>
        <w:spacing w:line="360" w:lineRule="exact"/>
        <w:ind w:leftChars="0"/>
        <w:rPr>
          <w:rFonts w:eastAsia="標楷體"/>
        </w:rPr>
      </w:pPr>
      <w:r w:rsidRPr="003F2418">
        <w:rPr>
          <w:rFonts w:eastAsia="標楷體"/>
        </w:rPr>
        <w:t>2</w:t>
      </w:r>
      <w:r w:rsidRPr="003F2418">
        <w:rPr>
          <w:rFonts w:eastAsia="標楷體" w:hint="eastAsia"/>
        </w:rPr>
        <w:t>月</w:t>
      </w:r>
      <w:r w:rsidRPr="003F2418">
        <w:rPr>
          <w:rFonts w:eastAsia="標楷體"/>
        </w:rPr>
        <w:t>17</w:t>
      </w:r>
      <w:r w:rsidRPr="003F2418">
        <w:rPr>
          <w:rFonts w:eastAsia="標楷體" w:hint="eastAsia"/>
        </w:rPr>
        <w:t>日將邀請國家災害防救科技中心陳昭安專案助理研究員錄製「氣候任性‧臺灣韌性</w:t>
      </w:r>
      <w:r w:rsidRPr="003F2418">
        <w:rPr>
          <w:rFonts w:eastAsia="標楷體"/>
        </w:rPr>
        <w:t>-</w:t>
      </w:r>
      <w:r w:rsidRPr="003F2418">
        <w:rPr>
          <w:rFonts w:eastAsia="標楷體" w:hint="eastAsia"/>
        </w:rPr>
        <w:t>高溫篇」主題節目。</w:t>
      </w:r>
    </w:p>
    <w:p w14:paraId="2050CC42" w14:textId="77777777" w:rsidR="003F2418" w:rsidRPr="003F2418" w:rsidRDefault="003F2418" w:rsidP="00B213FE">
      <w:pPr>
        <w:pStyle w:val="aff9"/>
        <w:numPr>
          <w:ilvl w:val="3"/>
          <w:numId w:val="82"/>
        </w:numPr>
        <w:spacing w:line="360" w:lineRule="exact"/>
        <w:ind w:leftChars="0"/>
        <w:jc w:val="both"/>
        <w:rPr>
          <w:rFonts w:eastAsia="標楷體"/>
        </w:rPr>
      </w:pPr>
      <w:r w:rsidRPr="003F2418">
        <w:rPr>
          <w:rFonts w:eastAsia="標楷體"/>
        </w:rPr>
        <w:t>2</w:t>
      </w:r>
      <w:r w:rsidRPr="003F2418">
        <w:rPr>
          <w:rFonts w:eastAsia="標楷體" w:hint="eastAsia"/>
        </w:rPr>
        <w:t>月</w:t>
      </w:r>
      <w:r w:rsidRPr="003F2418">
        <w:rPr>
          <w:rFonts w:eastAsia="標楷體"/>
        </w:rPr>
        <w:t>28</w:t>
      </w:r>
      <w:r w:rsidRPr="003F2418">
        <w:rPr>
          <w:rFonts w:eastAsia="標楷體" w:hint="eastAsia"/>
        </w:rPr>
        <w:t>日預定上架「蛇與自然」主題節目，主講者為國立屏東科技大學生物科技系蔡添順教授。</w:t>
      </w:r>
    </w:p>
    <w:p w14:paraId="56B8D46B" w14:textId="77777777" w:rsidR="003F2418" w:rsidRDefault="003F2418" w:rsidP="00B213FE">
      <w:pPr>
        <w:pStyle w:val="aff9"/>
        <w:numPr>
          <w:ilvl w:val="2"/>
          <w:numId w:val="82"/>
        </w:numPr>
        <w:spacing w:line="360" w:lineRule="exact"/>
        <w:ind w:leftChars="0"/>
        <w:jc w:val="both"/>
        <w:rPr>
          <w:rFonts w:eastAsia="標楷體"/>
        </w:rPr>
      </w:pPr>
      <w:r w:rsidRPr="003F2418">
        <w:rPr>
          <w:rFonts w:eastAsia="標楷體" w:hint="eastAsia"/>
        </w:rPr>
        <w:t>本組刻正草擬中之</w:t>
      </w:r>
      <w:r w:rsidRPr="003F2418">
        <w:rPr>
          <w:rFonts w:ascii="標楷體" w:eastAsia="標楷體" w:hAnsi="標楷體" w:hint="eastAsia"/>
        </w:rPr>
        <w:t>「</w:t>
      </w:r>
      <w:r w:rsidRPr="003F2418">
        <w:rPr>
          <w:rFonts w:eastAsia="標楷體" w:hint="eastAsia"/>
        </w:rPr>
        <w:t>國立科學工藝博物館推廣教育審議小組設置及作業要點</w:t>
      </w:r>
      <w:r w:rsidRPr="003F2418">
        <w:rPr>
          <w:rFonts w:eastAsia="標楷體"/>
        </w:rPr>
        <w:t>(</w:t>
      </w:r>
      <w:r w:rsidRPr="003F2418">
        <w:rPr>
          <w:rFonts w:eastAsia="標楷體" w:hint="eastAsia"/>
        </w:rPr>
        <w:t>草案</w:t>
      </w:r>
      <w:r w:rsidRPr="003F2418">
        <w:rPr>
          <w:rFonts w:eastAsia="標楷體"/>
        </w:rPr>
        <w:t>)</w:t>
      </w:r>
      <w:r w:rsidRPr="003F2418">
        <w:rPr>
          <w:rFonts w:ascii="標楷體" w:eastAsia="標楷體" w:hAnsi="標楷體" w:hint="eastAsia"/>
        </w:rPr>
        <w:t>」</w:t>
      </w:r>
      <w:r w:rsidRPr="003F2418">
        <w:rPr>
          <w:rFonts w:eastAsia="標楷體" w:hint="eastAsia"/>
        </w:rPr>
        <w:t>及作業程序說明表，已於本年</w:t>
      </w:r>
      <w:r w:rsidRPr="003F2418">
        <w:rPr>
          <w:rFonts w:eastAsia="標楷體"/>
        </w:rPr>
        <w:t>2</w:t>
      </w:r>
      <w:r w:rsidRPr="003F2418">
        <w:rPr>
          <w:rFonts w:eastAsia="標楷體" w:hint="eastAsia"/>
        </w:rPr>
        <w:t>月</w:t>
      </w:r>
      <w:r w:rsidRPr="003F2418">
        <w:rPr>
          <w:rFonts w:eastAsia="標楷體"/>
        </w:rPr>
        <w:t>5</w:t>
      </w:r>
      <w:r w:rsidRPr="003F2418">
        <w:rPr>
          <w:rFonts w:eastAsia="標楷體" w:hint="eastAsia"/>
        </w:rPr>
        <w:t>日向館長面報，並依面報鈞長指示事項再調整草案內容，目前已請本組相關同仁進行檢視審議作業程序說明表及提出修改建議，期能使將來執行時更易理解及操作。</w:t>
      </w:r>
    </w:p>
    <w:p w14:paraId="0BBA01EA" w14:textId="77777777" w:rsidR="003F2418" w:rsidRDefault="003F2418" w:rsidP="00B213FE">
      <w:pPr>
        <w:pStyle w:val="aff9"/>
        <w:numPr>
          <w:ilvl w:val="2"/>
          <w:numId w:val="82"/>
        </w:numPr>
        <w:spacing w:line="360" w:lineRule="exact"/>
        <w:ind w:leftChars="0"/>
        <w:jc w:val="both"/>
        <w:rPr>
          <w:rFonts w:eastAsia="標楷體"/>
        </w:rPr>
      </w:pPr>
      <w:r>
        <w:rPr>
          <w:rFonts w:ascii="標楷體" w:eastAsia="標楷體" w:hAnsi="標楷體" w:hint="eastAsia"/>
        </w:rPr>
        <w:t>114年度暑假暨 115 年度寒假國立社教機構及文化機構聯合行銷工作小組研商會議於本年2月7日召開，本組於會議中提出本年度宣導品設計雛形三式，包含三角龍、滄龍及翼手龍，並說明各款式可能作動方式之設計，另於2月6日提供本館負責之聯合行銷計畫書初稿內容。</w:t>
      </w:r>
    </w:p>
    <w:p w14:paraId="79E816D7" w14:textId="77777777" w:rsidR="003F2418" w:rsidRPr="003F2418" w:rsidRDefault="003F2418" w:rsidP="00B213FE">
      <w:pPr>
        <w:pStyle w:val="aff9"/>
        <w:numPr>
          <w:ilvl w:val="2"/>
          <w:numId w:val="82"/>
        </w:numPr>
        <w:spacing w:line="360" w:lineRule="exact"/>
        <w:ind w:leftChars="0"/>
        <w:jc w:val="both"/>
        <w:rPr>
          <w:rFonts w:eastAsia="標楷體"/>
        </w:rPr>
      </w:pPr>
      <w:r w:rsidRPr="003F2418">
        <w:rPr>
          <w:rFonts w:eastAsia="標楷體" w:hint="eastAsia"/>
        </w:rPr>
        <w:t>教育部函文所屬社教館所規劃部分補助辦理原住民族教育活動及相關展品設計計畫申請案</w:t>
      </w:r>
    </w:p>
    <w:p w14:paraId="57C13615" w14:textId="77777777" w:rsidR="003F2418" w:rsidRPr="003F2418" w:rsidRDefault="003F2418" w:rsidP="00B213FE">
      <w:pPr>
        <w:pStyle w:val="aff9"/>
        <w:numPr>
          <w:ilvl w:val="3"/>
          <w:numId w:val="82"/>
        </w:numPr>
        <w:spacing w:line="360" w:lineRule="exact"/>
        <w:ind w:leftChars="0"/>
        <w:jc w:val="both"/>
        <w:rPr>
          <w:rFonts w:eastAsia="標楷體"/>
        </w:rPr>
      </w:pPr>
      <w:r w:rsidRPr="003F2418">
        <w:rPr>
          <w:rFonts w:eastAsia="標楷體" w:hint="eastAsia"/>
        </w:rPr>
        <w:t>本案館所提案以新台幣</w:t>
      </w:r>
      <w:r w:rsidRPr="003F2418">
        <w:rPr>
          <w:rFonts w:eastAsia="標楷體"/>
        </w:rPr>
        <w:t>350</w:t>
      </w:r>
      <w:r w:rsidRPr="003F2418">
        <w:rPr>
          <w:rFonts w:eastAsia="標楷體" w:hint="eastAsia"/>
        </w:rPr>
        <w:t>萬元為上限，部分補助上限</w:t>
      </w:r>
      <w:r w:rsidRPr="003F2418">
        <w:rPr>
          <w:rFonts w:eastAsia="標楷體"/>
        </w:rPr>
        <w:t>80%</w:t>
      </w:r>
      <w:r w:rsidRPr="003F2418">
        <w:rPr>
          <w:rFonts w:eastAsia="標楷體" w:hint="eastAsia"/>
        </w:rPr>
        <w:t>為上限，經常門與資本門比例以</w:t>
      </w:r>
      <w:r w:rsidRPr="003F2418">
        <w:rPr>
          <w:rFonts w:eastAsia="標楷體"/>
        </w:rPr>
        <w:t>8:2</w:t>
      </w:r>
      <w:r w:rsidRPr="003F2418">
        <w:rPr>
          <w:rFonts w:eastAsia="標楷體" w:hint="eastAsia"/>
        </w:rPr>
        <w:t>為原則，並於本年</w:t>
      </w:r>
      <w:r w:rsidRPr="003F2418">
        <w:rPr>
          <w:rFonts w:eastAsia="標楷體"/>
        </w:rPr>
        <w:t>2</w:t>
      </w:r>
      <w:r w:rsidRPr="003F2418">
        <w:rPr>
          <w:rFonts w:eastAsia="標楷體" w:hint="eastAsia"/>
        </w:rPr>
        <w:t>月</w:t>
      </w:r>
      <w:r w:rsidRPr="003F2418">
        <w:rPr>
          <w:rFonts w:eastAsia="標楷體"/>
        </w:rPr>
        <w:t>27</w:t>
      </w:r>
      <w:r w:rsidRPr="003F2418">
        <w:rPr>
          <w:rFonts w:eastAsia="標楷體" w:hint="eastAsia"/>
        </w:rPr>
        <w:t>日前函報計畫書及申請表。</w:t>
      </w:r>
    </w:p>
    <w:p w14:paraId="2A44A6C3" w14:textId="77777777" w:rsidR="003F2418" w:rsidRPr="003F2418" w:rsidRDefault="003F2418" w:rsidP="00B213FE">
      <w:pPr>
        <w:pStyle w:val="aff9"/>
        <w:numPr>
          <w:ilvl w:val="3"/>
          <w:numId w:val="82"/>
        </w:numPr>
        <w:spacing w:line="360" w:lineRule="exact"/>
        <w:ind w:leftChars="0"/>
        <w:jc w:val="both"/>
        <w:rPr>
          <w:rFonts w:eastAsia="標楷體"/>
        </w:rPr>
      </w:pPr>
      <w:r w:rsidRPr="003F2418">
        <w:rPr>
          <w:rFonts w:eastAsia="標楷體" w:hint="eastAsia"/>
        </w:rPr>
        <w:t>本組擬簽核由本組主辦、及請展示組協辦提出計畫申請書，預定規劃原住民族文化與科學智慧轉譯為能互動操作的教具及材料包學習資源，並整合本館年度活動辦理多元的科普展演、體驗、市集、實作及營隊活動，促進國人對原住民文化與科學智慧之理解，提升全民對原住民文化與科學智慧的素養。</w:t>
      </w:r>
    </w:p>
    <w:p w14:paraId="26BE463B" w14:textId="77777777" w:rsidR="003F2418" w:rsidRDefault="003F2418" w:rsidP="00B213FE">
      <w:pPr>
        <w:pStyle w:val="aff9"/>
        <w:numPr>
          <w:ilvl w:val="0"/>
          <w:numId w:val="84"/>
        </w:numPr>
        <w:spacing w:line="360" w:lineRule="exact"/>
        <w:ind w:leftChars="0"/>
        <w:jc w:val="both"/>
        <w:rPr>
          <w:rFonts w:eastAsia="標楷體"/>
          <w:b/>
          <w:bCs/>
        </w:rPr>
      </w:pPr>
      <w:r>
        <w:rPr>
          <w:rFonts w:eastAsia="標楷體" w:hint="eastAsia"/>
          <w:b/>
          <w:bCs/>
        </w:rPr>
        <w:t>業務會報決議辦理情形</w:t>
      </w:r>
      <w:r>
        <w:rPr>
          <w:rFonts w:eastAsia="標楷體"/>
          <w:b/>
          <w:bCs/>
        </w:rPr>
        <w:t>(</w:t>
      </w:r>
      <w:r>
        <w:rPr>
          <w:rFonts w:eastAsia="標楷體" w:hint="eastAsia"/>
          <w:b/>
          <w:bCs/>
        </w:rPr>
        <w:t>無</w:t>
      </w:r>
      <w:r>
        <w:rPr>
          <w:rFonts w:eastAsia="標楷體"/>
          <w:b/>
          <w:bCs/>
        </w:rPr>
        <w:t>)</w:t>
      </w:r>
    </w:p>
    <w:p w14:paraId="6C991288" w14:textId="77777777" w:rsidR="003F2418" w:rsidRDefault="003F2418" w:rsidP="00B213FE">
      <w:pPr>
        <w:pStyle w:val="aff9"/>
        <w:numPr>
          <w:ilvl w:val="0"/>
          <w:numId w:val="84"/>
        </w:numPr>
        <w:spacing w:line="360" w:lineRule="exact"/>
        <w:ind w:leftChars="0"/>
        <w:jc w:val="both"/>
        <w:rPr>
          <w:rFonts w:eastAsia="標楷體"/>
          <w:b/>
          <w:bCs/>
        </w:rPr>
      </w:pPr>
      <w:r>
        <w:rPr>
          <w:rFonts w:eastAsia="標楷體" w:hint="eastAsia"/>
          <w:b/>
          <w:bCs/>
        </w:rPr>
        <w:t>專案報告事項</w:t>
      </w:r>
      <w:r>
        <w:rPr>
          <w:rFonts w:eastAsia="標楷體"/>
          <w:b/>
          <w:bCs/>
        </w:rPr>
        <w:t>(</w:t>
      </w:r>
      <w:r>
        <w:rPr>
          <w:rFonts w:eastAsia="標楷體" w:hint="eastAsia"/>
          <w:b/>
          <w:bCs/>
        </w:rPr>
        <w:t>無</w:t>
      </w:r>
      <w:r>
        <w:rPr>
          <w:rFonts w:eastAsia="標楷體"/>
          <w:b/>
          <w:bCs/>
        </w:rPr>
        <w:t>)</w:t>
      </w:r>
    </w:p>
    <w:p w14:paraId="54B1DAD2" w14:textId="4768E816" w:rsidR="000111D4" w:rsidRPr="00CE1DB5" w:rsidRDefault="003F2418" w:rsidP="00B213FE">
      <w:pPr>
        <w:numPr>
          <w:ilvl w:val="0"/>
          <w:numId w:val="84"/>
        </w:numPr>
        <w:spacing w:line="360" w:lineRule="exact"/>
        <w:jc w:val="both"/>
        <w:rPr>
          <w:rFonts w:eastAsia="標楷體"/>
          <w:b/>
          <w:bCs/>
        </w:rPr>
      </w:pPr>
      <w:r>
        <w:rPr>
          <w:rFonts w:eastAsia="標楷體" w:hint="eastAsia"/>
          <w:b/>
          <w:bCs/>
        </w:rPr>
        <w:t>其他</w:t>
      </w:r>
      <w:r>
        <w:rPr>
          <w:rFonts w:eastAsia="標楷體"/>
          <w:b/>
          <w:bCs/>
        </w:rPr>
        <w:t>(</w:t>
      </w:r>
      <w:r>
        <w:rPr>
          <w:rFonts w:eastAsia="標楷體" w:hint="eastAsia"/>
          <w:b/>
          <w:bCs/>
        </w:rPr>
        <w:t>待協調事項</w:t>
      </w:r>
      <w:r>
        <w:rPr>
          <w:rFonts w:eastAsia="標楷體"/>
          <w:b/>
          <w:bCs/>
        </w:rPr>
        <w:t>) (</w:t>
      </w:r>
      <w:r>
        <w:rPr>
          <w:rFonts w:eastAsia="標楷體" w:hint="eastAsia"/>
          <w:b/>
          <w:bCs/>
        </w:rPr>
        <w:t>無</w:t>
      </w:r>
      <w:r w:rsidR="00CE1DB5">
        <w:rPr>
          <w:rFonts w:eastAsia="標楷體" w:hint="eastAsia"/>
          <w:b/>
          <w:bCs/>
        </w:rPr>
        <w:t>)</w:t>
      </w:r>
    </w:p>
    <w:p w14:paraId="6E40AF56" w14:textId="0CDF3B32" w:rsidR="007353E7" w:rsidRDefault="007353E7">
      <w:pPr>
        <w:widowControl/>
        <w:rPr>
          <w:rFonts w:eastAsia="標楷體"/>
          <w:szCs w:val="24"/>
        </w:rPr>
      </w:pPr>
      <w:r>
        <w:rPr>
          <w:rFonts w:eastAsia="標楷體"/>
          <w:szCs w:val="24"/>
        </w:rPr>
        <w:br w:type="page"/>
      </w:r>
    </w:p>
    <w:p w14:paraId="65757C1B" w14:textId="77777777" w:rsidR="00BD79CA" w:rsidRPr="00683C24" w:rsidRDefault="00BD79CA" w:rsidP="00BD79CA">
      <w:pPr>
        <w:spacing w:line="360" w:lineRule="exact"/>
        <w:jc w:val="center"/>
        <w:rPr>
          <w:rFonts w:eastAsia="標楷體"/>
          <w:szCs w:val="24"/>
        </w:rPr>
      </w:pPr>
      <w:r w:rsidRPr="00683C24">
        <w:rPr>
          <w:rFonts w:eastAsia="標楷體"/>
          <w:szCs w:val="24"/>
        </w:rPr>
        <w:lastRenderedPageBreak/>
        <w:t>報告單位：公服組</w:t>
      </w:r>
    </w:p>
    <w:p w14:paraId="705EA838" w14:textId="77777777" w:rsidR="00DD6C36" w:rsidRDefault="00DD6C36" w:rsidP="00B213FE">
      <w:pPr>
        <w:pStyle w:val="aff9"/>
        <w:numPr>
          <w:ilvl w:val="0"/>
          <w:numId w:val="45"/>
        </w:numPr>
        <w:spacing w:line="360" w:lineRule="exact"/>
        <w:ind w:leftChars="0"/>
        <w:jc w:val="both"/>
        <w:rPr>
          <w:rFonts w:eastAsia="標楷體"/>
          <w:b/>
          <w:bCs/>
        </w:rPr>
      </w:pPr>
      <w:r>
        <w:rPr>
          <w:rFonts w:eastAsia="標楷體"/>
          <w:b/>
          <w:bCs/>
        </w:rPr>
        <w:t>1</w:t>
      </w:r>
      <w:r>
        <w:rPr>
          <w:rFonts w:eastAsia="標楷體" w:hint="eastAsia"/>
          <w:b/>
          <w:bCs/>
        </w:rPr>
        <w:t>月工作重點</w:t>
      </w:r>
      <w:r>
        <w:rPr>
          <w:rFonts w:eastAsia="標楷體"/>
          <w:b/>
          <w:bCs/>
        </w:rPr>
        <w:t>(1</w:t>
      </w:r>
      <w:r>
        <w:rPr>
          <w:rFonts w:eastAsia="標楷體" w:hint="eastAsia"/>
          <w:b/>
          <w:bCs/>
        </w:rPr>
        <w:t>月</w:t>
      </w:r>
      <w:r>
        <w:rPr>
          <w:rFonts w:eastAsia="標楷體"/>
          <w:b/>
          <w:bCs/>
        </w:rPr>
        <w:t>1</w:t>
      </w:r>
      <w:r>
        <w:rPr>
          <w:rFonts w:eastAsia="標楷體" w:hint="eastAsia"/>
          <w:b/>
          <w:bCs/>
        </w:rPr>
        <w:t>日至</w:t>
      </w:r>
      <w:r>
        <w:rPr>
          <w:rFonts w:eastAsia="標楷體"/>
          <w:b/>
          <w:bCs/>
        </w:rPr>
        <w:t>1</w:t>
      </w:r>
      <w:r>
        <w:rPr>
          <w:rFonts w:eastAsia="標楷體" w:hint="eastAsia"/>
          <w:b/>
          <w:bCs/>
        </w:rPr>
        <w:t>月</w:t>
      </w:r>
      <w:r>
        <w:rPr>
          <w:rFonts w:eastAsia="標楷體"/>
          <w:b/>
          <w:bCs/>
        </w:rPr>
        <w:t>31</w:t>
      </w:r>
      <w:r>
        <w:rPr>
          <w:rFonts w:eastAsia="標楷體" w:hint="eastAsia"/>
          <w:b/>
          <w:bCs/>
        </w:rPr>
        <w:t>日</w:t>
      </w:r>
      <w:r>
        <w:rPr>
          <w:rFonts w:eastAsia="標楷體"/>
          <w:b/>
          <w:bCs/>
        </w:rPr>
        <w:t>)</w:t>
      </w:r>
    </w:p>
    <w:p w14:paraId="7A68613B" w14:textId="77777777" w:rsidR="00DD6C36" w:rsidRDefault="00DD6C36" w:rsidP="00B213FE">
      <w:pPr>
        <w:pStyle w:val="aff9"/>
        <w:numPr>
          <w:ilvl w:val="0"/>
          <w:numId w:val="44"/>
        </w:numPr>
        <w:spacing w:line="360" w:lineRule="exact"/>
        <w:ind w:leftChars="0"/>
        <w:jc w:val="both"/>
        <w:rPr>
          <w:rFonts w:eastAsia="標楷體"/>
        </w:rPr>
      </w:pPr>
      <w:r>
        <w:rPr>
          <w:rFonts w:eastAsia="標楷體" w:hint="eastAsia"/>
        </w:rPr>
        <w:t>資產出租暨委外</w:t>
      </w:r>
    </w:p>
    <w:p w14:paraId="1166FC10" w14:textId="77777777" w:rsidR="00DD6C36" w:rsidRDefault="00DD6C36" w:rsidP="00B213FE">
      <w:pPr>
        <w:pStyle w:val="aff9"/>
        <w:numPr>
          <w:ilvl w:val="1"/>
          <w:numId w:val="44"/>
        </w:numPr>
        <w:spacing w:line="360" w:lineRule="exact"/>
        <w:ind w:leftChars="0" w:left="1134" w:hanging="654"/>
        <w:jc w:val="both"/>
        <w:rPr>
          <w:rFonts w:eastAsia="標楷體"/>
          <w:color w:val="FF0000"/>
        </w:rPr>
      </w:pPr>
      <w:r>
        <w:rPr>
          <w:rFonts w:eastAsia="標楷體" w:hint="eastAsia"/>
          <w:color w:val="000000"/>
        </w:rPr>
        <w:t>場地</w:t>
      </w:r>
      <w:r>
        <w:rPr>
          <w:rFonts w:eastAsia="標楷體" w:hint="eastAsia"/>
        </w:rPr>
        <w:t>租借</w:t>
      </w:r>
      <w:r>
        <w:rPr>
          <w:rFonts w:eastAsia="標楷體"/>
          <w:color w:val="000000"/>
        </w:rPr>
        <w:t>:</w:t>
      </w:r>
      <w:r>
        <w:rPr>
          <w:rFonts w:eastAsia="標楷體"/>
        </w:rPr>
        <w:t>114</w:t>
      </w:r>
      <w:r>
        <w:rPr>
          <w:rFonts w:eastAsia="標楷體" w:hint="eastAsia"/>
        </w:rPr>
        <w:t>年</w:t>
      </w:r>
      <w:r>
        <w:rPr>
          <w:rFonts w:eastAsia="標楷體"/>
        </w:rPr>
        <w:t>1</w:t>
      </w:r>
      <w:r>
        <w:rPr>
          <w:rFonts w:eastAsia="標楷體" w:hint="eastAsia"/>
        </w:rPr>
        <w:t>月場地使用狀況，館內使用</w:t>
      </w:r>
      <w:r>
        <w:rPr>
          <w:rFonts w:eastAsia="標楷體"/>
        </w:rPr>
        <w:t>123</w:t>
      </w:r>
      <w:r>
        <w:rPr>
          <w:rFonts w:eastAsia="標楷體" w:hint="eastAsia"/>
        </w:rPr>
        <w:t>場次，館外使用</w:t>
      </w:r>
      <w:r>
        <w:rPr>
          <w:rFonts w:eastAsia="標楷體"/>
        </w:rPr>
        <w:t>151</w:t>
      </w:r>
      <w:r>
        <w:rPr>
          <w:rFonts w:eastAsia="標楷體" w:hint="eastAsia"/>
        </w:rPr>
        <w:t>場次，共計</w:t>
      </w:r>
      <w:r>
        <w:rPr>
          <w:rFonts w:eastAsia="標楷體"/>
        </w:rPr>
        <w:t>274</w:t>
      </w:r>
      <w:r>
        <w:rPr>
          <w:rFonts w:eastAsia="標楷體" w:hint="eastAsia"/>
        </w:rPr>
        <w:t>場次。</w:t>
      </w:r>
    </w:p>
    <w:p w14:paraId="36E0AD62" w14:textId="77777777" w:rsidR="00DD6C36" w:rsidRDefault="00DD6C36" w:rsidP="00B213FE">
      <w:pPr>
        <w:pStyle w:val="aff9"/>
        <w:numPr>
          <w:ilvl w:val="1"/>
          <w:numId w:val="44"/>
        </w:numPr>
        <w:spacing w:line="360" w:lineRule="exact"/>
        <w:ind w:leftChars="0" w:left="1134" w:hanging="654"/>
        <w:jc w:val="both"/>
        <w:rPr>
          <w:rFonts w:eastAsia="標楷體"/>
        </w:rPr>
      </w:pPr>
      <w:r>
        <w:rPr>
          <w:rFonts w:eastAsia="標楷體" w:hint="eastAsia"/>
        </w:rPr>
        <w:t>上半年一樓三角大廳場地預約情形</w:t>
      </w:r>
      <w:r>
        <w:rPr>
          <w:rFonts w:hint="eastAsia"/>
        </w:rPr>
        <w:t>：</w:t>
      </w:r>
    </w:p>
    <w:p w14:paraId="64684B96" w14:textId="77777777" w:rsidR="00DD6C36" w:rsidRDefault="00DD6C36" w:rsidP="00B213FE">
      <w:pPr>
        <w:pStyle w:val="aff9"/>
        <w:numPr>
          <w:ilvl w:val="0"/>
          <w:numId w:val="27"/>
        </w:numPr>
        <w:spacing w:line="360" w:lineRule="exact"/>
        <w:ind w:leftChars="0" w:left="1494"/>
        <w:jc w:val="both"/>
        <w:rPr>
          <w:rFonts w:eastAsia="標楷體"/>
        </w:rPr>
      </w:pPr>
      <w:r>
        <w:rPr>
          <w:rFonts w:eastAsia="標楷體"/>
        </w:rPr>
        <w:t>3</w:t>
      </w:r>
      <w:r>
        <w:rPr>
          <w:rFonts w:eastAsia="標楷體" w:hint="eastAsia"/>
        </w:rPr>
        <w:t>月</w:t>
      </w:r>
      <w:r>
        <w:rPr>
          <w:rFonts w:eastAsia="標楷體"/>
        </w:rPr>
        <w:t>8</w:t>
      </w:r>
      <w:r>
        <w:rPr>
          <w:rFonts w:eastAsia="標楷體" w:hint="eastAsia"/>
        </w:rPr>
        <w:t>日高雄市政府社會局婦女館今年</w:t>
      </w:r>
      <w:r>
        <w:rPr>
          <w:rFonts w:eastAsia="標楷體"/>
        </w:rPr>
        <w:t>38</w:t>
      </w:r>
      <w:r>
        <w:rPr>
          <w:rFonts w:eastAsia="標楷體" w:hint="eastAsia"/>
        </w:rPr>
        <w:t>婦女節活動預約本館場地取消，活動地點改為高美館，經了解主要原因是今年活動規劃要播放一部女性紀錄片，以及綜合評估美術館的展覽內容具有文藝特色，並美術館內還有一個和女性議題有關的展覽可以安排貴賓活動結束後參觀相關展覽</w:t>
      </w:r>
      <w:r>
        <w:rPr>
          <w:rFonts w:hint="eastAsia"/>
        </w:rPr>
        <w:t>。</w:t>
      </w:r>
    </w:p>
    <w:p w14:paraId="1028A22C" w14:textId="77777777" w:rsidR="00DD6C36" w:rsidRDefault="00DD6C36" w:rsidP="00B213FE">
      <w:pPr>
        <w:pStyle w:val="aff9"/>
        <w:numPr>
          <w:ilvl w:val="1"/>
          <w:numId w:val="44"/>
        </w:numPr>
        <w:spacing w:line="360" w:lineRule="exact"/>
        <w:ind w:leftChars="0" w:left="1134" w:hanging="654"/>
        <w:jc w:val="both"/>
        <w:rPr>
          <w:rFonts w:eastAsia="標楷體"/>
          <w:bCs/>
        </w:rPr>
      </w:pPr>
      <w:r>
        <w:rPr>
          <w:rFonts w:eastAsia="標楷體" w:hint="eastAsia"/>
        </w:rPr>
        <w:t>委外業務</w:t>
      </w:r>
    </w:p>
    <w:p w14:paraId="01E21BF3" w14:textId="77777777" w:rsidR="00DD6C36" w:rsidRDefault="00DD6C36" w:rsidP="00B213FE">
      <w:pPr>
        <w:pStyle w:val="aff9"/>
        <w:numPr>
          <w:ilvl w:val="0"/>
          <w:numId w:val="28"/>
        </w:numPr>
        <w:spacing w:line="360" w:lineRule="exact"/>
        <w:ind w:leftChars="0"/>
        <w:jc w:val="both"/>
        <w:rPr>
          <w:rFonts w:eastAsia="標楷體"/>
        </w:rPr>
      </w:pPr>
      <w:r>
        <w:rPr>
          <w:rFonts w:eastAsia="標楷體" w:hint="eastAsia"/>
        </w:rPr>
        <w:t>趣自造承租廠商</w:t>
      </w:r>
      <w:r>
        <w:rPr>
          <w:rFonts w:eastAsia="標楷體"/>
        </w:rPr>
        <w:t>(</w:t>
      </w:r>
      <w:r>
        <w:rPr>
          <w:rFonts w:eastAsia="標楷體" w:hint="eastAsia"/>
        </w:rPr>
        <w:t>大大科學</w:t>
      </w:r>
      <w:r>
        <w:rPr>
          <w:rFonts w:eastAsia="標楷體"/>
        </w:rPr>
        <w:t>)</w:t>
      </w:r>
      <w:r>
        <w:rPr>
          <w:rFonts w:eastAsia="標楷體" w:hint="eastAsia"/>
        </w:rPr>
        <w:t>自</w:t>
      </w:r>
      <w:r>
        <w:rPr>
          <w:rFonts w:eastAsia="標楷體"/>
        </w:rPr>
        <w:t>1</w:t>
      </w:r>
      <w:r>
        <w:rPr>
          <w:rFonts w:eastAsia="標楷體" w:hint="eastAsia"/>
        </w:rPr>
        <w:t>月</w:t>
      </w:r>
      <w:r>
        <w:rPr>
          <w:rFonts w:eastAsia="標楷體"/>
        </w:rPr>
        <w:t>15</w:t>
      </w:r>
      <w:r>
        <w:rPr>
          <w:rFonts w:eastAsia="標楷體" w:hint="eastAsia"/>
        </w:rPr>
        <w:t>日起正式營運。因廠商對電費計算方式有異議，已於</w:t>
      </w:r>
      <w:r>
        <w:rPr>
          <w:rFonts w:eastAsia="標楷體"/>
        </w:rPr>
        <w:t>2</w:t>
      </w:r>
      <w:r>
        <w:rPr>
          <w:rFonts w:eastAsia="標楷體" w:hint="eastAsia"/>
        </w:rPr>
        <w:t>月</w:t>
      </w:r>
      <w:r>
        <w:rPr>
          <w:rFonts w:eastAsia="標楷體"/>
        </w:rPr>
        <w:t>5</w:t>
      </w:r>
      <w:r>
        <w:rPr>
          <w:rFonts w:eastAsia="標楷體" w:hint="eastAsia"/>
        </w:rPr>
        <w:t>日邀集科教組、秘書室及廠商共同協商，會議結論簽核中。</w:t>
      </w:r>
    </w:p>
    <w:p w14:paraId="5A56E1F6" w14:textId="77777777" w:rsidR="00DD6C36" w:rsidRDefault="00DD6C36" w:rsidP="00B213FE">
      <w:pPr>
        <w:pStyle w:val="aff9"/>
        <w:numPr>
          <w:ilvl w:val="0"/>
          <w:numId w:val="28"/>
        </w:numPr>
        <w:spacing w:line="360" w:lineRule="exact"/>
        <w:ind w:leftChars="0"/>
        <w:jc w:val="both"/>
        <w:rPr>
          <w:rFonts w:eastAsia="標楷體"/>
        </w:rPr>
      </w:pPr>
      <w:r>
        <w:rPr>
          <w:rFonts w:eastAsia="標楷體" w:hint="eastAsia"/>
        </w:rPr>
        <w:t>科博文小舖承租廠商已繳納</w:t>
      </w:r>
      <w:r>
        <w:rPr>
          <w:rFonts w:eastAsia="標楷體"/>
        </w:rPr>
        <w:t>113</w:t>
      </w:r>
      <w:r>
        <w:rPr>
          <w:rFonts w:eastAsia="標楷體" w:hint="eastAsia"/>
        </w:rPr>
        <w:t>年浮動租金</w:t>
      </w:r>
      <w:r>
        <w:rPr>
          <w:rFonts w:eastAsia="標楷體"/>
        </w:rPr>
        <w:t>2</w:t>
      </w:r>
      <w:r>
        <w:rPr>
          <w:rFonts w:eastAsia="標楷體" w:hint="eastAsia"/>
        </w:rPr>
        <w:t>萬</w:t>
      </w:r>
      <w:r>
        <w:rPr>
          <w:rFonts w:eastAsia="標楷體"/>
        </w:rPr>
        <w:t>4,576</w:t>
      </w:r>
      <w:r>
        <w:rPr>
          <w:rFonts w:eastAsia="標楷體" w:hint="eastAsia"/>
        </w:rPr>
        <w:t>元</w:t>
      </w:r>
      <w:r>
        <w:rPr>
          <w:rFonts w:hint="eastAsia"/>
        </w:rPr>
        <w:t>。</w:t>
      </w:r>
    </w:p>
    <w:p w14:paraId="52278C69" w14:textId="77777777" w:rsidR="00DD6C36" w:rsidRDefault="00DD6C36" w:rsidP="00B213FE">
      <w:pPr>
        <w:pStyle w:val="aff9"/>
        <w:numPr>
          <w:ilvl w:val="0"/>
          <w:numId w:val="44"/>
        </w:numPr>
        <w:spacing w:line="360" w:lineRule="exact"/>
        <w:ind w:leftChars="0" w:left="851" w:hanging="567"/>
        <w:jc w:val="both"/>
        <w:rPr>
          <w:rFonts w:eastAsia="標楷體"/>
        </w:rPr>
      </w:pPr>
      <w:r>
        <w:rPr>
          <w:rFonts w:eastAsia="標楷體" w:hint="eastAsia"/>
        </w:rPr>
        <w:t>公眾暨睦鄰服務</w:t>
      </w:r>
    </w:p>
    <w:p w14:paraId="52427428" w14:textId="77777777" w:rsidR="00DD6C36" w:rsidRDefault="00DD6C36" w:rsidP="00B213FE">
      <w:pPr>
        <w:pStyle w:val="aff9"/>
        <w:numPr>
          <w:ilvl w:val="1"/>
          <w:numId w:val="44"/>
        </w:numPr>
        <w:spacing w:line="360" w:lineRule="exact"/>
        <w:ind w:leftChars="0" w:left="1134" w:hanging="654"/>
        <w:jc w:val="both"/>
        <w:rPr>
          <w:rFonts w:eastAsia="標楷體"/>
        </w:rPr>
      </w:pPr>
      <w:r>
        <w:rPr>
          <w:rFonts w:eastAsia="標楷體" w:hint="eastAsia"/>
        </w:rPr>
        <w:t>團體預約</w:t>
      </w:r>
      <w:r>
        <w:rPr>
          <w:rFonts w:eastAsia="標楷體"/>
        </w:rPr>
        <w:t>: 114</w:t>
      </w:r>
      <w:r>
        <w:rPr>
          <w:rFonts w:eastAsia="標楷體" w:hint="eastAsia"/>
        </w:rPr>
        <w:t>年</w:t>
      </w:r>
      <w:r>
        <w:rPr>
          <w:rFonts w:eastAsia="標楷體"/>
        </w:rPr>
        <w:t>1</w:t>
      </w:r>
      <w:r>
        <w:rPr>
          <w:rFonts w:eastAsia="標楷體" w:hint="eastAsia"/>
        </w:rPr>
        <w:t>月團體已完成申請預約共</w:t>
      </w:r>
      <w:r>
        <w:rPr>
          <w:rFonts w:eastAsia="標楷體"/>
        </w:rPr>
        <w:t>92</w:t>
      </w:r>
      <w:r>
        <w:rPr>
          <w:rFonts w:eastAsia="標楷體" w:hint="eastAsia"/>
        </w:rPr>
        <w:t>件</w:t>
      </w:r>
      <w:r>
        <w:rPr>
          <w:rFonts w:eastAsia="標楷體"/>
        </w:rPr>
        <w:t>8,805</w:t>
      </w:r>
      <w:r>
        <w:rPr>
          <w:rFonts w:eastAsia="標楷體" w:hint="eastAsia"/>
        </w:rPr>
        <w:t>人；旅行社團共</w:t>
      </w:r>
      <w:r>
        <w:rPr>
          <w:rFonts w:eastAsia="標楷體"/>
        </w:rPr>
        <w:t>41</w:t>
      </w:r>
      <w:r>
        <w:rPr>
          <w:rFonts w:eastAsia="標楷體" w:hint="eastAsia"/>
        </w:rPr>
        <w:t>件</w:t>
      </w:r>
      <w:r>
        <w:rPr>
          <w:rFonts w:eastAsia="標楷體"/>
        </w:rPr>
        <w:t>6,434</w:t>
      </w:r>
      <w:r>
        <w:rPr>
          <w:rFonts w:eastAsia="標楷體" w:hint="eastAsia"/>
        </w:rPr>
        <w:t>人；一般團體：</w:t>
      </w:r>
      <w:r>
        <w:rPr>
          <w:rFonts w:eastAsia="標楷體"/>
        </w:rPr>
        <w:t xml:space="preserve"> </w:t>
      </w:r>
      <w:r>
        <w:rPr>
          <w:rFonts w:eastAsia="標楷體" w:hint="eastAsia"/>
        </w:rPr>
        <w:t>共</w:t>
      </w:r>
      <w:r>
        <w:rPr>
          <w:rFonts w:eastAsia="標楷體"/>
        </w:rPr>
        <w:t>51</w:t>
      </w:r>
      <w:r>
        <w:rPr>
          <w:rFonts w:eastAsia="標楷體" w:hint="eastAsia"/>
        </w:rPr>
        <w:t>件</w:t>
      </w:r>
      <w:r>
        <w:rPr>
          <w:rFonts w:eastAsia="標楷體"/>
        </w:rPr>
        <w:t>2,371</w:t>
      </w:r>
      <w:r>
        <w:rPr>
          <w:rFonts w:eastAsia="標楷體" w:hint="eastAsia"/>
        </w:rPr>
        <w:t>人。團體預約諮詢</w:t>
      </w:r>
      <w:r>
        <w:rPr>
          <w:rFonts w:eastAsia="標楷體"/>
        </w:rPr>
        <w:t>(</w:t>
      </w:r>
      <w:r>
        <w:rPr>
          <w:rFonts w:eastAsia="標楷體" w:hint="eastAsia"/>
        </w:rPr>
        <w:t>含其他</w:t>
      </w:r>
      <w:r>
        <w:rPr>
          <w:rFonts w:eastAsia="標楷體"/>
        </w:rPr>
        <w:t>)</w:t>
      </w:r>
      <w:r>
        <w:rPr>
          <w:rFonts w:eastAsia="標楷體" w:hint="eastAsia"/>
        </w:rPr>
        <w:t>件數：約</w:t>
      </w:r>
      <w:r>
        <w:rPr>
          <w:rFonts w:eastAsia="標楷體"/>
        </w:rPr>
        <w:t>201</w:t>
      </w:r>
      <w:r>
        <w:rPr>
          <w:rFonts w:eastAsia="標楷體" w:hint="eastAsia"/>
        </w:rPr>
        <w:t>件。</w:t>
      </w:r>
    </w:p>
    <w:p w14:paraId="5A6EFE78" w14:textId="77777777" w:rsidR="00DD6C36" w:rsidRDefault="00DD6C36" w:rsidP="00B213FE">
      <w:pPr>
        <w:pStyle w:val="aff9"/>
        <w:numPr>
          <w:ilvl w:val="1"/>
          <w:numId w:val="44"/>
        </w:numPr>
        <w:spacing w:line="360" w:lineRule="exact"/>
        <w:ind w:leftChars="0" w:left="1134" w:hanging="654"/>
        <w:jc w:val="both"/>
        <w:rPr>
          <w:rFonts w:eastAsia="標楷體"/>
        </w:rPr>
      </w:pPr>
      <w:r>
        <w:rPr>
          <w:rFonts w:eastAsia="標楷體" w:hint="eastAsia"/>
        </w:rPr>
        <w:t>醫護室管理：</w:t>
      </w:r>
      <w:r>
        <w:rPr>
          <w:rFonts w:eastAsia="標楷體"/>
        </w:rPr>
        <w:t>114</w:t>
      </w:r>
      <w:r>
        <w:rPr>
          <w:rFonts w:eastAsia="標楷體" w:hint="eastAsia"/>
        </w:rPr>
        <w:t>年</w:t>
      </w:r>
      <w:r>
        <w:rPr>
          <w:rFonts w:eastAsia="標楷體"/>
        </w:rPr>
        <w:t>1</w:t>
      </w:r>
      <w:r>
        <w:rPr>
          <w:rFonts w:eastAsia="標楷體" w:hint="eastAsia"/>
        </w:rPr>
        <w:t>月</w:t>
      </w:r>
      <w:r>
        <w:rPr>
          <w:rFonts w:eastAsia="標楷體"/>
        </w:rPr>
        <w:t>1</w:t>
      </w:r>
      <w:r>
        <w:rPr>
          <w:rFonts w:eastAsia="標楷體" w:hint="eastAsia"/>
        </w:rPr>
        <w:t>日</w:t>
      </w:r>
      <w:r>
        <w:rPr>
          <w:rFonts w:eastAsia="標楷體"/>
        </w:rPr>
        <w:t>-1</w:t>
      </w:r>
      <w:r>
        <w:rPr>
          <w:rFonts w:eastAsia="標楷體" w:hint="eastAsia"/>
        </w:rPr>
        <w:t>月</w:t>
      </w:r>
      <w:r>
        <w:rPr>
          <w:rFonts w:eastAsia="標楷體"/>
        </w:rPr>
        <w:t>31</w:t>
      </w:r>
      <w:r>
        <w:rPr>
          <w:rFonts w:eastAsia="標楷體" w:hint="eastAsia"/>
        </w:rPr>
        <w:t>日接受醫護室服務共</w:t>
      </w:r>
      <w:r>
        <w:rPr>
          <w:rFonts w:eastAsia="標楷體"/>
        </w:rPr>
        <w:t>16</w:t>
      </w:r>
      <w:r>
        <w:rPr>
          <w:rFonts w:eastAsia="標楷體" w:hint="eastAsia"/>
        </w:rPr>
        <w:t>人次。</w:t>
      </w:r>
    </w:p>
    <w:p w14:paraId="6F25168F" w14:textId="77777777" w:rsidR="00DD6C36" w:rsidRDefault="00DD6C36" w:rsidP="00B213FE">
      <w:pPr>
        <w:pStyle w:val="aff9"/>
        <w:numPr>
          <w:ilvl w:val="1"/>
          <w:numId w:val="44"/>
        </w:numPr>
        <w:spacing w:line="360" w:lineRule="exact"/>
        <w:ind w:leftChars="0" w:left="1134" w:hanging="654"/>
        <w:jc w:val="both"/>
        <w:rPr>
          <w:rFonts w:eastAsia="標楷體"/>
        </w:rPr>
      </w:pPr>
      <w:r>
        <w:rPr>
          <w:rFonts w:eastAsia="標楷體" w:hint="eastAsia"/>
        </w:rPr>
        <w:t>遺失物管理</w:t>
      </w:r>
    </w:p>
    <w:p w14:paraId="7CDF6B66" w14:textId="77777777" w:rsidR="00DD6C36" w:rsidRDefault="00DD6C36" w:rsidP="00B213FE">
      <w:pPr>
        <w:pStyle w:val="aff9"/>
        <w:numPr>
          <w:ilvl w:val="0"/>
          <w:numId w:val="29"/>
        </w:numPr>
        <w:spacing w:line="360" w:lineRule="exact"/>
        <w:ind w:leftChars="0"/>
        <w:jc w:val="both"/>
        <w:rPr>
          <w:rFonts w:eastAsia="標楷體"/>
        </w:rPr>
      </w:pPr>
      <w:r>
        <w:rPr>
          <w:rFonts w:eastAsia="標楷體"/>
        </w:rPr>
        <w:t>114</w:t>
      </w:r>
      <w:r>
        <w:rPr>
          <w:rFonts w:eastAsia="標楷體" w:hint="eastAsia"/>
        </w:rPr>
        <w:t>年</w:t>
      </w:r>
      <w:r>
        <w:rPr>
          <w:rFonts w:eastAsia="標楷體"/>
        </w:rPr>
        <w:t>1</w:t>
      </w:r>
      <w:r>
        <w:rPr>
          <w:rFonts w:eastAsia="標楷體" w:hint="eastAsia"/>
        </w:rPr>
        <w:t>月</w:t>
      </w:r>
      <w:r>
        <w:rPr>
          <w:rFonts w:eastAsia="標楷體"/>
        </w:rPr>
        <w:t>1</w:t>
      </w:r>
      <w:r>
        <w:rPr>
          <w:rFonts w:eastAsia="標楷體" w:hint="eastAsia"/>
        </w:rPr>
        <w:t>日</w:t>
      </w:r>
      <w:r>
        <w:rPr>
          <w:rFonts w:eastAsia="標楷體"/>
        </w:rPr>
        <w:t>-1</w:t>
      </w:r>
      <w:r>
        <w:rPr>
          <w:rFonts w:eastAsia="標楷體" w:hint="eastAsia"/>
        </w:rPr>
        <w:t>月</w:t>
      </w:r>
      <w:r>
        <w:rPr>
          <w:rFonts w:eastAsia="標楷體"/>
        </w:rPr>
        <w:t>31</w:t>
      </w:r>
      <w:r>
        <w:rPr>
          <w:rFonts w:eastAsia="標楷體" w:hint="eastAsia"/>
        </w:rPr>
        <w:t>日共拾獲</w:t>
      </w:r>
      <w:r>
        <w:rPr>
          <w:rFonts w:eastAsia="標楷體"/>
        </w:rPr>
        <w:t>168</w:t>
      </w:r>
      <w:r>
        <w:rPr>
          <w:rFonts w:eastAsia="標楷體" w:hint="eastAsia"/>
        </w:rPr>
        <w:t>件遺失物，</w:t>
      </w:r>
      <w:r>
        <w:rPr>
          <w:rFonts w:eastAsia="標楷體"/>
        </w:rPr>
        <w:t>55</w:t>
      </w:r>
      <w:r>
        <w:rPr>
          <w:rFonts w:eastAsia="標楷體" w:hint="eastAsia"/>
        </w:rPr>
        <w:t>件交由失主領回。</w:t>
      </w:r>
    </w:p>
    <w:p w14:paraId="22282736" w14:textId="77777777" w:rsidR="00DD6C36" w:rsidRDefault="00DD6C36" w:rsidP="00B213FE">
      <w:pPr>
        <w:pStyle w:val="aff9"/>
        <w:numPr>
          <w:ilvl w:val="1"/>
          <w:numId w:val="44"/>
        </w:numPr>
        <w:spacing w:line="360" w:lineRule="exact"/>
        <w:ind w:leftChars="0" w:left="1134" w:hanging="654"/>
        <w:jc w:val="both"/>
        <w:rPr>
          <w:rFonts w:eastAsia="標楷體"/>
        </w:rPr>
      </w:pPr>
      <w:r>
        <w:rPr>
          <w:rFonts w:eastAsia="標楷體" w:hint="eastAsia"/>
        </w:rPr>
        <w:t>科學小樹苗公益扶弱計畫</w:t>
      </w:r>
    </w:p>
    <w:p w14:paraId="7974FF88" w14:textId="77777777" w:rsidR="00DD6C36" w:rsidRDefault="00DD6C36" w:rsidP="00B213FE">
      <w:pPr>
        <w:pStyle w:val="aff9"/>
        <w:numPr>
          <w:ilvl w:val="0"/>
          <w:numId w:val="30"/>
        </w:numPr>
        <w:spacing w:line="360" w:lineRule="exact"/>
        <w:ind w:leftChars="0"/>
        <w:jc w:val="both"/>
        <w:rPr>
          <w:rFonts w:eastAsia="標楷體"/>
        </w:rPr>
      </w:pPr>
      <w:r>
        <w:rPr>
          <w:rFonts w:eastAsia="標楷體"/>
          <w:bCs/>
        </w:rPr>
        <w:t>114</w:t>
      </w:r>
      <w:r>
        <w:rPr>
          <w:rFonts w:eastAsia="標楷體" w:hint="eastAsia"/>
        </w:rPr>
        <w:t>年科學小樹苗公益扶弱計畫贊助金額統計：</w:t>
      </w:r>
      <w:r>
        <w:rPr>
          <w:rFonts w:eastAsia="標楷體"/>
        </w:rPr>
        <w:t>114</w:t>
      </w:r>
      <w:r>
        <w:rPr>
          <w:rFonts w:eastAsia="標楷體" w:hint="eastAsia"/>
        </w:rPr>
        <w:t>年</w:t>
      </w:r>
      <w:r>
        <w:rPr>
          <w:rFonts w:eastAsia="標楷體"/>
        </w:rPr>
        <w:t>1</w:t>
      </w:r>
      <w:r>
        <w:rPr>
          <w:rFonts w:eastAsia="標楷體" w:hint="eastAsia"/>
        </w:rPr>
        <w:t>月</w:t>
      </w:r>
      <w:r>
        <w:rPr>
          <w:rFonts w:eastAsia="標楷體"/>
        </w:rPr>
        <w:t>1</w:t>
      </w:r>
      <w:r>
        <w:rPr>
          <w:rFonts w:eastAsia="標楷體" w:hint="eastAsia"/>
        </w:rPr>
        <w:t>日至</w:t>
      </w:r>
      <w:r>
        <w:rPr>
          <w:rFonts w:eastAsia="標楷體"/>
        </w:rPr>
        <w:t>2</w:t>
      </w:r>
      <w:r>
        <w:rPr>
          <w:rFonts w:eastAsia="標楷體" w:hint="eastAsia"/>
        </w:rPr>
        <w:t>月</w:t>
      </w:r>
      <w:r>
        <w:rPr>
          <w:rFonts w:eastAsia="標楷體"/>
        </w:rPr>
        <w:t>7</w:t>
      </w:r>
      <w:r>
        <w:rPr>
          <w:rFonts w:eastAsia="標楷體" w:hint="eastAsia"/>
        </w:rPr>
        <w:t>日止接獲贊助</w:t>
      </w:r>
      <w:r>
        <w:rPr>
          <w:rFonts w:eastAsia="標楷體"/>
        </w:rPr>
        <w:t>116,625</w:t>
      </w:r>
      <w:r>
        <w:rPr>
          <w:rFonts w:eastAsia="標楷體" w:hint="eastAsia"/>
        </w:rPr>
        <w:t>元，</w:t>
      </w:r>
      <w:r>
        <w:rPr>
          <w:rFonts w:eastAsia="標楷體"/>
        </w:rPr>
        <w:t>114</w:t>
      </w:r>
      <w:r>
        <w:rPr>
          <w:rFonts w:eastAsia="標楷體" w:hint="eastAsia"/>
        </w:rPr>
        <w:t>年科學小樹苗贊助累計金額新台幣</w:t>
      </w:r>
      <w:r>
        <w:rPr>
          <w:rFonts w:eastAsia="標楷體"/>
        </w:rPr>
        <w:t>842,750</w:t>
      </w:r>
      <w:r>
        <w:rPr>
          <w:rFonts w:eastAsia="標楷體" w:hint="eastAsia"/>
        </w:rPr>
        <w:t>元。</w:t>
      </w:r>
    </w:p>
    <w:p w14:paraId="187BF819" w14:textId="77777777" w:rsidR="00DD6C36" w:rsidRDefault="00DD6C36" w:rsidP="00B213FE">
      <w:pPr>
        <w:pStyle w:val="aff9"/>
        <w:numPr>
          <w:ilvl w:val="0"/>
          <w:numId w:val="30"/>
        </w:numPr>
        <w:spacing w:line="360" w:lineRule="exact"/>
        <w:ind w:leftChars="0"/>
        <w:jc w:val="both"/>
        <w:rPr>
          <w:rFonts w:eastAsia="標楷體"/>
        </w:rPr>
      </w:pPr>
      <w:r>
        <w:rPr>
          <w:rFonts w:eastAsia="標楷體"/>
        </w:rPr>
        <w:t>114</w:t>
      </w:r>
      <w:r>
        <w:rPr>
          <w:rFonts w:eastAsia="標楷體" w:hint="eastAsia"/>
        </w:rPr>
        <w:t>年</w:t>
      </w:r>
      <w:r>
        <w:rPr>
          <w:rFonts w:eastAsia="標楷體"/>
        </w:rPr>
        <w:t>1</w:t>
      </w:r>
      <w:r>
        <w:rPr>
          <w:rFonts w:eastAsia="標楷體" w:hint="eastAsia"/>
        </w:rPr>
        <w:t>月</w:t>
      </w:r>
      <w:r>
        <w:rPr>
          <w:rFonts w:eastAsia="標楷體"/>
        </w:rPr>
        <w:t>1</w:t>
      </w:r>
      <w:r>
        <w:rPr>
          <w:rFonts w:eastAsia="標楷體" w:hint="eastAsia"/>
        </w:rPr>
        <w:t>日至</w:t>
      </w:r>
      <w:r>
        <w:rPr>
          <w:rFonts w:eastAsia="標楷體"/>
        </w:rPr>
        <w:t>2</w:t>
      </w:r>
      <w:r>
        <w:rPr>
          <w:rFonts w:eastAsia="標楷體" w:hint="eastAsia"/>
        </w:rPr>
        <w:t>月</w:t>
      </w:r>
      <w:r>
        <w:rPr>
          <w:rFonts w:eastAsia="標楷體"/>
        </w:rPr>
        <w:t>7</w:t>
      </w:r>
      <w:r>
        <w:rPr>
          <w:rFonts w:eastAsia="標楷體" w:hint="eastAsia"/>
        </w:rPr>
        <w:t>日止計有臺東縣成功鎮三民國小等</w:t>
      </w:r>
      <w:r>
        <w:rPr>
          <w:rFonts w:eastAsia="標楷體"/>
        </w:rPr>
        <w:t>5</w:t>
      </w:r>
      <w:r>
        <w:rPr>
          <w:rFonts w:eastAsia="標楷體" w:hint="eastAsia"/>
        </w:rPr>
        <w:t>場次、共計</w:t>
      </w:r>
      <w:r>
        <w:rPr>
          <w:rFonts w:eastAsia="標楷體"/>
        </w:rPr>
        <w:t>227</w:t>
      </w:r>
      <w:r>
        <w:rPr>
          <w:rFonts w:eastAsia="標楷體" w:hint="eastAsia"/>
        </w:rPr>
        <w:t>人參與。</w:t>
      </w:r>
    </w:p>
    <w:p w14:paraId="66E99BF0" w14:textId="77777777" w:rsidR="00DD6C36" w:rsidRDefault="00DD6C36" w:rsidP="00B213FE">
      <w:pPr>
        <w:pStyle w:val="aff9"/>
        <w:numPr>
          <w:ilvl w:val="1"/>
          <w:numId w:val="44"/>
        </w:numPr>
        <w:spacing w:line="360" w:lineRule="exact"/>
        <w:ind w:leftChars="0" w:left="1134" w:hanging="654"/>
        <w:jc w:val="both"/>
        <w:rPr>
          <w:rFonts w:eastAsia="標楷體"/>
        </w:rPr>
      </w:pPr>
      <w:r>
        <w:rPr>
          <w:rFonts w:eastAsia="標楷體" w:hint="eastAsia"/>
        </w:rPr>
        <w:t>企業家庭日</w:t>
      </w:r>
    </w:p>
    <w:p w14:paraId="29FEE0C9" w14:textId="77777777" w:rsidR="00DD6C36" w:rsidRDefault="00DD6C36" w:rsidP="00B213FE">
      <w:pPr>
        <w:pStyle w:val="aff9"/>
        <w:numPr>
          <w:ilvl w:val="0"/>
          <w:numId w:val="31"/>
        </w:numPr>
        <w:spacing w:line="360" w:lineRule="exact"/>
        <w:ind w:leftChars="0"/>
        <w:jc w:val="both"/>
        <w:rPr>
          <w:rFonts w:eastAsia="標楷體"/>
        </w:rPr>
      </w:pPr>
      <w:r>
        <w:rPr>
          <w:rFonts w:eastAsia="標楷體" w:hint="eastAsia"/>
        </w:rPr>
        <w:t>元大證券暫定</w:t>
      </w:r>
      <w:r>
        <w:rPr>
          <w:rFonts w:eastAsia="標楷體"/>
        </w:rPr>
        <w:t>5</w:t>
      </w:r>
      <w:r>
        <w:rPr>
          <w:rFonts w:eastAsia="標楷體" w:hint="eastAsia"/>
        </w:rPr>
        <w:t>月</w:t>
      </w:r>
      <w:r>
        <w:rPr>
          <w:rFonts w:eastAsia="標楷體"/>
        </w:rPr>
        <w:t>17</w:t>
      </w:r>
      <w:r>
        <w:rPr>
          <w:rFonts w:eastAsia="標楷體" w:hint="eastAsia"/>
        </w:rPr>
        <w:t>日辦理南區企業家庭日活動，人數約</w:t>
      </w:r>
      <w:r>
        <w:rPr>
          <w:rFonts w:eastAsia="標楷體"/>
        </w:rPr>
        <w:t>1,300</w:t>
      </w:r>
      <w:r>
        <w:rPr>
          <w:rFonts w:eastAsia="標楷體" w:hint="eastAsia"/>
        </w:rPr>
        <w:t>人。</w:t>
      </w:r>
    </w:p>
    <w:p w14:paraId="32025770" w14:textId="77777777" w:rsidR="00DD6C36" w:rsidRDefault="00DD6C36" w:rsidP="00B213FE">
      <w:pPr>
        <w:pStyle w:val="aff9"/>
        <w:numPr>
          <w:ilvl w:val="1"/>
          <w:numId w:val="44"/>
        </w:numPr>
        <w:spacing w:line="360" w:lineRule="exact"/>
        <w:ind w:leftChars="0" w:left="1134" w:hanging="654"/>
        <w:jc w:val="both"/>
        <w:rPr>
          <w:rFonts w:eastAsia="標楷體"/>
        </w:rPr>
      </w:pPr>
      <w:r>
        <w:rPr>
          <w:rFonts w:eastAsia="標楷體" w:hint="eastAsia"/>
        </w:rPr>
        <w:t>轉知睦鄰</w:t>
      </w:r>
      <w:r>
        <w:rPr>
          <w:rFonts w:eastAsia="標楷體"/>
        </w:rPr>
        <w:t>14</w:t>
      </w:r>
      <w:r>
        <w:rPr>
          <w:rFonts w:eastAsia="標楷體" w:hint="eastAsia"/>
        </w:rPr>
        <w:t>里里長本館訂於</w:t>
      </w:r>
      <w:r>
        <w:rPr>
          <w:rFonts w:eastAsia="標楷體"/>
        </w:rPr>
        <w:t>114</w:t>
      </w:r>
      <w:r>
        <w:rPr>
          <w:rFonts w:eastAsia="標楷體" w:hint="eastAsia"/>
        </w:rPr>
        <w:t>年</w:t>
      </w:r>
      <w:r>
        <w:rPr>
          <w:rFonts w:eastAsia="標楷體"/>
        </w:rPr>
        <w:t>2</w:t>
      </w:r>
      <w:r>
        <w:rPr>
          <w:rFonts w:eastAsia="標楷體" w:hint="eastAsia"/>
        </w:rPr>
        <w:t>月</w:t>
      </w:r>
      <w:r>
        <w:rPr>
          <w:rFonts w:eastAsia="標楷體"/>
        </w:rPr>
        <w:t>17</w:t>
      </w:r>
      <w:r>
        <w:rPr>
          <w:rFonts w:eastAsia="標楷體" w:hint="eastAsia"/>
        </w:rPr>
        <w:t>日晚上</w:t>
      </w:r>
      <w:r>
        <w:rPr>
          <w:rFonts w:eastAsia="標楷體"/>
        </w:rPr>
        <w:t>7</w:t>
      </w:r>
      <w:r>
        <w:rPr>
          <w:rFonts w:eastAsia="標楷體" w:hint="eastAsia"/>
        </w:rPr>
        <w:t>時辦理「星動時刻</w:t>
      </w:r>
      <w:r>
        <w:rPr>
          <w:rFonts w:eastAsia="標楷體"/>
        </w:rPr>
        <w:t xml:space="preserve"> </w:t>
      </w:r>
      <w:r>
        <w:rPr>
          <w:rFonts w:eastAsia="標楷體" w:hint="eastAsia"/>
        </w:rPr>
        <w:t>量測傳說」貴賓之夜，並個別私</w:t>
      </w:r>
      <w:r>
        <w:rPr>
          <w:rFonts w:eastAsia="標楷體"/>
        </w:rPr>
        <w:t>Line</w:t>
      </w:r>
      <w:r>
        <w:rPr>
          <w:rFonts w:eastAsia="標楷體" w:hint="eastAsia"/>
        </w:rPr>
        <w:t>確認及統計出席人數。</w:t>
      </w:r>
    </w:p>
    <w:p w14:paraId="1EE1240E" w14:textId="77777777" w:rsidR="00DD6C36" w:rsidRDefault="00DD6C36" w:rsidP="00B213FE">
      <w:pPr>
        <w:pStyle w:val="aff9"/>
        <w:numPr>
          <w:ilvl w:val="1"/>
          <w:numId w:val="44"/>
        </w:numPr>
        <w:spacing w:line="360" w:lineRule="exact"/>
        <w:ind w:leftChars="0" w:left="1134" w:hanging="654"/>
        <w:jc w:val="both"/>
        <w:rPr>
          <w:rFonts w:eastAsia="標楷體"/>
        </w:rPr>
      </w:pPr>
      <w:r>
        <w:rPr>
          <w:rFonts w:eastAsia="標楷體" w:hint="eastAsia"/>
        </w:rPr>
        <w:t>睦鄰</w:t>
      </w:r>
      <w:r>
        <w:rPr>
          <w:rFonts w:eastAsia="標楷體"/>
        </w:rPr>
        <w:t>14</w:t>
      </w:r>
      <w:r>
        <w:rPr>
          <w:rFonts w:eastAsia="標楷體" w:hint="eastAsia"/>
        </w:rPr>
        <w:t>里上半年電影欣賞活動於</w:t>
      </w:r>
      <w:r>
        <w:rPr>
          <w:rFonts w:eastAsia="標楷體"/>
        </w:rPr>
        <w:t>2</w:t>
      </w:r>
      <w:r>
        <w:rPr>
          <w:rFonts w:eastAsia="標楷體" w:hint="eastAsia"/>
        </w:rPr>
        <w:t>月</w:t>
      </w:r>
      <w:r>
        <w:rPr>
          <w:rFonts w:eastAsia="標楷體"/>
        </w:rPr>
        <w:t>15</w:t>
      </w:r>
      <w:r>
        <w:rPr>
          <w:rFonts w:eastAsia="標楷體" w:hint="eastAsia"/>
        </w:rPr>
        <w:t>日</w:t>
      </w:r>
      <w:r>
        <w:rPr>
          <w:rFonts w:eastAsia="標楷體"/>
        </w:rPr>
        <w:t>(</w:t>
      </w:r>
      <w:r>
        <w:rPr>
          <w:rFonts w:eastAsia="標楷體" w:hint="eastAsia"/>
        </w:rPr>
        <w:t>週六</w:t>
      </w:r>
      <w:r>
        <w:rPr>
          <w:rFonts w:eastAsia="標楷體"/>
        </w:rPr>
        <w:t>)</w:t>
      </w:r>
      <w:r>
        <w:rPr>
          <w:rFonts w:eastAsia="標楷體" w:hint="eastAsia"/>
        </w:rPr>
        <w:t>及</w:t>
      </w:r>
      <w:r>
        <w:rPr>
          <w:rFonts w:eastAsia="標楷體"/>
        </w:rPr>
        <w:t>2</w:t>
      </w:r>
      <w:r>
        <w:rPr>
          <w:rFonts w:eastAsia="標楷體" w:hint="eastAsia"/>
        </w:rPr>
        <w:t>月</w:t>
      </w:r>
      <w:r>
        <w:rPr>
          <w:rFonts w:eastAsia="標楷體"/>
        </w:rPr>
        <w:t>16</w:t>
      </w:r>
      <w:r>
        <w:rPr>
          <w:rFonts w:eastAsia="標楷體" w:hint="eastAsia"/>
        </w:rPr>
        <w:t>日</w:t>
      </w:r>
      <w:r>
        <w:rPr>
          <w:rFonts w:eastAsia="標楷體"/>
        </w:rPr>
        <w:t>(</w:t>
      </w:r>
      <w:r>
        <w:rPr>
          <w:rFonts w:eastAsia="標楷體" w:hint="eastAsia"/>
        </w:rPr>
        <w:t>週日</w:t>
      </w:r>
      <w:r>
        <w:rPr>
          <w:rFonts w:eastAsia="標楷體"/>
        </w:rPr>
        <w:t>)</w:t>
      </w:r>
      <w:r>
        <w:rPr>
          <w:rFonts w:eastAsia="標楷體" w:hint="eastAsia"/>
        </w:rPr>
        <w:t>辦理，相關海報已於</w:t>
      </w:r>
      <w:r>
        <w:rPr>
          <w:rFonts w:eastAsia="標楷體"/>
        </w:rPr>
        <w:t>2</w:t>
      </w:r>
      <w:r>
        <w:rPr>
          <w:rFonts w:eastAsia="標楷體" w:hint="eastAsia"/>
        </w:rPr>
        <w:t>月</w:t>
      </w:r>
      <w:r>
        <w:rPr>
          <w:rFonts w:eastAsia="標楷體"/>
        </w:rPr>
        <w:t>3</w:t>
      </w:r>
      <w:r>
        <w:rPr>
          <w:rFonts w:eastAsia="標楷體" w:hint="eastAsia"/>
        </w:rPr>
        <w:t>日送達各里長處並請里長協助張貼公告。</w:t>
      </w:r>
    </w:p>
    <w:p w14:paraId="3E30E1B0" w14:textId="77777777" w:rsidR="00DD6C36" w:rsidRDefault="00DD6C36" w:rsidP="00B213FE">
      <w:pPr>
        <w:pStyle w:val="aff9"/>
        <w:numPr>
          <w:ilvl w:val="0"/>
          <w:numId w:val="44"/>
        </w:numPr>
        <w:spacing w:line="360" w:lineRule="exact"/>
        <w:ind w:leftChars="0" w:left="851" w:hanging="567"/>
        <w:jc w:val="both"/>
        <w:rPr>
          <w:rFonts w:eastAsia="標楷體"/>
        </w:rPr>
      </w:pPr>
      <w:r>
        <w:rPr>
          <w:rFonts w:eastAsia="標楷體" w:hint="eastAsia"/>
        </w:rPr>
        <w:t>票務暨會員管理</w:t>
      </w:r>
    </w:p>
    <w:p w14:paraId="744EE40B" w14:textId="77777777" w:rsidR="00DD6C36" w:rsidRDefault="00DD6C36" w:rsidP="00B213FE">
      <w:pPr>
        <w:pStyle w:val="aff9"/>
        <w:numPr>
          <w:ilvl w:val="1"/>
          <w:numId w:val="44"/>
        </w:numPr>
        <w:spacing w:line="360" w:lineRule="exact"/>
        <w:ind w:leftChars="0" w:left="1134" w:hanging="654"/>
        <w:jc w:val="both"/>
        <w:rPr>
          <w:rFonts w:eastAsia="標楷體"/>
        </w:rPr>
      </w:pPr>
      <w:r>
        <w:rPr>
          <w:rFonts w:eastAsia="標楷體" w:hint="eastAsia"/>
        </w:rPr>
        <w:t>票務收入統計如附表</w:t>
      </w:r>
      <w:r>
        <w:rPr>
          <w:rFonts w:eastAsia="標楷體"/>
        </w:rPr>
        <w:t>1</w:t>
      </w:r>
    </w:p>
    <w:p w14:paraId="118F624D" w14:textId="77777777" w:rsidR="00DD6C36" w:rsidRDefault="00DD6C36" w:rsidP="00B213FE">
      <w:pPr>
        <w:pStyle w:val="aff9"/>
        <w:numPr>
          <w:ilvl w:val="0"/>
          <w:numId w:val="32"/>
        </w:numPr>
        <w:spacing w:line="360" w:lineRule="exact"/>
        <w:ind w:leftChars="0"/>
        <w:jc w:val="both"/>
        <w:rPr>
          <w:rFonts w:eastAsia="標楷體"/>
        </w:rPr>
      </w:pPr>
      <w:r>
        <w:rPr>
          <w:rFonts w:eastAsia="標楷體" w:hint="eastAsia"/>
        </w:rPr>
        <w:t>今</w:t>
      </w:r>
      <w:r>
        <w:rPr>
          <w:rFonts w:eastAsia="標楷體"/>
        </w:rPr>
        <w:t>(114)</w:t>
      </w:r>
      <w:r>
        <w:rPr>
          <w:rFonts w:eastAsia="標楷體" w:hint="eastAsia"/>
        </w:rPr>
        <w:t>年收入較去</w:t>
      </w:r>
      <w:r>
        <w:rPr>
          <w:rFonts w:eastAsia="標楷體"/>
        </w:rPr>
        <w:t>(113)</w:t>
      </w:r>
      <w:r>
        <w:rPr>
          <w:rFonts w:eastAsia="標楷體" w:hint="eastAsia"/>
        </w:rPr>
        <w:t>年同期高，主要除因今年</w:t>
      </w:r>
      <w:r>
        <w:rPr>
          <w:rFonts w:eastAsia="標楷體"/>
        </w:rPr>
        <w:t>1</w:t>
      </w:r>
      <w:r>
        <w:rPr>
          <w:rFonts w:eastAsia="標楷體" w:hint="eastAsia"/>
        </w:rPr>
        <w:t>月</w:t>
      </w:r>
      <w:r>
        <w:rPr>
          <w:rFonts w:eastAsia="標楷體"/>
        </w:rPr>
        <w:t>25</w:t>
      </w:r>
      <w:r>
        <w:rPr>
          <w:rFonts w:eastAsia="標楷體" w:hint="eastAsia"/>
        </w:rPr>
        <w:t>日至</w:t>
      </w:r>
      <w:r>
        <w:rPr>
          <w:rFonts w:eastAsia="標楷體"/>
        </w:rPr>
        <w:t>2</w:t>
      </w:r>
      <w:r>
        <w:rPr>
          <w:rFonts w:eastAsia="標楷體" w:hint="eastAsia"/>
        </w:rPr>
        <w:t>月</w:t>
      </w:r>
      <w:r>
        <w:rPr>
          <w:rFonts w:eastAsia="標楷體"/>
        </w:rPr>
        <w:t>2</w:t>
      </w:r>
      <w:r>
        <w:rPr>
          <w:rFonts w:eastAsia="標楷體" w:hint="eastAsia"/>
        </w:rPr>
        <w:t>日為春節連假，入館人潮多外，</w:t>
      </w:r>
      <w:r>
        <w:rPr>
          <w:rFonts w:eastAsia="標楷體"/>
        </w:rPr>
        <w:t>1</w:t>
      </w:r>
      <w:r>
        <w:rPr>
          <w:rFonts w:eastAsia="標楷體" w:hint="eastAsia"/>
        </w:rPr>
        <w:t>月份進館之學生團體亦較去年同期多。</w:t>
      </w:r>
    </w:p>
    <w:p w14:paraId="44BAD174" w14:textId="77777777" w:rsidR="00DD6C36" w:rsidRDefault="00DD6C36" w:rsidP="00B213FE">
      <w:pPr>
        <w:pStyle w:val="aff9"/>
        <w:numPr>
          <w:ilvl w:val="0"/>
          <w:numId w:val="32"/>
        </w:numPr>
        <w:spacing w:line="360" w:lineRule="exact"/>
        <w:ind w:leftChars="0"/>
        <w:jc w:val="both"/>
        <w:rPr>
          <w:rFonts w:eastAsia="標楷體"/>
        </w:rPr>
      </w:pPr>
      <w:r>
        <w:rPr>
          <w:rFonts w:eastAsia="標楷體" w:hint="eastAsia"/>
        </w:rPr>
        <w:t>特展部分本月自策特展「星動時刻</w:t>
      </w:r>
      <w:r>
        <w:rPr>
          <w:rFonts w:eastAsia="標楷體"/>
        </w:rPr>
        <w:t xml:space="preserve"> </w:t>
      </w:r>
      <w:r>
        <w:rPr>
          <w:rFonts w:eastAsia="標楷體" w:hint="eastAsia"/>
        </w:rPr>
        <w:t>量測傳說」特展悠友行銷公司校推票入帳</w:t>
      </w:r>
      <w:r>
        <w:rPr>
          <w:rFonts w:eastAsia="標楷體"/>
        </w:rPr>
        <w:t>2,500</w:t>
      </w:r>
      <w:r>
        <w:rPr>
          <w:rFonts w:eastAsia="標楷體" w:hint="eastAsia"/>
        </w:rPr>
        <w:t>張</w:t>
      </w:r>
      <w:r>
        <w:rPr>
          <w:rFonts w:eastAsia="標楷體"/>
        </w:rPr>
        <w:t>/375,000</w:t>
      </w:r>
      <w:r>
        <w:rPr>
          <w:rFonts w:eastAsia="標楷體" w:hint="eastAsia"/>
        </w:rPr>
        <w:t>元及熱雪天堂</w:t>
      </w:r>
      <w:r>
        <w:rPr>
          <w:rFonts w:eastAsia="標楷體"/>
        </w:rPr>
        <w:t>2.0</w:t>
      </w:r>
      <w:r>
        <w:rPr>
          <w:rFonts w:eastAsia="標楷體" w:hint="eastAsia"/>
        </w:rPr>
        <w:t>切票</w:t>
      </w:r>
      <w:r>
        <w:rPr>
          <w:rFonts w:eastAsia="標楷體"/>
        </w:rPr>
        <w:t>1,600</w:t>
      </w:r>
      <w:r>
        <w:rPr>
          <w:rFonts w:eastAsia="標楷體" w:hint="eastAsia"/>
        </w:rPr>
        <w:t>張</w:t>
      </w:r>
      <w:r>
        <w:rPr>
          <w:rFonts w:eastAsia="標楷體"/>
        </w:rPr>
        <w:t>/512,000</w:t>
      </w:r>
      <w:r>
        <w:rPr>
          <w:rFonts w:eastAsia="標楷體" w:hint="eastAsia"/>
        </w:rPr>
        <w:t>元</w:t>
      </w:r>
      <w:r>
        <w:rPr>
          <w:rFonts w:eastAsia="標楷體"/>
        </w:rPr>
        <w:t>(</w:t>
      </w:r>
      <w:r>
        <w:rPr>
          <w:rFonts w:eastAsia="標楷體" w:hint="eastAsia"/>
        </w:rPr>
        <w:t>本館拆帳</w:t>
      </w:r>
      <w:r>
        <w:rPr>
          <w:rFonts w:eastAsia="標楷體"/>
        </w:rPr>
        <w:t>102,400</w:t>
      </w:r>
      <w:r>
        <w:rPr>
          <w:rFonts w:eastAsia="標楷體" w:hint="eastAsia"/>
        </w:rPr>
        <w:t>元</w:t>
      </w:r>
      <w:r>
        <w:rPr>
          <w:rFonts w:eastAsia="標楷體"/>
        </w:rPr>
        <w:t>)</w:t>
      </w:r>
      <w:r>
        <w:rPr>
          <w:rFonts w:eastAsia="標楷體" w:hint="eastAsia"/>
        </w:rPr>
        <w:t>。</w:t>
      </w:r>
      <w:r>
        <w:rPr>
          <w:rFonts w:eastAsia="標楷體"/>
        </w:rPr>
        <w:t>113</w:t>
      </w:r>
      <w:r>
        <w:rPr>
          <w:rFonts w:eastAsia="標楷體" w:hint="eastAsia"/>
        </w:rPr>
        <w:t>年熱雪天堂切票</w:t>
      </w:r>
      <w:r>
        <w:rPr>
          <w:rFonts w:eastAsia="標楷體"/>
        </w:rPr>
        <w:t>2,000</w:t>
      </w:r>
      <w:r>
        <w:rPr>
          <w:rFonts w:eastAsia="標楷體" w:hint="eastAsia"/>
        </w:rPr>
        <w:t>張</w:t>
      </w:r>
      <w:r>
        <w:rPr>
          <w:rFonts w:eastAsia="標楷體"/>
        </w:rPr>
        <w:t>/640,000</w:t>
      </w:r>
      <w:r>
        <w:rPr>
          <w:rFonts w:eastAsia="標楷體" w:hint="eastAsia"/>
        </w:rPr>
        <w:t>元</w:t>
      </w:r>
      <w:r>
        <w:rPr>
          <w:rFonts w:eastAsia="標楷體"/>
        </w:rPr>
        <w:t>(</w:t>
      </w:r>
      <w:r>
        <w:rPr>
          <w:rFonts w:eastAsia="標楷體" w:hint="eastAsia"/>
        </w:rPr>
        <w:t>本館拆帳</w:t>
      </w:r>
      <w:r>
        <w:rPr>
          <w:rFonts w:eastAsia="標楷體"/>
        </w:rPr>
        <w:t>128,000</w:t>
      </w:r>
      <w:r>
        <w:rPr>
          <w:rFonts w:eastAsia="標楷體" w:hint="eastAsia"/>
        </w:rPr>
        <w:t>元</w:t>
      </w:r>
      <w:r>
        <w:rPr>
          <w:rFonts w:eastAsia="標楷體"/>
        </w:rPr>
        <w:t>)</w:t>
      </w:r>
      <w:r>
        <w:rPr>
          <w:rFonts w:eastAsia="標楷體" w:hint="eastAsia"/>
        </w:rPr>
        <w:t>。</w:t>
      </w:r>
    </w:p>
    <w:p w14:paraId="4E0232CB" w14:textId="77777777" w:rsidR="00DD6C36" w:rsidRDefault="00DD6C36" w:rsidP="00B213FE">
      <w:pPr>
        <w:pStyle w:val="aff9"/>
        <w:numPr>
          <w:ilvl w:val="0"/>
          <w:numId w:val="32"/>
        </w:numPr>
        <w:spacing w:line="360" w:lineRule="exact"/>
        <w:ind w:leftChars="0"/>
        <w:jc w:val="both"/>
        <w:rPr>
          <w:rFonts w:eastAsia="標楷體"/>
        </w:rPr>
      </w:pPr>
      <w:r>
        <w:rPr>
          <w:rFonts w:eastAsia="標楷體" w:hint="eastAsia"/>
        </w:rPr>
        <w:t>今年度大銀幕電影首次改為以單場</w:t>
      </w:r>
      <w:r>
        <w:rPr>
          <w:rFonts w:eastAsia="標楷體"/>
        </w:rPr>
        <w:t>20</w:t>
      </w:r>
      <w:r>
        <w:rPr>
          <w:rFonts w:eastAsia="標楷體" w:hint="eastAsia"/>
        </w:rPr>
        <w:t>分鐘左右短片之方式放映，加上本檔期之新片</w:t>
      </w:r>
      <w:r>
        <w:rPr>
          <w:rFonts w:eastAsia="標楷體"/>
        </w:rPr>
        <w:t>/</w:t>
      </w:r>
      <w:r>
        <w:rPr>
          <w:rFonts w:eastAsia="標楷體" w:hint="eastAsia"/>
        </w:rPr>
        <w:t>「暴龍」吸引小朋友之興趣，故今年之收入不論散客或團體均較去年增加。另可能因本次為短片型態加上票價之優惠，</w:t>
      </w:r>
      <w:r>
        <w:rPr>
          <w:rFonts w:eastAsia="標楷體"/>
        </w:rPr>
        <w:t>1</w:t>
      </w:r>
      <w:r>
        <w:rPr>
          <w:rFonts w:eastAsia="標楷體" w:hint="eastAsia"/>
        </w:rPr>
        <w:t>月份學前兒童觀影人次較以往增加，後續可持續觀察。</w:t>
      </w:r>
    </w:p>
    <w:p w14:paraId="456385EA" w14:textId="77777777" w:rsidR="00DD6C36" w:rsidRDefault="00DD6C36" w:rsidP="00B213FE">
      <w:pPr>
        <w:pStyle w:val="aff9"/>
        <w:numPr>
          <w:ilvl w:val="1"/>
          <w:numId w:val="44"/>
        </w:numPr>
        <w:spacing w:line="360" w:lineRule="exact"/>
        <w:ind w:leftChars="0" w:left="1134" w:hanging="654"/>
        <w:jc w:val="both"/>
        <w:rPr>
          <w:rFonts w:eastAsia="標楷體"/>
        </w:rPr>
      </w:pPr>
      <w:r>
        <w:rPr>
          <w:rFonts w:eastAsia="標楷體"/>
        </w:rPr>
        <w:lastRenderedPageBreak/>
        <w:t>114</w:t>
      </w:r>
      <w:r>
        <w:rPr>
          <w:rFonts w:eastAsia="標楷體" w:hint="eastAsia"/>
        </w:rPr>
        <w:t>年</w:t>
      </w:r>
      <w:r>
        <w:rPr>
          <w:rFonts w:eastAsia="標楷體"/>
        </w:rPr>
        <w:t>1</w:t>
      </w:r>
      <w:r>
        <w:rPr>
          <w:rFonts w:eastAsia="標楷體" w:hint="eastAsia"/>
        </w:rPr>
        <w:t>月入館人次統計：</w:t>
      </w:r>
      <w:r>
        <w:rPr>
          <w:rFonts w:eastAsia="標楷體"/>
        </w:rPr>
        <w:t>1</w:t>
      </w:r>
      <w:r>
        <w:rPr>
          <w:rFonts w:eastAsia="標楷體" w:hint="eastAsia"/>
        </w:rPr>
        <w:t>月份入館人次總計</w:t>
      </w:r>
      <w:r>
        <w:rPr>
          <w:rFonts w:eastAsia="標楷體"/>
        </w:rPr>
        <w:t>17</w:t>
      </w:r>
      <w:r>
        <w:rPr>
          <w:rFonts w:eastAsia="標楷體" w:hint="eastAsia"/>
        </w:rPr>
        <w:t>萬</w:t>
      </w:r>
      <w:r>
        <w:rPr>
          <w:rFonts w:eastAsia="標楷體"/>
        </w:rPr>
        <w:t>7,672</w:t>
      </w:r>
      <w:r>
        <w:rPr>
          <w:rFonts w:eastAsia="標楷體" w:hint="eastAsia"/>
        </w:rPr>
        <w:t>人次、拆帳後票務收入為新臺幣</w:t>
      </w:r>
      <w:r>
        <w:rPr>
          <w:rFonts w:eastAsia="標楷體"/>
        </w:rPr>
        <w:t>336</w:t>
      </w:r>
      <w:r>
        <w:rPr>
          <w:rFonts w:eastAsia="標楷體" w:hint="eastAsia"/>
        </w:rPr>
        <w:t>萬</w:t>
      </w:r>
      <w:r>
        <w:rPr>
          <w:rFonts w:eastAsia="標楷體"/>
        </w:rPr>
        <w:t xml:space="preserve">7,459 </w:t>
      </w:r>
      <w:r>
        <w:rPr>
          <w:rFonts w:eastAsia="標楷體" w:hint="eastAsia"/>
        </w:rPr>
        <w:t>元、</w:t>
      </w:r>
      <w:r>
        <w:rPr>
          <w:rFonts w:eastAsia="標楷體" w:hint="eastAsia"/>
          <w:bCs/>
        </w:rPr>
        <w:t>申辦年卡</w:t>
      </w:r>
      <w:r>
        <w:rPr>
          <w:rFonts w:eastAsia="標楷體"/>
          <w:bCs/>
        </w:rPr>
        <w:t>214</w:t>
      </w:r>
      <w:r>
        <w:rPr>
          <w:rFonts w:eastAsia="標楷體" w:hint="eastAsia"/>
          <w:bCs/>
        </w:rPr>
        <w:t>人次</w:t>
      </w:r>
      <w:r>
        <w:rPr>
          <w:rFonts w:eastAsia="標楷體" w:hint="eastAsia"/>
        </w:rPr>
        <w:t>。</w:t>
      </w:r>
    </w:p>
    <w:p w14:paraId="161538A1" w14:textId="77777777" w:rsidR="00DD6C36" w:rsidRDefault="00DD6C36" w:rsidP="00B213FE">
      <w:pPr>
        <w:pStyle w:val="aff9"/>
        <w:numPr>
          <w:ilvl w:val="1"/>
          <w:numId w:val="44"/>
        </w:numPr>
        <w:spacing w:line="360" w:lineRule="exact"/>
        <w:ind w:leftChars="0" w:left="1134" w:hanging="654"/>
        <w:jc w:val="both"/>
        <w:rPr>
          <w:rFonts w:eastAsia="標楷體"/>
        </w:rPr>
      </w:pPr>
      <w:r>
        <w:rPr>
          <w:rFonts w:eastAsia="標楷體" w:hint="eastAsia"/>
        </w:rPr>
        <w:t>會員點數啟動到期機制及上架特展票券</w:t>
      </w:r>
    </w:p>
    <w:p w14:paraId="472A2B11" w14:textId="77777777" w:rsidR="00DD6C36" w:rsidRDefault="00DD6C36" w:rsidP="00B213FE">
      <w:pPr>
        <w:pStyle w:val="aff9"/>
        <w:numPr>
          <w:ilvl w:val="0"/>
          <w:numId w:val="33"/>
        </w:numPr>
        <w:spacing w:line="360" w:lineRule="exact"/>
        <w:ind w:leftChars="0"/>
        <w:jc w:val="both"/>
        <w:rPr>
          <w:rFonts w:eastAsia="標楷體"/>
        </w:rPr>
      </w:pPr>
      <w:r>
        <w:rPr>
          <w:rFonts w:eastAsia="標楷體" w:hint="eastAsia"/>
        </w:rPr>
        <w:t>為提升會員黏著度及豐富本館會員機制，本年起推廣教育報名系統報名之有價課程</w:t>
      </w:r>
      <w:r>
        <w:rPr>
          <w:rFonts w:eastAsia="標楷體"/>
        </w:rPr>
        <w:t>(</w:t>
      </w:r>
      <w:r>
        <w:rPr>
          <w:rFonts w:eastAsia="標楷體" w:hint="eastAsia"/>
        </w:rPr>
        <w:t>例如冬夏令營、創客工場</w:t>
      </w:r>
      <w:r>
        <w:rPr>
          <w:rFonts w:eastAsia="標楷體"/>
        </w:rPr>
        <w:t>)</w:t>
      </w:r>
      <w:r>
        <w:rPr>
          <w:rFonts w:eastAsia="標楷體" w:hint="eastAsia"/>
        </w:rPr>
        <w:t>，將由科教組於課程結束確認民眾確實到課後給予課程費用之等量點數，本組上架星動時刻</w:t>
      </w:r>
      <w:r>
        <w:rPr>
          <w:rFonts w:eastAsia="標楷體"/>
        </w:rPr>
        <w:t>•</w:t>
      </w:r>
      <w:r>
        <w:rPr>
          <w:rFonts w:eastAsia="標楷體" w:hint="eastAsia"/>
        </w:rPr>
        <w:t>量測傳說等特展貴賓票作為紅利商品供民眾兌換。</w:t>
      </w:r>
    </w:p>
    <w:p w14:paraId="37C2F5F4" w14:textId="77777777" w:rsidR="00DD6C36" w:rsidRDefault="00DD6C36" w:rsidP="00B213FE">
      <w:pPr>
        <w:pStyle w:val="aff9"/>
        <w:numPr>
          <w:ilvl w:val="0"/>
          <w:numId w:val="33"/>
        </w:numPr>
        <w:spacing w:line="360" w:lineRule="exact"/>
        <w:ind w:leftChars="0"/>
        <w:jc w:val="both"/>
        <w:rPr>
          <w:rFonts w:eastAsia="標楷體"/>
        </w:rPr>
      </w:pPr>
      <w:r>
        <w:rPr>
          <w:rFonts w:eastAsia="標楷體" w:hint="eastAsia"/>
        </w:rPr>
        <w:t>本年起將開啟點數到期功能，參考業界做法包含統一超商</w:t>
      </w:r>
      <w:r>
        <w:rPr>
          <w:rFonts w:eastAsia="標楷體"/>
        </w:rPr>
        <w:t>OPENPOINT</w:t>
      </w:r>
      <w:r>
        <w:rPr>
          <w:rFonts w:eastAsia="標楷體" w:hint="eastAsia"/>
        </w:rPr>
        <w:t>、誠品、寶雅、</w:t>
      </w:r>
      <w:r>
        <w:rPr>
          <w:rFonts w:eastAsia="標楷體"/>
        </w:rPr>
        <w:t>HAPPYGO</w:t>
      </w:r>
      <w:r>
        <w:rPr>
          <w:rFonts w:eastAsia="標楷體" w:hint="eastAsia"/>
        </w:rPr>
        <w:t>會員點數規則，以次年度為期限，即</w:t>
      </w:r>
      <w:r>
        <w:rPr>
          <w:rFonts w:eastAsia="標楷體"/>
        </w:rPr>
        <w:t>114</w:t>
      </w:r>
      <w:r>
        <w:rPr>
          <w:rFonts w:eastAsia="標楷體" w:hint="eastAsia"/>
        </w:rPr>
        <w:t>年</w:t>
      </w:r>
      <w:r>
        <w:rPr>
          <w:rFonts w:eastAsia="標楷體"/>
        </w:rPr>
        <w:t>1</w:t>
      </w:r>
      <w:r>
        <w:rPr>
          <w:rFonts w:eastAsia="標楷體" w:hint="eastAsia"/>
        </w:rPr>
        <w:t>至</w:t>
      </w:r>
      <w:r>
        <w:rPr>
          <w:rFonts w:eastAsia="標楷體"/>
        </w:rPr>
        <w:t>12</w:t>
      </w:r>
      <w:r>
        <w:rPr>
          <w:rFonts w:eastAsia="標楷體" w:hint="eastAsia"/>
        </w:rPr>
        <w:t>月間之累點統一於</w:t>
      </w:r>
      <w:r>
        <w:rPr>
          <w:rFonts w:eastAsia="標楷體"/>
        </w:rPr>
        <w:t>115</w:t>
      </w:r>
      <w:r>
        <w:rPr>
          <w:rFonts w:eastAsia="標楷體" w:hint="eastAsia"/>
        </w:rPr>
        <w:t>年底到期。</w:t>
      </w:r>
    </w:p>
    <w:p w14:paraId="4D62761E" w14:textId="77777777" w:rsidR="00DD6C36" w:rsidRDefault="00DD6C36" w:rsidP="00B213FE">
      <w:pPr>
        <w:pStyle w:val="aff9"/>
        <w:numPr>
          <w:ilvl w:val="0"/>
          <w:numId w:val="44"/>
        </w:numPr>
        <w:spacing w:line="360" w:lineRule="exact"/>
        <w:ind w:leftChars="0" w:left="851" w:hanging="567"/>
        <w:jc w:val="both"/>
        <w:rPr>
          <w:rFonts w:eastAsia="標楷體"/>
        </w:rPr>
      </w:pPr>
      <w:r>
        <w:rPr>
          <w:rFonts w:eastAsia="標楷體" w:hint="eastAsia"/>
        </w:rPr>
        <w:t>導覽解說</w:t>
      </w:r>
    </w:p>
    <w:p w14:paraId="555A4CFD" w14:textId="77777777" w:rsidR="00DD6C36" w:rsidRDefault="00DD6C36" w:rsidP="00B213FE">
      <w:pPr>
        <w:pStyle w:val="aff9"/>
        <w:numPr>
          <w:ilvl w:val="1"/>
          <w:numId w:val="44"/>
        </w:numPr>
        <w:spacing w:line="360" w:lineRule="exact"/>
        <w:ind w:leftChars="0" w:left="1134" w:hanging="654"/>
        <w:jc w:val="both"/>
        <w:rPr>
          <w:rFonts w:eastAsia="標楷體"/>
        </w:rPr>
      </w:pPr>
      <w:r>
        <w:rPr>
          <w:rFonts w:eastAsia="標楷體" w:hint="eastAsia"/>
        </w:rPr>
        <w:t>關於本組行銷管理助理研究員徵才案，去年</w:t>
      </w:r>
      <w:r>
        <w:rPr>
          <w:rFonts w:eastAsia="標楷體"/>
        </w:rPr>
        <w:t>12</w:t>
      </w:r>
      <w:r>
        <w:rPr>
          <w:rFonts w:eastAsia="標楷體" w:hint="eastAsia"/>
        </w:rPr>
        <w:t>月份第</w:t>
      </w:r>
      <w:r>
        <w:rPr>
          <w:rFonts w:eastAsia="標楷體"/>
        </w:rPr>
        <w:t>1</w:t>
      </w:r>
      <w:r>
        <w:rPr>
          <w:rFonts w:eastAsia="標楷體" w:hint="eastAsia"/>
        </w:rPr>
        <w:t>次公告截止時僅</w:t>
      </w:r>
      <w:r>
        <w:rPr>
          <w:rFonts w:eastAsia="標楷體"/>
        </w:rPr>
        <w:t>1</w:t>
      </w:r>
      <w:r>
        <w:rPr>
          <w:rFonts w:eastAsia="標楷體" w:hint="eastAsia"/>
        </w:rPr>
        <w:t>人報名，今年</w:t>
      </w:r>
      <w:r>
        <w:rPr>
          <w:rFonts w:eastAsia="標楷體"/>
        </w:rPr>
        <w:t>1</w:t>
      </w:r>
      <w:r>
        <w:rPr>
          <w:rFonts w:eastAsia="標楷體" w:hint="eastAsia"/>
        </w:rPr>
        <w:t>月份第</w:t>
      </w:r>
      <w:r>
        <w:rPr>
          <w:rFonts w:eastAsia="標楷體"/>
        </w:rPr>
        <w:t>2</w:t>
      </w:r>
      <w:r>
        <w:rPr>
          <w:rFonts w:eastAsia="標楷體" w:hint="eastAsia"/>
        </w:rPr>
        <w:t>次公告截止時共</w:t>
      </w:r>
      <w:r>
        <w:rPr>
          <w:rFonts w:eastAsia="標楷體"/>
        </w:rPr>
        <w:t>4</w:t>
      </w:r>
      <w:r>
        <w:rPr>
          <w:rFonts w:eastAsia="標楷體" w:hint="eastAsia"/>
        </w:rPr>
        <w:t>人報名，依據本館各類人員辦理甄審流程，目前進行至簽請辦理報名人員資格初審階段。</w:t>
      </w:r>
    </w:p>
    <w:p w14:paraId="04487BED" w14:textId="77777777" w:rsidR="00DD6C36" w:rsidRDefault="00DD6C36" w:rsidP="00B213FE">
      <w:pPr>
        <w:pStyle w:val="aff9"/>
        <w:numPr>
          <w:ilvl w:val="1"/>
          <w:numId w:val="44"/>
        </w:numPr>
        <w:spacing w:line="360" w:lineRule="exact"/>
        <w:ind w:leftChars="0" w:left="1134" w:hanging="654"/>
        <w:jc w:val="both"/>
        <w:rPr>
          <w:rFonts w:eastAsia="標楷體"/>
        </w:rPr>
      </w:pPr>
      <w:r>
        <w:rPr>
          <w:rFonts w:eastAsia="標楷體" w:hint="eastAsia"/>
        </w:rPr>
        <w:t>國發會</w:t>
      </w:r>
      <w:r>
        <w:rPr>
          <w:rFonts w:eastAsia="標楷體"/>
        </w:rPr>
        <w:t>114</w:t>
      </w:r>
      <w:r>
        <w:rPr>
          <w:rFonts w:eastAsia="標楷體" w:hint="eastAsia"/>
        </w:rPr>
        <w:t>年「展示參觀服務暨永續發展活動融入雙語元素計畫」</w:t>
      </w:r>
      <w:r>
        <w:rPr>
          <w:rFonts w:hint="eastAsia"/>
        </w:rPr>
        <w:t>，</w:t>
      </w:r>
      <w:r>
        <w:rPr>
          <w:rFonts w:eastAsia="標楷體"/>
        </w:rPr>
        <w:t>1</w:t>
      </w:r>
      <w:r>
        <w:rPr>
          <w:rFonts w:eastAsia="標楷體" w:hint="eastAsia"/>
        </w:rPr>
        <w:t>月份進行由科教組辦理之「雙語科學營」及「雙語科學魔術秀」二個子計畫</w:t>
      </w:r>
      <w:r>
        <w:rPr>
          <w:rFonts w:hint="eastAsia"/>
        </w:rPr>
        <w:t>，</w:t>
      </w:r>
      <w:r>
        <w:rPr>
          <w:rFonts w:eastAsia="標楷體"/>
        </w:rPr>
        <w:t>2</w:t>
      </w:r>
      <w:r>
        <w:rPr>
          <w:rFonts w:eastAsia="標楷體" w:hint="eastAsia"/>
        </w:rPr>
        <w:t>月份擬搭配科教組辦理之</w:t>
      </w:r>
      <w:r>
        <w:rPr>
          <w:rFonts w:eastAsia="標楷體"/>
        </w:rPr>
        <w:t>228</w:t>
      </w:r>
      <w:r>
        <w:rPr>
          <w:rFonts w:eastAsia="標楷體" w:hint="eastAsia"/>
        </w:rPr>
        <w:t>節慶活動持續進行「雙語科學魔術秀」計畫</w:t>
      </w:r>
      <w:r>
        <w:rPr>
          <w:rFonts w:eastAsia="微軟正黑體" w:hint="eastAsia"/>
        </w:rPr>
        <w:t>。</w:t>
      </w:r>
    </w:p>
    <w:p w14:paraId="6BC6E9CB" w14:textId="77777777" w:rsidR="00DD6C36" w:rsidRPr="005A0641" w:rsidRDefault="00DD6C36" w:rsidP="00B213FE">
      <w:pPr>
        <w:pStyle w:val="aff9"/>
        <w:numPr>
          <w:ilvl w:val="1"/>
          <w:numId w:val="44"/>
        </w:numPr>
        <w:spacing w:line="360" w:lineRule="exact"/>
        <w:ind w:leftChars="0" w:left="1134" w:hanging="654"/>
        <w:jc w:val="both"/>
        <w:rPr>
          <w:rFonts w:eastAsia="標楷體"/>
          <w:color w:val="FF0000"/>
        </w:rPr>
      </w:pPr>
      <w:r w:rsidRPr="005A0641">
        <w:rPr>
          <w:rFonts w:eastAsia="標楷體" w:hint="eastAsia"/>
        </w:rPr>
        <w:t>智慧化導覽服務及科技導覽培訓</w:t>
      </w:r>
      <w:r w:rsidRPr="005A0641">
        <w:rPr>
          <w:rFonts w:eastAsia="標楷體" w:hint="eastAsia"/>
          <w:bCs/>
        </w:rPr>
        <w:t>：結合「</w:t>
      </w:r>
      <w:bookmarkStart w:id="6" w:name="_Hlk190269630"/>
      <w:r w:rsidRPr="005A0641">
        <w:rPr>
          <w:rFonts w:eastAsia="標楷體" w:hint="eastAsia"/>
          <w:bCs/>
        </w:rPr>
        <w:t>教育部中程</w:t>
      </w:r>
      <w:r w:rsidRPr="005A0641">
        <w:rPr>
          <w:rFonts w:eastAsia="標楷體"/>
          <w:bCs/>
        </w:rPr>
        <w:t>-</w:t>
      </w:r>
      <w:r w:rsidRPr="005A0641">
        <w:rPr>
          <w:rFonts w:eastAsia="標楷體" w:hint="eastAsia"/>
          <w:bCs/>
        </w:rPr>
        <w:t>智慧化導覽服務</w:t>
      </w:r>
      <w:bookmarkEnd w:id="6"/>
      <w:r w:rsidRPr="005A0641">
        <w:rPr>
          <w:rFonts w:eastAsia="標楷體" w:hint="eastAsia"/>
          <w:bCs/>
        </w:rPr>
        <w:t>及科技導覽培訓」、「國發會</w:t>
      </w:r>
      <w:r w:rsidRPr="005A0641">
        <w:rPr>
          <w:rFonts w:eastAsia="標楷體"/>
          <w:bCs/>
        </w:rPr>
        <w:t>-</w:t>
      </w:r>
      <w:r w:rsidRPr="005A0641">
        <w:rPr>
          <w:rFonts w:eastAsia="標楷體" w:hint="eastAsia"/>
          <w:bCs/>
        </w:rPr>
        <w:t>展示參觀服務暨永續發展活動融入雙語元素計畫」及「教育部</w:t>
      </w:r>
      <w:r w:rsidRPr="005A0641">
        <w:rPr>
          <w:rFonts w:eastAsia="標楷體"/>
          <w:bCs/>
        </w:rPr>
        <w:t>-</w:t>
      </w:r>
      <w:r w:rsidRPr="005A0641">
        <w:rPr>
          <w:rFonts w:eastAsia="標楷體" w:hint="eastAsia"/>
          <w:bCs/>
        </w:rPr>
        <w:t>科工做陣來</w:t>
      </w:r>
      <w:r w:rsidRPr="005A0641">
        <w:rPr>
          <w:rFonts w:eastAsia="標楷體"/>
          <w:bCs/>
        </w:rPr>
        <w:t xml:space="preserve"> </w:t>
      </w:r>
      <w:r w:rsidRPr="005A0641">
        <w:rPr>
          <w:rFonts w:eastAsia="標楷體" w:hint="eastAsia"/>
          <w:bCs/>
        </w:rPr>
        <w:t>歡喜學母語計畫」等</w:t>
      </w:r>
      <w:r w:rsidRPr="005A0641">
        <w:rPr>
          <w:rFonts w:eastAsia="標楷體"/>
          <w:bCs/>
        </w:rPr>
        <w:t>3</w:t>
      </w:r>
      <w:r w:rsidRPr="005A0641">
        <w:rPr>
          <w:rFonts w:eastAsia="標楷體" w:hint="eastAsia"/>
          <w:bCs/>
        </w:rPr>
        <w:t>個計畫經費，</w:t>
      </w:r>
      <w:r w:rsidRPr="005A0641">
        <w:rPr>
          <w:rFonts w:eastAsia="標楷體" w:hint="eastAsia"/>
        </w:rPr>
        <w:t>辦理</w:t>
      </w:r>
      <w:r w:rsidRPr="005A0641">
        <w:rPr>
          <w:rFonts w:eastAsia="標楷體" w:hint="eastAsia"/>
          <w:bCs/>
        </w:rPr>
        <w:t>「</w:t>
      </w:r>
      <w:bookmarkStart w:id="7" w:name="_Hlk190269648"/>
      <w:r w:rsidRPr="005A0641">
        <w:rPr>
          <w:rFonts w:eastAsia="標楷體" w:hint="eastAsia"/>
        </w:rPr>
        <w:t>語音導覽委託製作及推廣</w:t>
      </w:r>
      <w:bookmarkEnd w:id="7"/>
      <w:r w:rsidRPr="005A0641">
        <w:rPr>
          <w:rFonts w:eastAsia="標楷體" w:hint="eastAsia"/>
          <w:bCs/>
        </w:rPr>
        <w:t>」勞務</w:t>
      </w:r>
      <w:r w:rsidRPr="005A0641">
        <w:rPr>
          <w:rFonts w:eastAsia="標楷體" w:hint="eastAsia"/>
        </w:rPr>
        <w:t>採購案，預計建置</w:t>
      </w:r>
      <w:r w:rsidRPr="005A0641">
        <w:rPr>
          <w:rFonts w:eastAsia="標楷體"/>
        </w:rPr>
        <w:t>60</w:t>
      </w:r>
      <w:r w:rsidRPr="005A0641">
        <w:rPr>
          <w:rFonts w:eastAsia="標楷體" w:hint="eastAsia"/>
        </w:rPr>
        <w:t>個展示單元</w:t>
      </w:r>
      <w:r w:rsidRPr="005A0641">
        <w:rPr>
          <w:rFonts w:eastAsia="標楷體"/>
        </w:rPr>
        <w:t>210</w:t>
      </w:r>
      <w:r w:rsidRPr="005A0641">
        <w:rPr>
          <w:rFonts w:eastAsia="標楷體" w:hint="eastAsia"/>
        </w:rPr>
        <w:t>個多元語言別之</w:t>
      </w:r>
      <w:r w:rsidRPr="005A0641">
        <w:rPr>
          <w:rFonts w:eastAsia="標楷體"/>
        </w:rPr>
        <w:t xml:space="preserve"> </w:t>
      </w:r>
      <w:r w:rsidRPr="005A0641">
        <w:rPr>
          <w:rFonts w:eastAsia="標楷體" w:hint="eastAsia"/>
        </w:rPr>
        <w:t>語音導覽</w:t>
      </w:r>
      <w:r w:rsidRPr="005A0641">
        <w:rPr>
          <w:rFonts w:eastAsia="標楷體"/>
        </w:rPr>
        <w:t xml:space="preserve"> (</w:t>
      </w:r>
      <w:r w:rsidRPr="005A0641">
        <w:rPr>
          <w:rFonts w:eastAsia="標楷體" w:hint="eastAsia"/>
        </w:rPr>
        <w:t>以</w:t>
      </w:r>
      <w:r w:rsidRPr="005A0641">
        <w:rPr>
          <w:rFonts w:eastAsia="標楷體"/>
        </w:rPr>
        <w:t>QR</w:t>
      </w:r>
      <w:r w:rsidRPr="005A0641">
        <w:rPr>
          <w:rFonts w:eastAsia="標楷體" w:hint="eastAsia"/>
        </w:rPr>
        <w:t>二維碼標示</w:t>
      </w:r>
      <w:r w:rsidRPr="005A0641">
        <w:rPr>
          <w:rFonts w:eastAsia="標楷體"/>
        </w:rPr>
        <w:t>)</w:t>
      </w:r>
      <w:r w:rsidRPr="005A0641">
        <w:rPr>
          <w:rFonts w:eastAsia="標楷體" w:hint="eastAsia"/>
        </w:rPr>
        <w:t>，並設計</w:t>
      </w:r>
      <w:r w:rsidRPr="005A0641">
        <w:rPr>
          <w:rFonts w:eastAsia="標楷體"/>
        </w:rPr>
        <w:t>2</w:t>
      </w:r>
      <w:r w:rsidRPr="005A0641">
        <w:rPr>
          <w:rFonts w:eastAsia="標楷體" w:hint="eastAsia"/>
        </w:rPr>
        <w:t>款實境解謎遊戲，以利語音導覽推廣活動，並達到提供智慧化多元導覽服務及科技導覽培訓之目的，全案簽核中，並續辦工作小組簽核及評選委員圈選作業。</w:t>
      </w:r>
    </w:p>
    <w:p w14:paraId="49040183" w14:textId="77777777" w:rsidR="00DD6C36" w:rsidRDefault="00DD6C36" w:rsidP="00B213FE">
      <w:pPr>
        <w:pStyle w:val="aff9"/>
        <w:numPr>
          <w:ilvl w:val="1"/>
          <w:numId w:val="44"/>
        </w:numPr>
        <w:spacing w:line="360" w:lineRule="exact"/>
        <w:ind w:leftChars="0" w:left="1134" w:hanging="654"/>
        <w:jc w:val="both"/>
        <w:rPr>
          <w:rFonts w:eastAsia="標楷體"/>
        </w:rPr>
      </w:pPr>
      <w:r>
        <w:rPr>
          <w:rFonts w:eastAsia="標楷體" w:hint="eastAsia"/>
        </w:rPr>
        <w:t>科工做陣來</w:t>
      </w:r>
      <w:r>
        <w:rPr>
          <w:rFonts w:eastAsia="標楷體"/>
        </w:rPr>
        <w:t xml:space="preserve"> </w:t>
      </w:r>
      <w:r>
        <w:rPr>
          <w:rFonts w:eastAsia="標楷體" w:hint="eastAsia"/>
        </w:rPr>
        <w:t>歡喜學母語</w:t>
      </w:r>
      <w:r>
        <w:rPr>
          <w:rFonts w:eastAsia="標楷體" w:hint="eastAsia"/>
          <w:bCs/>
        </w:rPr>
        <w:t>：配合教育部辦理「響應</w:t>
      </w:r>
      <w:r>
        <w:rPr>
          <w:rFonts w:eastAsia="標楷體"/>
          <w:bCs/>
        </w:rPr>
        <w:t>2025</w:t>
      </w:r>
      <w:r>
        <w:rPr>
          <w:rFonts w:eastAsia="標楷體" w:hint="eastAsia"/>
          <w:bCs/>
        </w:rPr>
        <w:t>世界母語日」活動，規劃導覽解說、繪本說故事、科學動手做，於</w:t>
      </w:r>
      <w:r>
        <w:rPr>
          <w:rFonts w:eastAsia="標楷體"/>
          <w:bCs/>
        </w:rPr>
        <w:t>221</w:t>
      </w:r>
      <w:r>
        <w:rPr>
          <w:rFonts w:eastAsia="標楷體" w:hint="eastAsia"/>
          <w:bCs/>
        </w:rPr>
        <w:t>世界母語日之假日期間進行</w:t>
      </w:r>
      <w:r>
        <w:rPr>
          <w:rFonts w:eastAsia="標楷體"/>
          <w:bCs/>
        </w:rPr>
        <w:t>12</w:t>
      </w:r>
      <w:r>
        <w:rPr>
          <w:rFonts w:eastAsia="標楷體" w:hint="eastAsia"/>
          <w:bCs/>
        </w:rPr>
        <w:t>場親子活動。</w:t>
      </w:r>
    </w:p>
    <w:p w14:paraId="39BAE6AA" w14:textId="77777777" w:rsidR="00DD6C36" w:rsidRDefault="00DD6C36" w:rsidP="00B213FE">
      <w:pPr>
        <w:pStyle w:val="aff9"/>
        <w:numPr>
          <w:ilvl w:val="0"/>
          <w:numId w:val="44"/>
        </w:numPr>
        <w:spacing w:line="360" w:lineRule="exact"/>
        <w:ind w:leftChars="0" w:left="851" w:hanging="567"/>
        <w:jc w:val="both"/>
        <w:rPr>
          <w:rFonts w:eastAsia="標楷體"/>
        </w:rPr>
      </w:pPr>
      <w:r>
        <w:rPr>
          <w:rFonts w:eastAsia="標楷體" w:hint="eastAsia"/>
        </w:rPr>
        <w:t>行政暨志工管理</w:t>
      </w:r>
    </w:p>
    <w:p w14:paraId="522FED0F" w14:textId="77777777" w:rsidR="00DD6C36" w:rsidRDefault="00DD6C36" w:rsidP="00B213FE">
      <w:pPr>
        <w:pStyle w:val="aff9"/>
        <w:numPr>
          <w:ilvl w:val="1"/>
          <w:numId w:val="44"/>
        </w:numPr>
        <w:spacing w:line="360" w:lineRule="exact"/>
        <w:ind w:leftChars="0" w:left="1134" w:hanging="654"/>
        <w:jc w:val="both"/>
        <w:rPr>
          <w:rFonts w:eastAsia="標楷體"/>
        </w:rPr>
      </w:pPr>
      <w:r>
        <w:rPr>
          <w:rFonts w:eastAsia="標楷體" w:hint="eastAsia"/>
        </w:rPr>
        <w:t>志工管理</w:t>
      </w:r>
    </w:p>
    <w:p w14:paraId="13A64878" w14:textId="77777777" w:rsidR="00DD6C36" w:rsidRPr="006D7AE8" w:rsidRDefault="00DD6C36" w:rsidP="00B213FE">
      <w:pPr>
        <w:pStyle w:val="aff9"/>
        <w:numPr>
          <w:ilvl w:val="0"/>
          <w:numId w:val="34"/>
        </w:numPr>
        <w:spacing w:line="360" w:lineRule="exact"/>
        <w:ind w:leftChars="0"/>
        <w:jc w:val="both"/>
        <w:rPr>
          <w:rFonts w:eastAsia="標楷體"/>
        </w:rPr>
      </w:pPr>
      <w:r w:rsidRPr="006D7AE8">
        <w:rPr>
          <w:rFonts w:eastAsia="標楷體"/>
        </w:rPr>
        <w:t>1</w:t>
      </w:r>
      <w:r w:rsidRPr="006D7AE8">
        <w:rPr>
          <w:rFonts w:eastAsia="標楷體" w:hint="eastAsia"/>
        </w:rPr>
        <w:t>月</w:t>
      </w:r>
      <w:r w:rsidRPr="006D7AE8">
        <w:rPr>
          <w:rFonts w:eastAsia="標楷體"/>
        </w:rPr>
        <w:t>23</w:t>
      </w:r>
      <w:r w:rsidRPr="006D7AE8">
        <w:rPr>
          <w:rFonts w:eastAsia="標楷體" w:hint="eastAsia"/>
        </w:rPr>
        <w:t>日透過</w:t>
      </w:r>
      <w:r w:rsidRPr="006D7AE8">
        <w:rPr>
          <w:rFonts w:eastAsia="標楷體"/>
        </w:rPr>
        <w:t>LINE</w:t>
      </w:r>
      <w:r w:rsidRPr="006D7AE8">
        <w:rPr>
          <w:rFonts w:eastAsia="標楷體" w:hint="eastAsia"/>
        </w:rPr>
        <w:t>群向全館志工發布館長給志工的新年祝福，紙本公告並已貼於志工室，自</w:t>
      </w:r>
      <w:r w:rsidRPr="006D7AE8">
        <w:rPr>
          <w:rFonts w:eastAsia="標楷體"/>
        </w:rPr>
        <w:t>114</w:t>
      </w:r>
      <w:r w:rsidRPr="006D7AE8">
        <w:rPr>
          <w:rFonts w:eastAsia="標楷體" w:hint="eastAsia"/>
        </w:rPr>
        <w:t>年</w:t>
      </w:r>
      <w:r w:rsidRPr="006D7AE8">
        <w:rPr>
          <w:rFonts w:eastAsia="標楷體"/>
        </w:rPr>
        <w:t>2</w:t>
      </w:r>
      <w:r w:rsidRPr="006D7AE8">
        <w:rPr>
          <w:rFonts w:eastAsia="標楷體" w:hint="eastAsia"/>
        </w:rPr>
        <w:t>月起，每月</w:t>
      </w:r>
      <w:r w:rsidRPr="006D7AE8">
        <w:rPr>
          <w:rFonts w:eastAsia="標楷體"/>
        </w:rPr>
        <w:t>20</w:t>
      </w:r>
      <w:r w:rsidRPr="006D7AE8">
        <w:rPr>
          <w:rFonts w:eastAsia="標楷體" w:hint="eastAsia"/>
        </w:rPr>
        <w:t>日早上</w:t>
      </w:r>
      <w:r w:rsidRPr="006D7AE8">
        <w:rPr>
          <w:rFonts w:eastAsia="標楷體"/>
        </w:rPr>
        <w:t>8</w:t>
      </w:r>
      <w:r w:rsidRPr="006D7AE8">
        <w:rPr>
          <w:rFonts w:eastAsia="標楷體" w:hint="eastAsia"/>
        </w:rPr>
        <w:t>時</w:t>
      </w:r>
      <w:r w:rsidRPr="006D7AE8">
        <w:rPr>
          <w:rFonts w:eastAsia="標楷體"/>
        </w:rPr>
        <w:t>30</w:t>
      </w:r>
      <w:r w:rsidRPr="006D7AE8">
        <w:rPr>
          <w:rFonts w:eastAsia="標楷體" w:hint="eastAsia"/>
        </w:rPr>
        <w:t>分至</w:t>
      </w:r>
      <w:r w:rsidRPr="006D7AE8">
        <w:rPr>
          <w:rFonts w:eastAsia="標楷體"/>
        </w:rPr>
        <w:t>9</w:t>
      </w:r>
      <w:r w:rsidRPr="006D7AE8">
        <w:rPr>
          <w:rFonts w:eastAsia="標楷體" w:hint="eastAsia"/>
        </w:rPr>
        <w:t>時</w:t>
      </w:r>
      <w:r w:rsidRPr="006D7AE8">
        <w:rPr>
          <w:rFonts w:eastAsia="標楷體"/>
        </w:rPr>
        <w:t>30</w:t>
      </w:r>
      <w:r w:rsidRPr="006D7AE8">
        <w:rPr>
          <w:rFonts w:eastAsia="標楷體" w:hint="eastAsia"/>
        </w:rPr>
        <w:t>分、下午</w:t>
      </w:r>
      <w:r w:rsidRPr="006D7AE8">
        <w:rPr>
          <w:rFonts w:eastAsia="標楷體"/>
        </w:rPr>
        <w:t>12</w:t>
      </w:r>
      <w:r w:rsidRPr="006D7AE8">
        <w:rPr>
          <w:rFonts w:eastAsia="標楷體" w:hint="eastAsia"/>
        </w:rPr>
        <w:t>時至</w:t>
      </w:r>
      <w:r w:rsidRPr="006D7AE8">
        <w:rPr>
          <w:rFonts w:eastAsia="標楷體"/>
        </w:rPr>
        <w:t>13</w:t>
      </w:r>
      <w:r w:rsidRPr="006D7AE8">
        <w:rPr>
          <w:rFonts w:eastAsia="標楷體" w:hint="eastAsia"/>
        </w:rPr>
        <w:t>時，安排莊庭瑜及葉金玉同仁於志工室與大家面對面交流，暢通溝通管道，共創博物館最大價值。</w:t>
      </w:r>
    </w:p>
    <w:p w14:paraId="6D36EC46" w14:textId="77777777" w:rsidR="00DD6C36" w:rsidRDefault="00DD6C36" w:rsidP="00B213FE">
      <w:pPr>
        <w:pStyle w:val="aff9"/>
        <w:numPr>
          <w:ilvl w:val="0"/>
          <w:numId w:val="34"/>
        </w:numPr>
        <w:spacing w:line="360" w:lineRule="exact"/>
        <w:ind w:leftChars="0"/>
        <w:jc w:val="both"/>
        <w:rPr>
          <w:rFonts w:eastAsia="標楷體"/>
        </w:rPr>
      </w:pPr>
      <w:r>
        <w:rPr>
          <w:rFonts w:eastAsia="標楷體" w:hint="eastAsia"/>
        </w:rPr>
        <w:t>完成</w:t>
      </w:r>
      <w:r>
        <w:rPr>
          <w:rFonts w:eastAsia="標楷體"/>
        </w:rPr>
        <w:t>114</w:t>
      </w:r>
      <w:r>
        <w:rPr>
          <w:rFonts w:eastAsia="標楷體" w:hint="eastAsia"/>
        </w:rPr>
        <w:t>年日新獎甄選，導覽解說、教育活動、展場服務三組別共提報</w:t>
      </w:r>
      <w:r>
        <w:rPr>
          <w:rFonts w:eastAsia="標楷體"/>
        </w:rPr>
        <w:t>5</w:t>
      </w:r>
      <w:r>
        <w:rPr>
          <w:rFonts w:eastAsia="標楷體" w:hint="eastAsia"/>
        </w:rPr>
        <w:t>人，簽核中。</w:t>
      </w:r>
    </w:p>
    <w:p w14:paraId="6F131A9C" w14:textId="77777777" w:rsidR="00DD6C36" w:rsidRDefault="00DD6C36" w:rsidP="00B213FE">
      <w:pPr>
        <w:pStyle w:val="aff9"/>
        <w:numPr>
          <w:ilvl w:val="0"/>
          <w:numId w:val="34"/>
        </w:numPr>
        <w:spacing w:line="360" w:lineRule="exact"/>
        <w:ind w:leftChars="0"/>
        <w:jc w:val="both"/>
        <w:rPr>
          <w:rFonts w:eastAsia="標楷體"/>
        </w:rPr>
      </w:pPr>
      <w:r>
        <w:rPr>
          <w:rFonts w:eastAsia="標楷體" w:hint="eastAsia"/>
        </w:rPr>
        <w:t>為提升志工差勤管理及時數統計效率，針對志工系統功能提出時數等統計表匯出需求，已於本週提需求單請秘書室資訊小組協助新增功能。</w:t>
      </w:r>
    </w:p>
    <w:p w14:paraId="4AF0C324" w14:textId="77777777" w:rsidR="00DD6C36" w:rsidRDefault="00DD6C36" w:rsidP="00B213FE">
      <w:pPr>
        <w:pStyle w:val="aff9"/>
        <w:numPr>
          <w:ilvl w:val="0"/>
          <w:numId w:val="34"/>
        </w:numPr>
        <w:spacing w:line="360" w:lineRule="exact"/>
        <w:ind w:leftChars="0"/>
        <w:jc w:val="both"/>
        <w:rPr>
          <w:rFonts w:eastAsia="標楷體"/>
        </w:rPr>
      </w:pPr>
      <w:r>
        <w:rPr>
          <w:rFonts w:eastAsia="標楷體" w:hint="eastAsia"/>
        </w:rPr>
        <w:t>志工招募進行中，持續將符合資格的報名表派發予展場服務、教育活動、導覽解說、觀眾服務、志工行政等窗口安排面談，本次招募並以能跨組排班或排</w:t>
      </w:r>
      <w:r>
        <w:rPr>
          <w:rFonts w:eastAsia="標楷體"/>
        </w:rPr>
        <w:t>2</w:t>
      </w:r>
      <w:r>
        <w:rPr>
          <w:rFonts w:eastAsia="標楷體" w:hint="eastAsia"/>
        </w:rPr>
        <w:t>班以上的志工優先錄取。</w:t>
      </w:r>
    </w:p>
    <w:p w14:paraId="117B0849" w14:textId="77777777" w:rsidR="00DD6C36" w:rsidRPr="00CB00BF" w:rsidRDefault="00DD6C36" w:rsidP="00B213FE">
      <w:pPr>
        <w:pStyle w:val="aff9"/>
        <w:numPr>
          <w:ilvl w:val="0"/>
          <w:numId w:val="34"/>
        </w:numPr>
        <w:spacing w:line="360" w:lineRule="exact"/>
        <w:ind w:leftChars="0"/>
        <w:jc w:val="both"/>
        <w:rPr>
          <w:rFonts w:eastAsia="標楷體"/>
        </w:rPr>
      </w:pPr>
      <w:r w:rsidRPr="00CB00BF">
        <w:rPr>
          <w:rFonts w:eastAsia="標楷體"/>
        </w:rPr>
        <w:t>2</w:t>
      </w:r>
      <w:r w:rsidRPr="00CB00BF">
        <w:rPr>
          <w:rFonts w:eastAsia="標楷體" w:hint="eastAsia"/>
        </w:rPr>
        <w:t>月</w:t>
      </w:r>
      <w:r w:rsidRPr="00CB00BF">
        <w:rPr>
          <w:rFonts w:eastAsia="標楷體"/>
        </w:rPr>
        <w:t>8</w:t>
      </w:r>
      <w:r w:rsidRPr="00CB00BF">
        <w:rPr>
          <w:rFonts w:eastAsia="標楷體" w:hint="eastAsia"/>
        </w:rPr>
        <w:t>日召開志工幹部會議，針對電影票換文創宣導品一案進行討論，會中決議納入展廳票，持有展廳票的志工亦能兌換文創宣導品，</w:t>
      </w:r>
      <w:bookmarkStart w:id="8" w:name="_Hlk190271966"/>
      <w:r w:rsidRPr="00CB00BF">
        <w:rPr>
          <w:rFonts w:eastAsia="標楷體" w:hint="eastAsia"/>
        </w:rPr>
        <w:t>兩張展廳票等於一張電影票</w:t>
      </w:r>
      <w:bookmarkEnd w:id="8"/>
      <w:r w:rsidRPr="00CB00BF">
        <w:rPr>
          <w:rFonts w:eastAsia="標楷體" w:hint="eastAsia"/>
        </w:rPr>
        <w:t>，後續待幹部會議紀錄奉核後，簽核兌換方案。</w:t>
      </w:r>
    </w:p>
    <w:p w14:paraId="37F98195" w14:textId="77777777" w:rsidR="00DD6C36" w:rsidRDefault="00DD6C36" w:rsidP="00B213FE">
      <w:pPr>
        <w:pStyle w:val="aff9"/>
        <w:numPr>
          <w:ilvl w:val="0"/>
          <w:numId w:val="34"/>
        </w:numPr>
        <w:spacing w:line="360" w:lineRule="exact"/>
        <w:ind w:leftChars="0"/>
        <w:jc w:val="both"/>
        <w:rPr>
          <w:rFonts w:eastAsia="標楷體"/>
        </w:rPr>
      </w:pPr>
      <w:r>
        <w:rPr>
          <w:rFonts w:eastAsia="標楷體"/>
        </w:rPr>
        <w:t>2</w:t>
      </w:r>
      <w:r>
        <w:rPr>
          <w:rFonts w:eastAsia="標楷體" w:hint="eastAsia"/>
        </w:rPr>
        <w:t>月</w:t>
      </w:r>
      <w:r>
        <w:rPr>
          <w:rFonts w:eastAsia="標楷體"/>
        </w:rPr>
        <w:t>11</w:t>
      </w:r>
      <w:r>
        <w:rPr>
          <w:rFonts w:eastAsia="標楷體" w:hint="eastAsia"/>
        </w:rPr>
        <w:t>日至教育廣播電台進行志工招募說明。</w:t>
      </w:r>
    </w:p>
    <w:p w14:paraId="79ECF948" w14:textId="77777777" w:rsidR="00DD6C36" w:rsidRPr="006D7AE8" w:rsidRDefault="00DD6C36" w:rsidP="00B213FE">
      <w:pPr>
        <w:pStyle w:val="aff9"/>
        <w:numPr>
          <w:ilvl w:val="0"/>
          <w:numId w:val="34"/>
        </w:numPr>
        <w:spacing w:line="360" w:lineRule="exact"/>
        <w:ind w:leftChars="0"/>
        <w:jc w:val="both"/>
        <w:rPr>
          <w:rFonts w:eastAsia="標楷體"/>
        </w:rPr>
      </w:pPr>
      <w:r w:rsidRPr="006D7AE8">
        <w:rPr>
          <w:rFonts w:eastAsia="標楷體" w:hint="eastAsia"/>
        </w:rPr>
        <w:t>有關</w:t>
      </w:r>
      <w:bookmarkStart w:id="9" w:name="_Hlk190267979"/>
      <w:r w:rsidRPr="006D7AE8">
        <w:rPr>
          <w:rFonts w:eastAsia="標楷體" w:hint="eastAsia"/>
        </w:rPr>
        <w:t>志工專長調查，</w:t>
      </w:r>
      <w:bookmarkEnd w:id="9"/>
      <w:r w:rsidRPr="006D7AE8">
        <w:rPr>
          <w:rFonts w:eastAsia="標楷體" w:hint="eastAsia"/>
        </w:rPr>
        <w:t>已於</w:t>
      </w:r>
      <w:r w:rsidRPr="006D7AE8">
        <w:rPr>
          <w:rFonts w:eastAsia="標楷體"/>
        </w:rPr>
        <w:t>1</w:t>
      </w:r>
      <w:r w:rsidRPr="006D7AE8">
        <w:rPr>
          <w:rFonts w:eastAsia="標楷體" w:hint="eastAsia"/>
        </w:rPr>
        <w:t>月初透過紙本表單及線上表單蒐集志工專長並請志工提</w:t>
      </w:r>
      <w:r w:rsidRPr="006D7AE8">
        <w:rPr>
          <w:rFonts w:eastAsia="標楷體" w:hint="eastAsia"/>
        </w:rPr>
        <w:lastRenderedPageBreak/>
        <w:t>供對於學習及成長之建議，預計開放填寫至</w:t>
      </w:r>
      <w:r w:rsidRPr="006D7AE8">
        <w:rPr>
          <w:rFonts w:eastAsia="標楷體"/>
        </w:rPr>
        <w:t>3</w:t>
      </w:r>
      <w:r w:rsidRPr="006D7AE8">
        <w:rPr>
          <w:rFonts w:eastAsia="標楷體" w:hint="eastAsia"/>
        </w:rPr>
        <w:t>月底止。後續將彙整志工專長，並提供清單給各展廳召集人運用，目前彙整到的志工有裁縫、化學、繪畫、資訊、手語、園藝等專長，後續會造冊提供給展廳召集人或相關同仁參考，如有課程協助的需求，均可由具備專長的志工提供活動支援。</w:t>
      </w:r>
    </w:p>
    <w:p w14:paraId="13243C4A" w14:textId="77777777" w:rsidR="00DD6C36" w:rsidRDefault="00DD6C36" w:rsidP="00B213FE">
      <w:pPr>
        <w:pStyle w:val="aff9"/>
        <w:numPr>
          <w:ilvl w:val="1"/>
          <w:numId w:val="44"/>
        </w:numPr>
        <w:spacing w:line="360" w:lineRule="exact"/>
        <w:ind w:leftChars="0" w:left="1134" w:hanging="654"/>
        <w:jc w:val="both"/>
        <w:rPr>
          <w:rFonts w:eastAsia="標楷體"/>
        </w:rPr>
      </w:pPr>
      <w:r>
        <w:rPr>
          <w:rFonts w:eastAsia="標楷體" w:hint="eastAsia"/>
        </w:rPr>
        <w:t>展場服務志工宣導事項</w:t>
      </w:r>
    </w:p>
    <w:p w14:paraId="7029A38B" w14:textId="77777777" w:rsidR="00DD6C36" w:rsidRDefault="00DD6C36" w:rsidP="00B213FE">
      <w:pPr>
        <w:pStyle w:val="aff9"/>
        <w:numPr>
          <w:ilvl w:val="0"/>
          <w:numId w:val="35"/>
        </w:numPr>
        <w:spacing w:line="360" w:lineRule="exact"/>
        <w:ind w:leftChars="0"/>
        <w:jc w:val="both"/>
        <w:rPr>
          <w:rFonts w:eastAsia="標楷體"/>
        </w:rPr>
      </w:pPr>
      <w:r>
        <w:rPr>
          <w:rFonts w:eastAsia="標楷體" w:hint="eastAsia"/>
        </w:rPr>
        <w:t>小火車經六下志工建議</w:t>
      </w:r>
      <w:r>
        <w:rPr>
          <w:rFonts w:eastAsia="KaiTi" w:hint="eastAsia"/>
        </w:rPr>
        <w:t>，</w:t>
      </w:r>
      <w:r>
        <w:rPr>
          <w:rFonts w:eastAsia="標楷體" w:hint="eastAsia"/>
        </w:rPr>
        <w:t>除原有說明外</w:t>
      </w:r>
      <w:r>
        <w:rPr>
          <w:rFonts w:eastAsia="KaiTi" w:hint="eastAsia"/>
        </w:rPr>
        <w:t>，</w:t>
      </w:r>
      <w:r>
        <w:rPr>
          <w:rFonts w:eastAsia="標楷體" w:hint="eastAsia"/>
        </w:rPr>
        <w:t>另增加電池小火車時速約</w:t>
      </w:r>
      <w:r>
        <w:rPr>
          <w:rFonts w:eastAsia="標楷體"/>
        </w:rPr>
        <w:t>2</w:t>
      </w:r>
      <w:r>
        <w:rPr>
          <w:rFonts w:eastAsia="標楷體" w:hint="eastAsia"/>
        </w:rPr>
        <w:t>到</w:t>
      </w:r>
      <w:r>
        <w:rPr>
          <w:rFonts w:eastAsia="標楷體"/>
        </w:rPr>
        <w:t>3</w:t>
      </w:r>
      <w:r>
        <w:rPr>
          <w:rFonts w:eastAsia="標楷體" w:hint="eastAsia"/>
        </w:rPr>
        <w:t>公里、可乘坐</w:t>
      </w:r>
      <w:r>
        <w:rPr>
          <w:rFonts w:eastAsia="標楷體"/>
        </w:rPr>
        <w:t>5-8</w:t>
      </w:r>
      <w:r>
        <w:rPr>
          <w:rFonts w:eastAsia="標楷體" w:hint="eastAsia"/>
        </w:rPr>
        <w:t>人</w:t>
      </w:r>
      <w:r>
        <w:rPr>
          <w:rFonts w:eastAsia="標楷體"/>
        </w:rPr>
        <w:t>(</w:t>
      </w:r>
      <w:r>
        <w:rPr>
          <w:rFonts w:eastAsia="標楷體" w:hint="eastAsia"/>
        </w:rPr>
        <w:t>總重限</w:t>
      </w:r>
      <w:r>
        <w:rPr>
          <w:rFonts w:eastAsia="標楷體"/>
        </w:rPr>
        <w:t>250</w:t>
      </w:r>
      <w:r>
        <w:rPr>
          <w:rFonts w:eastAsia="標楷體" w:hint="eastAsia"/>
        </w:rPr>
        <w:t>公斤以下</w:t>
      </w:r>
      <w:r>
        <w:rPr>
          <w:rFonts w:eastAsia="標楷體"/>
        </w:rPr>
        <w:t>,</w:t>
      </w:r>
      <w:r>
        <w:rPr>
          <w:rFonts w:eastAsia="標楷體" w:hint="eastAsia"/>
        </w:rPr>
        <w:t>最多</w:t>
      </w:r>
      <w:r>
        <w:rPr>
          <w:rFonts w:eastAsia="標楷體"/>
        </w:rPr>
        <w:t>3</w:t>
      </w:r>
      <w:r>
        <w:rPr>
          <w:rFonts w:eastAsia="標楷體" w:hint="eastAsia"/>
        </w:rPr>
        <w:t>位成人陪同</w:t>
      </w:r>
      <w:r>
        <w:rPr>
          <w:rFonts w:eastAsia="標楷體"/>
        </w:rPr>
        <w:t>)</w:t>
      </w:r>
      <w:r>
        <w:rPr>
          <w:rFonts w:eastAsia="標楷體" w:hint="eastAsia"/>
        </w:rPr>
        <w:t>說明。</w:t>
      </w:r>
    </w:p>
    <w:p w14:paraId="08740256" w14:textId="3B320185" w:rsidR="00DD6C36" w:rsidRDefault="00DD6C36" w:rsidP="00B213FE">
      <w:pPr>
        <w:pStyle w:val="aff9"/>
        <w:numPr>
          <w:ilvl w:val="0"/>
          <w:numId w:val="35"/>
        </w:numPr>
        <w:spacing w:line="360" w:lineRule="exact"/>
        <w:ind w:leftChars="0"/>
        <w:jc w:val="both"/>
        <w:rPr>
          <w:rFonts w:eastAsia="標楷體"/>
        </w:rPr>
      </w:pPr>
      <w:r>
        <w:rPr>
          <w:rFonts w:eastAsia="標楷體"/>
        </w:rPr>
        <w:t>113</w:t>
      </w:r>
      <w:r>
        <w:rPr>
          <w:rFonts w:eastAsia="標楷體" w:hint="eastAsia"/>
        </w:rPr>
        <w:t>年度服務時數未達</w:t>
      </w:r>
      <w:r>
        <w:rPr>
          <w:rFonts w:eastAsia="標楷體"/>
        </w:rPr>
        <w:t>110</w:t>
      </w:r>
      <w:r>
        <w:rPr>
          <w:rFonts w:eastAsia="標楷體" w:hint="eastAsia"/>
        </w:rPr>
        <w:t>小時離隊清單名冊請各組長協助轉知及確認。</w:t>
      </w:r>
    </w:p>
    <w:p w14:paraId="32EB34D4" w14:textId="76ACAFAF" w:rsidR="001A3787" w:rsidRPr="001173A1" w:rsidRDefault="001A3787" w:rsidP="001173A1">
      <w:pPr>
        <w:pStyle w:val="aff9"/>
        <w:numPr>
          <w:ilvl w:val="0"/>
          <w:numId w:val="35"/>
        </w:numPr>
        <w:spacing w:line="360" w:lineRule="exact"/>
        <w:ind w:leftChars="0"/>
        <w:jc w:val="both"/>
        <w:rPr>
          <w:rFonts w:eastAsia="標楷體"/>
        </w:rPr>
      </w:pPr>
      <w:r w:rsidRPr="001A3787">
        <w:rPr>
          <w:rFonts w:eastAsia="標楷體" w:hint="eastAsia"/>
        </w:rPr>
        <w:t>太空飛行探索廳內</w:t>
      </w:r>
      <w:r w:rsidRPr="001A3787">
        <w:rPr>
          <w:rFonts w:eastAsia="標楷體" w:hint="eastAsia"/>
        </w:rPr>
        <w:t>4D</w:t>
      </w:r>
      <w:r w:rsidRPr="001A3787">
        <w:rPr>
          <w:rFonts w:eastAsia="標楷體" w:hint="eastAsia"/>
        </w:rPr>
        <w:t>飛行體驗設施因飛行平台與地板間隙易造成民眾絆倒，雖地面有提醒文字，仍請志工於民眾進出飛行平台前提醒注意跨過溝道，以策安全。</w:t>
      </w:r>
    </w:p>
    <w:p w14:paraId="7267F887" w14:textId="77777777" w:rsidR="00DD6C36" w:rsidRDefault="00DD6C36" w:rsidP="00B213FE">
      <w:pPr>
        <w:pStyle w:val="aff9"/>
        <w:numPr>
          <w:ilvl w:val="1"/>
          <w:numId w:val="44"/>
        </w:numPr>
        <w:spacing w:line="360" w:lineRule="exact"/>
        <w:ind w:leftChars="0" w:left="1134" w:hanging="654"/>
        <w:jc w:val="both"/>
        <w:rPr>
          <w:rFonts w:eastAsia="標楷體"/>
        </w:rPr>
      </w:pPr>
      <w:r>
        <w:rPr>
          <w:rFonts w:eastAsia="標楷體" w:hint="eastAsia"/>
          <w:bCs/>
        </w:rPr>
        <w:t>實習生</w:t>
      </w:r>
      <w:r>
        <w:rPr>
          <w:rFonts w:eastAsia="標楷體" w:hint="eastAsia"/>
        </w:rPr>
        <w:t>管理</w:t>
      </w:r>
    </w:p>
    <w:p w14:paraId="19B6581E" w14:textId="77777777" w:rsidR="00DD6C36" w:rsidRDefault="00DD6C36" w:rsidP="00B213FE">
      <w:pPr>
        <w:pStyle w:val="aff9"/>
        <w:numPr>
          <w:ilvl w:val="0"/>
          <w:numId w:val="77"/>
        </w:numPr>
        <w:spacing w:line="360" w:lineRule="exact"/>
        <w:ind w:leftChars="0"/>
        <w:jc w:val="both"/>
        <w:rPr>
          <w:rFonts w:eastAsia="標楷體"/>
        </w:rPr>
      </w:pPr>
      <w:r>
        <w:rPr>
          <w:rFonts w:eastAsia="標楷體"/>
        </w:rPr>
        <w:t>1</w:t>
      </w:r>
      <w:r>
        <w:rPr>
          <w:rFonts w:eastAsia="標楷體" w:hint="eastAsia"/>
        </w:rPr>
        <w:t>月份實習生實施計畫修正條文奉核實施，並轉知本館各組室，</w:t>
      </w:r>
      <w:r>
        <w:rPr>
          <w:rFonts w:eastAsia="標楷體"/>
        </w:rPr>
        <w:t>2</w:t>
      </w:r>
      <w:r>
        <w:rPr>
          <w:rFonts w:eastAsia="標楷體" w:hint="eastAsia"/>
        </w:rPr>
        <w:t>月擬進行招募</w:t>
      </w:r>
      <w:r>
        <w:rPr>
          <w:rFonts w:eastAsia="標楷體"/>
        </w:rPr>
        <w:t>114</w:t>
      </w:r>
      <w:r>
        <w:rPr>
          <w:rFonts w:eastAsia="標楷體" w:hint="eastAsia"/>
        </w:rPr>
        <w:t>年度暑假實習生作業，本週已將需求調查表以電子郵件傳給各組室實習生業務窗口及實習輔導人員，預計於</w:t>
      </w:r>
      <w:r>
        <w:rPr>
          <w:rFonts w:eastAsia="標楷體"/>
        </w:rPr>
        <w:t>3</w:t>
      </w:r>
      <w:r>
        <w:rPr>
          <w:rFonts w:eastAsia="標楷體" w:hint="eastAsia"/>
        </w:rPr>
        <w:t>月初收集各組室暑假實習生需求後，發函至各高中職及大專院校進行公告及招募事宜。</w:t>
      </w:r>
    </w:p>
    <w:p w14:paraId="035F4128" w14:textId="77777777" w:rsidR="00DD6C36" w:rsidRDefault="00DD6C36" w:rsidP="00B213FE">
      <w:pPr>
        <w:pStyle w:val="aff9"/>
        <w:numPr>
          <w:ilvl w:val="0"/>
          <w:numId w:val="77"/>
        </w:numPr>
        <w:spacing w:line="360" w:lineRule="exact"/>
        <w:ind w:leftChars="0"/>
        <w:jc w:val="both"/>
        <w:rPr>
          <w:rFonts w:eastAsia="標楷體"/>
        </w:rPr>
      </w:pPr>
      <w:r>
        <w:rPr>
          <w:rFonts w:eastAsia="標楷體" w:hint="eastAsia"/>
        </w:rPr>
        <w:t>高雄醫學大學「服務學習」課程</w:t>
      </w:r>
      <w:r>
        <w:rPr>
          <w:rFonts w:eastAsia="標楷體"/>
        </w:rPr>
        <w:t>(</w:t>
      </w:r>
      <w:r>
        <w:rPr>
          <w:rFonts w:eastAsia="標楷體" w:hint="eastAsia"/>
        </w:rPr>
        <w:t>社服生</w:t>
      </w:r>
      <w:r>
        <w:rPr>
          <w:rFonts w:eastAsia="標楷體"/>
        </w:rPr>
        <w:t>)</w:t>
      </w:r>
    </w:p>
    <w:p w14:paraId="78534F3B" w14:textId="77777777" w:rsidR="00DD6C36" w:rsidRDefault="00DD6C36" w:rsidP="00B213FE">
      <w:pPr>
        <w:pStyle w:val="aff9"/>
        <w:numPr>
          <w:ilvl w:val="1"/>
          <w:numId w:val="77"/>
        </w:numPr>
        <w:spacing w:line="360" w:lineRule="exact"/>
        <w:ind w:leftChars="0"/>
        <w:jc w:val="both"/>
        <w:rPr>
          <w:rFonts w:eastAsia="標楷體"/>
        </w:rPr>
      </w:pPr>
      <w:r>
        <w:rPr>
          <w:rFonts w:eastAsia="標楷體" w:hint="eastAsia"/>
        </w:rPr>
        <w:t>高雄醫學大學</w:t>
      </w:r>
      <w:r>
        <w:rPr>
          <w:rFonts w:eastAsia="標楷體"/>
        </w:rPr>
        <w:t>113</w:t>
      </w:r>
      <w:r>
        <w:rPr>
          <w:rFonts w:eastAsia="標楷體" w:hint="eastAsia"/>
        </w:rPr>
        <w:t>年度下學期安排醫學系及生物系學生至本館之展示組、科教組及公服組進行服務學習，預估展示組、科教組及公服組共</w:t>
      </w:r>
      <w:r>
        <w:rPr>
          <w:rFonts w:eastAsia="標楷體"/>
        </w:rPr>
        <w:t>36</w:t>
      </w:r>
      <w:r>
        <w:rPr>
          <w:rFonts w:eastAsia="標楷體" w:hint="eastAsia"/>
        </w:rPr>
        <w:t>位學生，合作期間擬自本年</w:t>
      </w:r>
      <w:r>
        <w:rPr>
          <w:rFonts w:eastAsia="標楷體"/>
        </w:rPr>
        <w:t>2</w:t>
      </w:r>
      <w:r>
        <w:rPr>
          <w:rFonts w:eastAsia="標楷體" w:hint="eastAsia"/>
        </w:rPr>
        <w:t>月</w:t>
      </w:r>
      <w:r>
        <w:rPr>
          <w:rFonts w:eastAsia="標楷體"/>
        </w:rPr>
        <w:t>1</w:t>
      </w:r>
      <w:r>
        <w:rPr>
          <w:rFonts w:eastAsia="標楷體" w:hint="eastAsia"/>
        </w:rPr>
        <w:t>日起至本年</w:t>
      </w:r>
      <w:r>
        <w:rPr>
          <w:rFonts w:eastAsia="標楷體"/>
        </w:rPr>
        <w:t>7</w:t>
      </w:r>
      <w:r>
        <w:rPr>
          <w:rFonts w:eastAsia="標楷體" w:hint="eastAsia"/>
        </w:rPr>
        <w:t>月</w:t>
      </w:r>
      <w:r>
        <w:rPr>
          <w:rFonts w:eastAsia="標楷體"/>
        </w:rPr>
        <w:t>31</w:t>
      </w:r>
      <w:r>
        <w:rPr>
          <w:rFonts w:eastAsia="標楷體" w:hint="eastAsia"/>
        </w:rPr>
        <w:t>日止，每位學生至少服務</w:t>
      </w:r>
      <w:r>
        <w:rPr>
          <w:rFonts w:eastAsia="標楷體"/>
        </w:rPr>
        <w:t>16</w:t>
      </w:r>
      <w:r>
        <w:rPr>
          <w:rFonts w:eastAsia="標楷體" w:hint="eastAsia"/>
        </w:rPr>
        <w:t>小時。</w:t>
      </w:r>
    </w:p>
    <w:p w14:paraId="2F137103" w14:textId="77777777" w:rsidR="00DD6C36" w:rsidRDefault="00DD6C36" w:rsidP="00B213FE">
      <w:pPr>
        <w:pStyle w:val="aff9"/>
        <w:numPr>
          <w:ilvl w:val="1"/>
          <w:numId w:val="77"/>
        </w:numPr>
        <w:spacing w:line="360" w:lineRule="exact"/>
        <w:ind w:leftChars="0"/>
        <w:jc w:val="both"/>
        <w:rPr>
          <w:rFonts w:eastAsia="標楷體"/>
        </w:rPr>
      </w:pPr>
      <w:r>
        <w:rPr>
          <w:rFonts w:eastAsia="標楷體" w:hint="eastAsia"/>
        </w:rPr>
        <w:t>服務學習安排方式如下：</w:t>
      </w:r>
    </w:p>
    <w:p w14:paraId="17E34D32" w14:textId="77777777" w:rsidR="00DD6C36" w:rsidRDefault="00DD6C36" w:rsidP="00B213FE">
      <w:pPr>
        <w:pStyle w:val="aff9"/>
        <w:numPr>
          <w:ilvl w:val="2"/>
          <w:numId w:val="77"/>
        </w:numPr>
        <w:spacing w:line="360" w:lineRule="exact"/>
        <w:ind w:leftChars="0"/>
        <w:jc w:val="both"/>
        <w:rPr>
          <w:rFonts w:eastAsia="標楷體"/>
        </w:rPr>
      </w:pPr>
      <w:r>
        <w:rPr>
          <w:rFonts w:eastAsia="標楷體" w:hint="eastAsia"/>
        </w:rPr>
        <w:t>公服組協助先進行導覽解說教育訓練</w:t>
      </w:r>
      <w:r>
        <w:rPr>
          <w:rFonts w:eastAsia="標楷體"/>
        </w:rPr>
        <w:t>(</w:t>
      </w:r>
      <w:r>
        <w:rPr>
          <w:rFonts w:eastAsia="標楷體" w:hint="eastAsia"/>
        </w:rPr>
        <w:t>含考核</w:t>
      </w:r>
      <w:r>
        <w:rPr>
          <w:rFonts w:eastAsia="標楷體"/>
        </w:rPr>
        <w:t>)</w:t>
      </w:r>
      <w:r>
        <w:rPr>
          <w:rFonts w:eastAsia="標楷體" w:hint="eastAsia"/>
        </w:rPr>
        <w:t>，安排本組學生至完成驗收通過之展廳導覽解說，以發揮服務學習之最大效益。</w:t>
      </w:r>
    </w:p>
    <w:p w14:paraId="0615271F" w14:textId="77777777" w:rsidR="00DD6C36" w:rsidRDefault="00DD6C36" w:rsidP="00B213FE">
      <w:pPr>
        <w:pStyle w:val="aff9"/>
        <w:numPr>
          <w:ilvl w:val="2"/>
          <w:numId w:val="77"/>
        </w:numPr>
        <w:spacing w:line="360" w:lineRule="exact"/>
        <w:ind w:leftChars="0"/>
        <w:jc w:val="both"/>
        <w:rPr>
          <w:rFonts w:eastAsia="標楷體"/>
        </w:rPr>
      </w:pPr>
      <w:r>
        <w:rPr>
          <w:rFonts w:eastAsia="標楷體" w:hint="eastAsia"/>
        </w:rPr>
        <w:t>展示組擬先進行展廳服務教育訓練，並借重學生學習專業安排於健康探索廳協助活動辦理與推廣，優化民眾參觀感受，同步蒐集民眾回饋資訊，作為展廳更新之重要參考依據。</w:t>
      </w:r>
    </w:p>
    <w:p w14:paraId="748A8D53" w14:textId="77777777" w:rsidR="00DD6C36" w:rsidRDefault="00DD6C36" w:rsidP="00B213FE">
      <w:pPr>
        <w:pStyle w:val="aff9"/>
        <w:numPr>
          <w:ilvl w:val="2"/>
          <w:numId w:val="77"/>
        </w:numPr>
        <w:spacing w:line="360" w:lineRule="exact"/>
        <w:ind w:leftChars="0"/>
        <w:jc w:val="both"/>
        <w:rPr>
          <w:rFonts w:eastAsia="標楷體"/>
        </w:rPr>
      </w:pPr>
      <w:r>
        <w:rPr>
          <w:rFonts w:eastAsia="標楷體" w:hint="eastAsia"/>
        </w:rPr>
        <w:t>科教組將安排醫學系共</w:t>
      </w:r>
      <w:r>
        <w:rPr>
          <w:rFonts w:eastAsia="標楷體"/>
        </w:rPr>
        <w:t>10</w:t>
      </w:r>
      <w:r>
        <w:rPr>
          <w:rFonts w:eastAsia="標楷體" w:hint="eastAsia"/>
        </w:rPr>
        <w:t>名學生參與科教活動為主，藉助學生之學系專業知識協助學員學習，或輔以安排其學習行政實務以增進其對公部門之認識或經驗。</w:t>
      </w:r>
    </w:p>
    <w:p w14:paraId="025CAAC8" w14:textId="77777777" w:rsidR="00DD6C36" w:rsidRDefault="00DD6C36" w:rsidP="00B213FE">
      <w:pPr>
        <w:pStyle w:val="aff9"/>
        <w:numPr>
          <w:ilvl w:val="1"/>
          <w:numId w:val="44"/>
        </w:numPr>
        <w:spacing w:line="360" w:lineRule="exact"/>
        <w:ind w:leftChars="0" w:left="1134" w:hanging="654"/>
        <w:jc w:val="both"/>
        <w:rPr>
          <w:rFonts w:eastAsia="標楷體"/>
        </w:rPr>
      </w:pPr>
      <w:r>
        <w:rPr>
          <w:rFonts w:eastAsia="標楷體" w:hint="eastAsia"/>
          <w:bCs/>
        </w:rPr>
        <w:t>保險</w:t>
      </w:r>
      <w:r>
        <w:rPr>
          <w:rFonts w:eastAsia="標楷體" w:hint="eastAsia"/>
        </w:rPr>
        <w:t>理賠</w:t>
      </w:r>
    </w:p>
    <w:p w14:paraId="3810776D" w14:textId="77777777" w:rsidR="00DD6C36" w:rsidRDefault="00DD6C36" w:rsidP="00B213FE">
      <w:pPr>
        <w:pStyle w:val="aff9"/>
        <w:numPr>
          <w:ilvl w:val="0"/>
          <w:numId w:val="36"/>
        </w:numPr>
        <w:spacing w:line="360" w:lineRule="exact"/>
        <w:ind w:leftChars="0"/>
        <w:jc w:val="both"/>
        <w:rPr>
          <w:rFonts w:eastAsia="標楷體"/>
        </w:rPr>
      </w:pPr>
      <w:r>
        <w:rPr>
          <w:rFonts w:eastAsia="標楷體" w:hint="eastAsia"/>
        </w:rPr>
        <w:t>洪翊恩男童受傷理賠案於</w:t>
      </w:r>
      <w:r>
        <w:rPr>
          <w:rFonts w:eastAsia="標楷體"/>
        </w:rPr>
        <w:t>1</w:t>
      </w:r>
      <w:r>
        <w:rPr>
          <w:rFonts w:eastAsia="標楷體" w:hint="eastAsia"/>
        </w:rPr>
        <w:t>月</w:t>
      </w:r>
      <w:r>
        <w:rPr>
          <w:rFonts w:eastAsia="標楷體"/>
        </w:rPr>
        <w:t>17</w:t>
      </w:r>
      <w:r>
        <w:rPr>
          <w:rFonts w:eastAsia="標楷體" w:hint="eastAsia"/>
        </w:rPr>
        <w:t>日完成理賠，金額</w:t>
      </w:r>
      <w:r>
        <w:rPr>
          <w:rFonts w:eastAsia="標楷體"/>
        </w:rPr>
        <w:t>30,815</w:t>
      </w:r>
      <w:r>
        <w:rPr>
          <w:rFonts w:eastAsia="標楷體" w:hint="eastAsia"/>
        </w:rPr>
        <w:t>元</w:t>
      </w:r>
      <w:r>
        <w:rPr>
          <w:rFonts w:hint="eastAsia"/>
        </w:rPr>
        <w:t>。</w:t>
      </w:r>
    </w:p>
    <w:p w14:paraId="6AC24FFD" w14:textId="77777777" w:rsidR="00DD6C36" w:rsidRDefault="00DD6C36" w:rsidP="00B213FE">
      <w:pPr>
        <w:pStyle w:val="aff9"/>
        <w:numPr>
          <w:ilvl w:val="0"/>
          <w:numId w:val="44"/>
        </w:numPr>
        <w:spacing w:line="360" w:lineRule="exact"/>
        <w:ind w:leftChars="0" w:left="851" w:hanging="567"/>
        <w:jc w:val="both"/>
        <w:rPr>
          <w:rFonts w:eastAsia="標楷體"/>
        </w:rPr>
      </w:pPr>
      <w:r>
        <w:rPr>
          <w:rFonts w:eastAsia="標楷體" w:hint="eastAsia"/>
        </w:rPr>
        <w:t>展示廳召集人業務</w:t>
      </w:r>
    </w:p>
    <w:p w14:paraId="3B838104" w14:textId="77777777" w:rsidR="00DD6C36" w:rsidRDefault="00DD6C36" w:rsidP="00B213FE">
      <w:pPr>
        <w:pStyle w:val="aff9"/>
        <w:numPr>
          <w:ilvl w:val="1"/>
          <w:numId w:val="44"/>
        </w:numPr>
        <w:spacing w:line="360" w:lineRule="exact"/>
        <w:ind w:leftChars="0" w:left="1134" w:hanging="654"/>
        <w:jc w:val="both"/>
        <w:rPr>
          <w:rFonts w:eastAsia="標楷體"/>
        </w:rPr>
      </w:pPr>
      <w:r>
        <w:rPr>
          <w:rFonts w:eastAsia="標楷體" w:hint="eastAsia"/>
        </w:rPr>
        <w:t>夢想號：依據夢想號</w:t>
      </w:r>
      <w:r>
        <w:rPr>
          <w:rFonts w:eastAsia="標楷體"/>
        </w:rPr>
        <w:t>114</w:t>
      </w:r>
      <w:r>
        <w:rPr>
          <w:rFonts w:eastAsia="標楷體" w:hint="eastAsia"/>
        </w:rPr>
        <w:t>年工作計畫，</w:t>
      </w:r>
      <w:r>
        <w:rPr>
          <w:rFonts w:eastAsia="標楷體"/>
        </w:rPr>
        <w:t>1</w:t>
      </w:r>
      <w:r>
        <w:rPr>
          <w:rFonts w:eastAsia="標楷體" w:hint="eastAsia"/>
        </w:rPr>
        <w:t>月進行假日展廳活動，</w:t>
      </w:r>
      <w:r>
        <w:rPr>
          <w:rFonts w:eastAsia="標楷體"/>
        </w:rPr>
        <w:t>1</w:t>
      </w:r>
      <w:r>
        <w:rPr>
          <w:rFonts w:eastAsia="標楷體" w:hint="eastAsia"/>
        </w:rPr>
        <w:t>月</w:t>
      </w:r>
      <w:r>
        <w:rPr>
          <w:rFonts w:eastAsia="標楷體"/>
        </w:rPr>
        <w:t>4-5</w:t>
      </w:r>
      <w:r>
        <w:rPr>
          <w:rFonts w:eastAsia="標楷體" w:hint="eastAsia"/>
        </w:rPr>
        <w:t>日由科教組辦理水上開花活動、公服組辦理滾球恰恰活動，</w:t>
      </w:r>
      <w:r>
        <w:rPr>
          <w:rFonts w:eastAsia="標楷體"/>
        </w:rPr>
        <w:t>1</w:t>
      </w:r>
      <w:r>
        <w:rPr>
          <w:rFonts w:eastAsia="標楷體" w:hint="eastAsia"/>
        </w:rPr>
        <w:t>月</w:t>
      </w:r>
      <w:r>
        <w:rPr>
          <w:rFonts w:eastAsia="標楷體"/>
        </w:rPr>
        <w:t>25-26</w:t>
      </w:r>
      <w:r>
        <w:rPr>
          <w:rFonts w:eastAsia="標楷體" w:hint="eastAsia"/>
        </w:rPr>
        <w:t>日展示組辦理曼陀羅風海洋生物環保杯袋活動，</w:t>
      </w:r>
      <w:r>
        <w:rPr>
          <w:rFonts w:eastAsia="標楷體"/>
        </w:rPr>
        <w:t>1</w:t>
      </w:r>
      <w:r>
        <w:rPr>
          <w:rFonts w:eastAsia="標楷體" w:hint="eastAsia"/>
        </w:rPr>
        <w:t>月共辦理</w:t>
      </w:r>
      <w:r>
        <w:rPr>
          <w:rFonts w:eastAsia="標楷體"/>
        </w:rPr>
        <w:t>7</w:t>
      </w:r>
      <w:r>
        <w:rPr>
          <w:rFonts w:eastAsia="標楷體" w:hint="eastAsia"/>
        </w:rPr>
        <w:t>場次計</w:t>
      </w:r>
      <w:r>
        <w:rPr>
          <w:rFonts w:eastAsia="標楷體"/>
        </w:rPr>
        <w:t>342</w:t>
      </w:r>
      <w:r>
        <w:rPr>
          <w:rFonts w:eastAsia="標楷體" w:hint="eastAsia"/>
        </w:rPr>
        <w:t>人參加。</w:t>
      </w:r>
    </w:p>
    <w:p w14:paraId="3EF943B4" w14:textId="77777777" w:rsidR="00DD6C36" w:rsidRDefault="00DD6C36" w:rsidP="00B213FE">
      <w:pPr>
        <w:pStyle w:val="aff9"/>
        <w:numPr>
          <w:ilvl w:val="1"/>
          <w:numId w:val="44"/>
        </w:numPr>
        <w:spacing w:line="360" w:lineRule="exact"/>
        <w:ind w:leftChars="0" w:left="1134" w:hanging="654"/>
        <w:jc w:val="both"/>
        <w:rPr>
          <w:rFonts w:eastAsia="標楷體"/>
        </w:rPr>
      </w:pPr>
      <w:r>
        <w:rPr>
          <w:rFonts w:eastAsia="標楷體"/>
        </w:rPr>
        <w:t>FUN</w:t>
      </w:r>
      <w:r>
        <w:rPr>
          <w:rFonts w:eastAsia="標楷體" w:hint="eastAsia"/>
        </w:rPr>
        <w:t>城市：</w:t>
      </w:r>
    </w:p>
    <w:p w14:paraId="7BA734A4" w14:textId="77777777" w:rsidR="00DD6C36" w:rsidRDefault="00DD6C36" w:rsidP="00B213FE">
      <w:pPr>
        <w:pStyle w:val="aff9"/>
        <w:numPr>
          <w:ilvl w:val="0"/>
          <w:numId w:val="37"/>
        </w:numPr>
        <w:spacing w:line="360" w:lineRule="exact"/>
        <w:ind w:leftChars="0"/>
        <w:jc w:val="both"/>
        <w:rPr>
          <w:rFonts w:eastAsia="標楷體"/>
        </w:rPr>
      </w:pPr>
      <w:r>
        <w:rPr>
          <w:rFonts w:eastAsia="標楷體" w:hint="eastAsia"/>
        </w:rPr>
        <w:t>展場志工教育訓練：</w:t>
      </w:r>
      <w:r>
        <w:rPr>
          <w:rFonts w:eastAsia="標楷體"/>
        </w:rPr>
        <w:t>1</w:t>
      </w:r>
      <w:r>
        <w:rPr>
          <w:rFonts w:eastAsia="標楷體" w:hint="eastAsia"/>
        </w:rPr>
        <w:t>月</w:t>
      </w:r>
      <w:r>
        <w:rPr>
          <w:rFonts w:eastAsia="標楷體"/>
        </w:rPr>
        <w:t>14</w:t>
      </w:r>
      <w:r>
        <w:rPr>
          <w:rFonts w:eastAsia="標楷體" w:hint="eastAsia"/>
        </w:rPr>
        <w:t>日至</w:t>
      </w:r>
      <w:r>
        <w:rPr>
          <w:rFonts w:eastAsia="標楷體"/>
        </w:rPr>
        <w:t>1</w:t>
      </w:r>
      <w:r>
        <w:rPr>
          <w:rFonts w:eastAsia="標楷體" w:hint="eastAsia"/>
        </w:rPr>
        <w:t>月</w:t>
      </w:r>
      <w:r>
        <w:rPr>
          <w:rFonts w:eastAsia="標楷體"/>
        </w:rPr>
        <w:t>19</w:t>
      </w:r>
      <w:r>
        <w:rPr>
          <w:rFonts w:eastAsia="標楷體" w:hint="eastAsia"/>
        </w:rPr>
        <w:t>日辦理展場志工教育訓練，除介紹</w:t>
      </w:r>
      <w:r>
        <w:rPr>
          <w:rFonts w:eastAsia="標楷體"/>
        </w:rPr>
        <w:t>FUN</w:t>
      </w:r>
      <w:r>
        <w:rPr>
          <w:rFonts w:eastAsia="標楷體" w:hint="eastAsia"/>
        </w:rPr>
        <w:t>城市新增</w:t>
      </w:r>
      <w:r>
        <w:rPr>
          <w:rFonts w:eastAsia="標楷體"/>
        </w:rPr>
        <w:t>FUN</w:t>
      </w:r>
      <w:r>
        <w:rPr>
          <w:rFonts w:eastAsia="標楷體" w:hint="eastAsia"/>
        </w:rPr>
        <w:t>外之圓</w:t>
      </w:r>
      <w:r>
        <w:rPr>
          <w:rFonts w:eastAsia="標楷體"/>
        </w:rPr>
        <w:t>(</w:t>
      </w:r>
      <w:r>
        <w:rPr>
          <w:rFonts w:eastAsia="標楷體" w:hint="eastAsia"/>
        </w:rPr>
        <w:t>原月球漫步體驗區</w:t>
      </w:r>
      <w:r>
        <w:rPr>
          <w:rFonts w:eastAsia="標楷體"/>
        </w:rPr>
        <w:t>)</w:t>
      </w:r>
      <w:r>
        <w:rPr>
          <w:rFonts w:eastAsia="標楷體" w:hint="eastAsia"/>
        </w:rPr>
        <w:t>及圖書繪畫區外，並告知現場體驗設施券之電子售票機注意事項，另請展場志工協助與配合告知民眾其使用方式，共計</w:t>
      </w:r>
      <w:r>
        <w:rPr>
          <w:rFonts w:eastAsia="標楷體"/>
        </w:rPr>
        <w:t>14</w:t>
      </w:r>
      <w:r>
        <w:rPr>
          <w:rFonts w:eastAsia="標楷體" w:hint="eastAsia"/>
        </w:rPr>
        <w:t>場</w:t>
      </w:r>
      <w:r>
        <w:rPr>
          <w:rFonts w:eastAsia="標楷體"/>
        </w:rPr>
        <w:t>269</w:t>
      </w:r>
      <w:r>
        <w:rPr>
          <w:rFonts w:eastAsia="標楷體" w:hint="eastAsia"/>
        </w:rPr>
        <w:t>人展場志工參加。</w:t>
      </w:r>
    </w:p>
    <w:p w14:paraId="589B7921" w14:textId="77777777" w:rsidR="00DD6C36" w:rsidRDefault="00DD6C36" w:rsidP="00B213FE">
      <w:pPr>
        <w:pStyle w:val="aff9"/>
        <w:numPr>
          <w:ilvl w:val="0"/>
          <w:numId w:val="37"/>
        </w:numPr>
        <w:spacing w:line="360" w:lineRule="exact"/>
        <w:ind w:leftChars="0"/>
        <w:jc w:val="both"/>
        <w:rPr>
          <w:rFonts w:eastAsia="標楷體"/>
        </w:rPr>
      </w:pPr>
      <w:r>
        <w:rPr>
          <w:rFonts w:eastAsia="標楷體" w:hint="eastAsia"/>
        </w:rPr>
        <w:t>配合教育部辦理「響應</w:t>
      </w:r>
      <w:r>
        <w:rPr>
          <w:rFonts w:eastAsia="標楷體"/>
        </w:rPr>
        <w:t>2025</w:t>
      </w:r>
      <w:r>
        <w:rPr>
          <w:rFonts w:eastAsia="標楷體" w:hint="eastAsia"/>
        </w:rPr>
        <w:t>世界母語日」活動，結合交通安全故事書「過馬路停看聽</w:t>
      </w:r>
      <w:r>
        <w:rPr>
          <w:rFonts w:eastAsia="標楷體"/>
        </w:rPr>
        <w:t>-</w:t>
      </w:r>
      <w:r>
        <w:rPr>
          <w:rFonts w:eastAsia="標楷體" w:hint="eastAsia"/>
        </w:rPr>
        <w:t>注意交通安全」，在</w:t>
      </w:r>
      <w:r>
        <w:rPr>
          <w:rFonts w:eastAsia="標楷體"/>
        </w:rPr>
        <w:t>FUN</w:t>
      </w:r>
      <w:r>
        <w:rPr>
          <w:rFonts w:eastAsia="標楷體" w:hint="eastAsia"/>
        </w:rPr>
        <w:t>外之圓形區</w:t>
      </w:r>
      <w:r>
        <w:rPr>
          <w:rFonts w:eastAsia="標楷體"/>
        </w:rPr>
        <w:t>(</w:t>
      </w:r>
      <w:r>
        <w:rPr>
          <w:rFonts w:eastAsia="標楷體" w:hint="eastAsia"/>
        </w:rPr>
        <w:t>原月球漫步體驗區</w:t>
      </w:r>
      <w:r>
        <w:rPr>
          <w:rFonts w:eastAsia="標楷體"/>
        </w:rPr>
        <w:t>)</w:t>
      </w:r>
      <w:r>
        <w:rPr>
          <w:rFonts w:eastAsia="標楷體" w:hint="eastAsia"/>
        </w:rPr>
        <w:t>現場空間，以說故事展演及互動方式，於</w:t>
      </w:r>
      <w:r>
        <w:rPr>
          <w:rFonts w:eastAsia="標楷體"/>
        </w:rPr>
        <w:t>221</w:t>
      </w:r>
      <w:r>
        <w:rPr>
          <w:rFonts w:eastAsia="標楷體" w:hint="eastAsia"/>
        </w:rPr>
        <w:t>世界母語日</w:t>
      </w:r>
      <w:r>
        <w:rPr>
          <w:rFonts w:eastAsia="標楷體"/>
        </w:rPr>
        <w:t>2</w:t>
      </w:r>
      <w:r>
        <w:rPr>
          <w:rFonts w:eastAsia="標楷體" w:hint="eastAsia"/>
        </w:rPr>
        <w:t>月</w:t>
      </w:r>
      <w:r>
        <w:rPr>
          <w:rFonts w:eastAsia="標楷體"/>
        </w:rPr>
        <w:t>22</w:t>
      </w:r>
      <w:r>
        <w:rPr>
          <w:rFonts w:eastAsia="標楷體" w:hint="eastAsia"/>
        </w:rPr>
        <w:t>日至</w:t>
      </w:r>
      <w:r>
        <w:rPr>
          <w:rFonts w:eastAsia="標楷體"/>
        </w:rPr>
        <w:t>23</w:t>
      </w:r>
      <w:r>
        <w:rPr>
          <w:rFonts w:eastAsia="標楷體" w:hint="eastAsia"/>
        </w:rPr>
        <w:t>日之假日期間，辦理</w:t>
      </w:r>
      <w:r>
        <w:rPr>
          <w:rFonts w:eastAsia="標楷體"/>
        </w:rPr>
        <w:t>4</w:t>
      </w:r>
      <w:r>
        <w:rPr>
          <w:rFonts w:eastAsia="標楷體" w:hint="eastAsia"/>
        </w:rPr>
        <w:t>場繪本說</w:t>
      </w:r>
      <w:r>
        <w:rPr>
          <w:rFonts w:eastAsia="標楷體" w:hint="eastAsia"/>
        </w:rPr>
        <w:lastRenderedPageBreak/>
        <w:t>故事活動。</w:t>
      </w:r>
    </w:p>
    <w:p w14:paraId="5F82C313" w14:textId="77777777" w:rsidR="00DD6C36" w:rsidRDefault="00DD6C36" w:rsidP="00B213FE">
      <w:pPr>
        <w:pStyle w:val="aff9"/>
        <w:numPr>
          <w:ilvl w:val="0"/>
          <w:numId w:val="44"/>
        </w:numPr>
        <w:spacing w:line="360" w:lineRule="exact"/>
        <w:ind w:leftChars="0" w:left="851" w:hanging="567"/>
        <w:jc w:val="both"/>
        <w:rPr>
          <w:rFonts w:eastAsia="標楷體"/>
        </w:rPr>
      </w:pPr>
      <w:r>
        <w:rPr>
          <w:rFonts w:eastAsia="標楷體" w:hint="eastAsia"/>
        </w:rPr>
        <w:t>其他自行列管案共</w:t>
      </w:r>
      <w:r>
        <w:rPr>
          <w:rFonts w:eastAsia="標楷體"/>
        </w:rPr>
        <w:t>5</w:t>
      </w:r>
      <w:r>
        <w:rPr>
          <w:rFonts w:eastAsia="標楷體" w:hint="eastAsia"/>
        </w:rPr>
        <w:t>案，詳附表</w:t>
      </w:r>
      <w:r>
        <w:rPr>
          <w:rFonts w:eastAsia="標楷體"/>
        </w:rPr>
        <w:t>2</w:t>
      </w:r>
      <w:r>
        <w:rPr>
          <w:rFonts w:eastAsia="標楷體" w:hint="eastAsia"/>
        </w:rPr>
        <w:t>。</w:t>
      </w:r>
    </w:p>
    <w:p w14:paraId="368292CF" w14:textId="77777777" w:rsidR="00DD6C36" w:rsidRDefault="00DD6C36" w:rsidP="00B213FE">
      <w:pPr>
        <w:pStyle w:val="aff9"/>
        <w:numPr>
          <w:ilvl w:val="0"/>
          <w:numId w:val="45"/>
        </w:numPr>
        <w:spacing w:line="360" w:lineRule="exact"/>
        <w:ind w:leftChars="0" w:left="567" w:hanging="567"/>
        <w:jc w:val="both"/>
        <w:rPr>
          <w:rFonts w:eastAsia="標楷體"/>
          <w:b/>
          <w:bCs/>
        </w:rPr>
      </w:pPr>
      <w:r>
        <w:rPr>
          <w:rFonts w:eastAsia="標楷體"/>
          <w:b/>
          <w:bCs/>
        </w:rPr>
        <w:t>2</w:t>
      </w:r>
      <w:r>
        <w:rPr>
          <w:rFonts w:eastAsia="標楷體" w:hint="eastAsia"/>
          <w:b/>
          <w:bCs/>
        </w:rPr>
        <w:t>月工作重點</w:t>
      </w:r>
      <w:r>
        <w:rPr>
          <w:rFonts w:eastAsia="標楷體"/>
          <w:b/>
          <w:bCs/>
        </w:rPr>
        <w:t>(2</w:t>
      </w:r>
      <w:r>
        <w:rPr>
          <w:rFonts w:eastAsia="標楷體" w:hint="eastAsia"/>
          <w:b/>
          <w:bCs/>
        </w:rPr>
        <w:t>月</w:t>
      </w:r>
      <w:r>
        <w:rPr>
          <w:rFonts w:eastAsia="標楷體"/>
          <w:b/>
          <w:bCs/>
        </w:rPr>
        <w:t>1</w:t>
      </w:r>
      <w:r>
        <w:rPr>
          <w:rFonts w:eastAsia="標楷體" w:hint="eastAsia"/>
          <w:b/>
          <w:bCs/>
        </w:rPr>
        <w:t>日至</w:t>
      </w:r>
      <w:r>
        <w:rPr>
          <w:rFonts w:eastAsia="標楷體"/>
          <w:b/>
          <w:bCs/>
        </w:rPr>
        <w:t>2</w:t>
      </w:r>
      <w:r>
        <w:rPr>
          <w:rFonts w:eastAsia="標楷體" w:hint="eastAsia"/>
          <w:b/>
          <w:bCs/>
        </w:rPr>
        <w:t>月</w:t>
      </w:r>
      <w:r>
        <w:rPr>
          <w:rFonts w:eastAsia="標楷體"/>
          <w:b/>
          <w:bCs/>
        </w:rPr>
        <w:t>28</w:t>
      </w:r>
      <w:r>
        <w:rPr>
          <w:rFonts w:eastAsia="標楷體" w:hint="eastAsia"/>
          <w:b/>
          <w:bCs/>
        </w:rPr>
        <w:t>日</w:t>
      </w:r>
      <w:r>
        <w:rPr>
          <w:rFonts w:eastAsia="標楷體"/>
          <w:b/>
          <w:bCs/>
        </w:rPr>
        <w:t>)</w:t>
      </w:r>
    </w:p>
    <w:p w14:paraId="4A46E00C" w14:textId="77777777" w:rsidR="00DD6C36" w:rsidRDefault="00DD6C36" w:rsidP="00B213FE">
      <w:pPr>
        <w:pStyle w:val="aff9"/>
        <w:numPr>
          <w:ilvl w:val="0"/>
          <w:numId w:val="38"/>
        </w:numPr>
        <w:spacing w:line="360" w:lineRule="exact"/>
        <w:ind w:leftChars="0" w:left="851"/>
        <w:jc w:val="both"/>
        <w:rPr>
          <w:rFonts w:eastAsia="標楷體"/>
        </w:rPr>
      </w:pPr>
      <w:r>
        <w:rPr>
          <w:rFonts w:eastAsia="標楷體"/>
        </w:rPr>
        <w:t>ISO9001</w:t>
      </w:r>
      <w:r>
        <w:rPr>
          <w:rFonts w:eastAsia="標楷體" w:hint="eastAsia"/>
        </w:rPr>
        <w:t>：</w:t>
      </w:r>
      <w:r>
        <w:rPr>
          <w:rFonts w:eastAsia="標楷體"/>
        </w:rPr>
        <w:t>2015</w:t>
      </w:r>
      <w:r>
        <w:rPr>
          <w:rFonts w:eastAsia="標楷體" w:hint="eastAsia"/>
        </w:rPr>
        <w:t>品質管理定期追查</w:t>
      </w:r>
    </w:p>
    <w:p w14:paraId="1C0E05D4" w14:textId="77777777" w:rsidR="00DD6C36" w:rsidRDefault="00DD6C36" w:rsidP="00B213FE">
      <w:pPr>
        <w:pStyle w:val="aff9"/>
        <w:numPr>
          <w:ilvl w:val="1"/>
          <w:numId w:val="44"/>
        </w:numPr>
        <w:spacing w:line="360" w:lineRule="exact"/>
        <w:ind w:leftChars="0" w:left="1134" w:hanging="654"/>
        <w:jc w:val="both"/>
        <w:rPr>
          <w:rFonts w:eastAsia="標楷體"/>
        </w:rPr>
      </w:pPr>
      <w:r>
        <w:rPr>
          <w:rFonts w:eastAsia="標楷體" w:hint="eastAsia"/>
        </w:rPr>
        <w:t>本年度定期追查案業已奉核，預估金額</w:t>
      </w:r>
      <w:r>
        <w:rPr>
          <w:rFonts w:eastAsia="標楷體"/>
        </w:rPr>
        <w:t>5</w:t>
      </w:r>
      <w:r>
        <w:rPr>
          <w:rFonts w:eastAsia="標楷體" w:hint="eastAsia"/>
        </w:rPr>
        <w:t>萬</w:t>
      </w:r>
      <w:r>
        <w:rPr>
          <w:rFonts w:eastAsia="標楷體"/>
        </w:rPr>
        <w:t>4,000</w:t>
      </w:r>
      <w:r>
        <w:rPr>
          <w:rFonts w:eastAsia="標楷體" w:hint="eastAsia"/>
        </w:rPr>
        <w:t>元。</w:t>
      </w:r>
    </w:p>
    <w:p w14:paraId="610244D8" w14:textId="77777777" w:rsidR="00DD6C36" w:rsidRDefault="00DD6C36" w:rsidP="00B213FE">
      <w:pPr>
        <w:pStyle w:val="aff9"/>
        <w:numPr>
          <w:ilvl w:val="1"/>
          <w:numId w:val="44"/>
        </w:numPr>
        <w:spacing w:line="360" w:lineRule="exact"/>
        <w:ind w:leftChars="0" w:left="1134" w:hanging="654"/>
        <w:jc w:val="both"/>
        <w:rPr>
          <w:rFonts w:eastAsia="標楷體"/>
        </w:rPr>
      </w:pPr>
      <w:r>
        <w:rPr>
          <w:rFonts w:eastAsia="標楷體" w:hint="eastAsia"/>
        </w:rPr>
        <w:t>定期追查預計於</w:t>
      </w:r>
      <w:r>
        <w:rPr>
          <w:rFonts w:eastAsia="標楷體"/>
        </w:rPr>
        <w:t>5</w:t>
      </w:r>
      <w:r>
        <w:rPr>
          <w:rFonts w:eastAsia="標楷體" w:hint="eastAsia"/>
        </w:rPr>
        <w:t>月</w:t>
      </w:r>
      <w:r>
        <w:rPr>
          <w:rFonts w:eastAsia="標楷體"/>
        </w:rPr>
        <w:t>20</w:t>
      </w:r>
      <w:r>
        <w:rPr>
          <w:rFonts w:eastAsia="標楷體" w:hint="eastAsia"/>
        </w:rPr>
        <w:t>日辦理，將於</w:t>
      </w:r>
      <w:r>
        <w:rPr>
          <w:rFonts w:eastAsia="標楷體"/>
        </w:rPr>
        <w:t>2</w:t>
      </w:r>
      <w:r>
        <w:rPr>
          <w:rFonts w:eastAsia="標楷體" w:hint="eastAsia"/>
        </w:rPr>
        <w:t>月簽核訂定品質目標、</w:t>
      </w:r>
      <w:r>
        <w:rPr>
          <w:rFonts w:eastAsia="標楷體"/>
        </w:rPr>
        <w:t>3</w:t>
      </w:r>
      <w:r>
        <w:rPr>
          <w:rFonts w:eastAsia="標楷體" w:hint="eastAsia"/>
        </w:rPr>
        <w:t>月進行內部稽核。</w:t>
      </w:r>
    </w:p>
    <w:p w14:paraId="2F180077" w14:textId="77777777" w:rsidR="00DD6C36" w:rsidRDefault="00DD6C36" w:rsidP="00B213FE">
      <w:pPr>
        <w:pStyle w:val="aff9"/>
        <w:numPr>
          <w:ilvl w:val="1"/>
          <w:numId w:val="44"/>
        </w:numPr>
        <w:spacing w:line="360" w:lineRule="exact"/>
        <w:ind w:leftChars="0" w:left="1134" w:hanging="654"/>
        <w:jc w:val="both"/>
        <w:rPr>
          <w:rFonts w:eastAsia="標楷體"/>
        </w:rPr>
      </w:pPr>
      <w:r>
        <w:rPr>
          <w:rFonts w:eastAsia="標楷體" w:hint="eastAsia"/>
        </w:rPr>
        <w:t>各組室內部稽核小組成員已奉核成立。</w:t>
      </w:r>
    </w:p>
    <w:p w14:paraId="46D6A195" w14:textId="77777777" w:rsidR="00DD6C36" w:rsidRDefault="00DD6C36" w:rsidP="00B213FE">
      <w:pPr>
        <w:pStyle w:val="aff9"/>
        <w:numPr>
          <w:ilvl w:val="0"/>
          <w:numId w:val="38"/>
        </w:numPr>
        <w:spacing w:line="360" w:lineRule="exact"/>
        <w:ind w:leftChars="0" w:left="851"/>
        <w:jc w:val="both"/>
        <w:rPr>
          <w:rFonts w:eastAsia="標楷體"/>
        </w:rPr>
      </w:pPr>
      <w:r>
        <w:rPr>
          <w:rFonts w:eastAsia="標楷體" w:hint="eastAsia"/>
        </w:rPr>
        <w:t>本館年卡禮物卡</w:t>
      </w:r>
    </w:p>
    <w:p w14:paraId="3301AE7E" w14:textId="77777777" w:rsidR="00DD6C36" w:rsidRDefault="00DD6C36" w:rsidP="00B213FE">
      <w:pPr>
        <w:pStyle w:val="aff9"/>
        <w:numPr>
          <w:ilvl w:val="0"/>
          <w:numId w:val="39"/>
        </w:numPr>
        <w:tabs>
          <w:tab w:val="left" w:pos="1134"/>
        </w:tabs>
        <w:spacing w:line="360" w:lineRule="exact"/>
        <w:ind w:leftChars="0"/>
        <w:jc w:val="both"/>
        <w:rPr>
          <w:rFonts w:eastAsia="標楷體"/>
        </w:rPr>
      </w:pPr>
      <w:r>
        <w:rPr>
          <w:rFonts w:eastAsia="標楷體" w:hint="eastAsia"/>
        </w:rPr>
        <w:t>前於</w:t>
      </w:r>
      <w:r>
        <w:rPr>
          <w:rFonts w:eastAsia="標楷體"/>
        </w:rPr>
        <w:t>113</w:t>
      </w:r>
      <w:r>
        <w:rPr>
          <w:rFonts w:eastAsia="標楷體" w:hint="eastAsia"/>
        </w:rPr>
        <w:t>年</w:t>
      </w:r>
      <w:r>
        <w:rPr>
          <w:rFonts w:eastAsia="標楷體"/>
        </w:rPr>
        <w:t>11</w:t>
      </w:r>
      <w:r>
        <w:rPr>
          <w:rFonts w:eastAsia="標楷體" w:hint="eastAsia"/>
        </w:rPr>
        <w:t>月奉核與安源資訊股份有限公司</w:t>
      </w:r>
      <w:r>
        <w:rPr>
          <w:rFonts w:eastAsia="標楷體"/>
        </w:rPr>
        <w:t>(</w:t>
      </w:r>
      <w:proofErr w:type="spellStart"/>
      <w:r>
        <w:rPr>
          <w:rFonts w:eastAsia="標楷體"/>
        </w:rPr>
        <w:t>ibon</w:t>
      </w:r>
      <w:proofErr w:type="spellEnd"/>
      <w:r>
        <w:rPr>
          <w:rFonts w:eastAsia="標楷體" w:hint="eastAsia"/>
        </w:rPr>
        <w:t>平台經營廠商</w:t>
      </w:r>
      <w:r>
        <w:rPr>
          <w:rFonts w:eastAsia="標楷體"/>
        </w:rPr>
        <w:t>)</w:t>
      </w:r>
      <w:r>
        <w:rPr>
          <w:rFonts w:eastAsia="標楷體" w:hint="eastAsia"/>
        </w:rPr>
        <w:t>合作推出可加值列印票套之年卡，預計於</w:t>
      </w:r>
      <w:r>
        <w:rPr>
          <w:rFonts w:eastAsia="標楷體"/>
        </w:rPr>
        <w:t>2</w:t>
      </w:r>
      <w:r>
        <w:rPr>
          <w:rFonts w:eastAsia="標楷體" w:hint="eastAsia"/>
        </w:rPr>
        <w:t>月簽約及上架。</w:t>
      </w:r>
    </w:p>
    <w:p w14:paraId="628FD7AF" w14:textId="77777777" w:rsidR="00DD6C36" w:rsidRDefault="00DD6C36" w:rsidP="00B213FE">
      <w:pPr>
        <w:pStyle w:val="aff9"/>
        <w:numPr>
          <w:ilvl w:val="0"/>
          <w:numId w:val="39"/>
        </w:numPr>
        <w:tabs>
          <w:tab w:val="left" w:pos="1134"/>
        </w:tabs>
        <w:spacing w:line="360" w:lineRule="exact"/>
        <w:ind w:leftChars="0"/>
        <w:jc w:val="both"/>
        <w:rPr>
          <w:rFonts w:eastAsia="標楷體"/>
        </w:rPr>
      </w:pPr>
      <w:r>
        <w:rPr>
          <w:rFonts w:eastAsia="標楷體" w:hint="eastAsia"/>
        </w:rPr>
        <w:t>規劃持票套可免費參觀量測特展</w:t>
      </w:r>
      <w:r>
        <w:rPr>
          <w:rFonts w:eastAsia="標楷體"/>
        </w:rPr>
        <w:t>1</w:t>
      </w:r>
      <w:r>
        <w:rPr>
          <w:rFonts w:eastAsia="標楷體" w:hint="eastAsia"/>
        </w:rPr>
        <w:t>次做為禮物卡加值方案，由媒宣小組協助設計。</w:t>
      </w:r>
    </w:p>
    <w:p w14:paraId="43525274" w14:textId="77777777" w:rsidR="00DD6C36" w:rsidRDefault="00DD6C36" w:rsidP="00B213FE">
      <w:pPr>
        <w:pStyle w:val="aff9"/>
        <w:numPr>
          <w:ilvl w:val="0"/>
          <w:numId w:val="38"/>
        </w:numPr>
        <w:spacing w:line="360" w:lineRule="exact"/>
        <w:ind w:leftChars="0" w:left="851"/>
        <w:jc w:val="both"/>
        <w:rPr>
          <w:rFonts w:eastAsia="標楷體"/>
        </w:rPr>
      </w:pPr>
      <w:r>
        <w:rPr>
          <w:rFonts w:eastAsia="標楷體" w:hint="eastAsia"/>
        </w:rPr>
        <w:t>結合樂齡計畫，提供志工課程優惠方案</w:t>
      </w:r>
    </w:p>
    <w:p w14:paraId="48320BF9" w14:textId="77777777" w:rsidR="00DD6C36" w:rsidRPr="00CB00BF" w:rsidRDefault="00DD6C36" w:rsidP="00B213FE">
      <w:pPr>
        <w:pStyle w:val="aff9"/>
        <w:numPr>
          <w:ilvl w:val="0"/>
          <w:numId w:val="40"/>
        </w:numPr>
        <w:tabs>
          <w:tab w:val="left" w:pos="1134"/>
        </w:tabs>
        <w:spacing w:line="360" w:lineRule="exact"/>
        <w:ind w:leftChars="0"/>
        <w:jc w:val="both"/>
        <w:rPr>
          <w:rFonts w:eastAsia="標楷體"/>
        </w:rPr>
      </w:pPr>
      <w:r w:rsidRPr="00CB00BF">
        <w:rPr>
          <w:rFonts w:eastAsia="標楷體" w:hint="eastAsia"/>
        </w:rPr>
        <w:t>為</w:t>
      </w:r>
      <w:bookmarkStart w:id="10" w:name="_Hlk190270398"/>
      <w:r w:rsidRPr="00CB00BF">
        <w:rPr>
          <w:rFonts w:eastAsia="標楷體" w:hint="eastAsia"/>
        </w:rPr>
        <w:t>鼓勵志工增加支援</w:t>
      </w:r>
      <w:bookmarkEnd w:id="10"/>
      <w:r w:rsidRPr="00CB00BF">
        <w:rPr>
          <w:rFonts w:eastAsia="標楷體" w:hint="eastAsia"/>
        </w:rPr>
        <w:t>，並提升志工的工作滿意度、回應志工對終身學習及成長之需求，志工課程擬與科教組樂齡計畫合作，提供志工創客課程優惠方案，志工可以使用支援所獲贈的電影票數張</w:t>
      </w:r>
      <w:r w:rsidRPr="00CB00BF">
        <w:rPr>
          <w:rFonts w:eastAsia="標楷體"/>
        </w:rPr>
        <w:t>(</w:t>
      </w:r>
      <w:r w:rsidRPr="00CB00BF">
        <w:rPr>
          <w:rFonts w:eastAsia="標楷體" w:hint="eastAsia"/>
        </w:rPr>
        <w:t>或常設廳門票</w:t>
      </w:r>
      <w:r w:rsidRPr="00CB00BF">
        <w:rPr>
          <w:rFonts w:eastAsia="標楷體"/>
        </w:rPr>
        <w:t>)</w:t>
      </w:r>
      <w:r w:rsidRPr="00CB00BF">
        <w:rPr>
          <w:rFonts w:eastAsia="標楷體" w:hint="eastAsia"/>
        </w:rPr>
        <w:t>，加價</w:t>
      </w:r>
      <w:r w:rsidRPr="00CB00BF">
        <w:rPr>
          <w:rFonts w:eastAsia="標楷體"/>
        </w:rPr>
        <w:t>50</w:t>
      </w:r>
      <w:r w:rsidRPr="00CB00BF">
        <w:rPr>
          <w:rFonts w:eastAsia="標楷體" w:hint="eastAsia"/>
        </w:rPr>
        <w:t>元</w:t>
      </w:r>
      <w:bookmarkStart w:id="11" w:name="_Hlk190270464"/>
      <w:r w:rsidRPr="00CB00BF">
        <w:rPr>
          <w:rFonts w:eastAsia="標楷體" w:hint="eastAsia"/>
        </w:rPr>
        <w:t>換購樂齡創客課程</w:t>
      </w:r>
      <w:bookmarkEnd w:id="11"/>
      <w:r w:rsidRPr="00CB00BF">
        <w:rPr>
          <w:rFonts w:eastAsia="標楷體" w:hint="eastAsia"/>
        </w:rPr>
        <w:t>。樂齡創客課程專為</w:t>
      </w:r>
      <w:r w:rsidRPr="00CB00BF">
        <w:rPr>
          <w:rFonts w:eastAsia="標楷體"/>
        </w:rPr>
        <w:t>55</w:t>
      </w:r>
      <w:r w:rsidRPr="00CB00BF">
        <w:rPr>
          <w:rFonts w:eastAsia="標楷體" w:hint="eastAsia"/>
        </w:rPr>
        <w:t>歲以上民眾設計，並於趣自造教室辦理，同時亦會透過課程問卷進行樂齡調研計畫，不僅能為計畫成果提供樂齡族群樣本，也給予志工豐富的學習的機會，也讓志工了解本館全新的學習場域「趣自造」，期能達到口碑行銷之效果。</w:t>
      </w:r>
    </w:p>
    <w:p w14:paraId="43023582" w14:textId="77777777" w:rsidR="00DD6C36" w:rsidRDefault="00DD6C36" w:rsidP="00B213FE">
      <w:pPr>
        <w:pStyle w:val="aff9"/>
        <w:numPr>
          <w:ilvl w:val="0"/>
          <w:numId w:val="40"/>
        </w:numPr>
        <w:tabs>
          <w:tab w:val="left" w:pos="1134"/>
        </w:tabs>
        <w:spacing w:line="360" w:lineRule="exact"/>
        <w:ind w:leftChars="0"/>
        <w:jc w:val="both"/>
        <w:rPr>
          <w:rFonts w:eastAsia="標楷體"/>
        </w:rPr>
      </w:pPr>
      <w:r>
        <w:rPr>
          <w:rFonts w:eastAsia="標楷體" w:hint="eastAsia"/>
        </w:rPr>
        <w:t>目前已由科教組提出四項主題課程規劃，包含茶療</w:t>
      </w:r>
      <w:r>
        <w:rPr>
          <w:rFonts w:eastAsia="標楷體"/>
        </w:rPr>
        <w:t>-</w:t>
      </w:r>
      <w:r>
        <w:rPr>
          <w:rFonts w:eastAsia="標楷體" w:hint="eastAsia"/>
        </w:rPr>
        <w:t>心靈的品茗、咖啡調飲、琉璃創作、</w:t>
      </w:r>
      <w:r>
        <w:rPr>
          <w:rFonts w:eastAsia="標楷體"/>
        </w:rPr>
        <w:t>Macrame</w:t>
      </w:r>
      <w:r>
        <w:rPr>
          <w:rFonts w:eastAsia="標楷體" w:hint="eastAsia"/>
        </w:rPr>
        <w:t>創意編織，單堂報名費至少為</w:t>
      </w:r>
      <w:r>
        <w:rPr>
          <w:rFonts w:eastAsia="標楷體"/>
        </w:rPr>
        <w:t>400</w:t>
      </w:r>
      <w:r>
        <w:rPr>
          <w:rFonts w:eastAsia="標楷體" w:hint="eastAsia"/>
        </w:rPr>
        <w:t>元</w:t>
      </w:r>
      <w:r>
        <w:rPr>
          <w:rFonts w:eastAsia="標楷體"/>
        </w:rPr>
        <w:t>(</w:t>
      </w:r>
      <w:r>
        <w:rPr>
          <w:rFonts w:eastAsia="標楷體" w:hint="eastAsia"/>
        </w:rPr>
        <w:t>尚在規劃中</w:t>
      </w:r>
      <w:r>
        <w:rPr>
          <w:rFonts w:eastAsia="標楷體"/>
        </w:rPr>
        <w:t>)</w:t>
      </w:r>
      <w:r>
        <w:rPr>
          <w:rFonts w:eastAsia="標楷體" w:hint="eastAsia"/>
        </w:rPr>
        <w:t>，未來待課程核定後，將提供志工優惠，志工可運用本館支援獎勵之票券</w:t>
      </w:r>
      <w:r>
        <w:rPr>
          <w:rFonts w:eastAsia="標楷體"/>
        </w:rPr>
        <w:t>(</w:t>
      </w:r>
      <w:r>
        <w:rPr>
          <w:rFonts w:eastAsia="標楷體" w:hint="eastAsia"/>
        </w:rPr>
        <w:t>電影票暫以</w:t>
      </w:r>
      <w:r>
        <w:rPr>
          <w:rFonts w:eastAsia="標楷體"/>
        </w:rPr>
        <w:t>100</w:t>
      </w:r>
      <w:r>
        <w:rPr>
          <w:rFonts w:eastAsia="標楷體" w:hint="eastAsia"/>
        </w:rPr>
        <w:t>元計，常設廳票暫以</w:t>
      </w:r>
      <w:r>
        <w:rPr>
          <w:rFonts w:eastAsia="標楷體"/>
        </w:rPr>
        <w:t>50</w:t>
      </w:r>
      <w:r>
        <w:rPr>
          <w:rFonts w:eastAsia="標楷體" w:hint="eastAsia"/>
        </w:rPr>
        <w:t>元計，待議</w:t>
      </w:r>
      <w:r>
        <w:rPr>
          <w:rFonts w:eastAsia="標楷體"/>
        </w:rPr>
        <w:t>)</w:t>
      </w:r>
      <w:r>
        <w:rPr>
          <w:rFonts w:eastAsia="標楷體" w:hint="eastAsia"/>
        </w:rPr>
        <w:t>換購創客課程，另繳交</w:t>
      </w:r>
      <w:r>
        <w:rPr>
          <w:rFonts w:eastAsia="標楷體"/>
        </w:rPr>
        <w:t>50</w:t>
      </w:r>
      <w:r>
        <w:rPr>
          <w:rFonts w:eastAsia="標楷體" w:hint="eastAsia"/>
        </w:rPr>
        <w:t>元工本費，提升創客樂齡參與度並能增加志工參與本館課程之機會。</w:t>
      </w:r>
    </w:p>
    <w:p w14:paraId="46CBA533" w14:textId="77777777" w:rsidR="00DD6C36" w:rsidRDefault="00DD6C36" w:rsidP="00B213FE">
      <w:pPr>
        <w:pStyle w:val="aff9"/>
        <w:numPr>
          <w:ilvl w:val="0"/>
          <w:numId w:val="40"/>
        </w:numPr>
        <w:tabs>
          <w:tab w:val="left" w:pos="1134"/>
        </w:tabs>
        <w:spacing w:line="360" w:lineRule="exact"/>
        <w:ind w:leftChars="0"/>
        <w:jc w:val="both"/>
        <w:rPr>
          <w:rFonts w:eastAsia="標楷體"/>
        </w:rPr>
      </w:pPr>
      <w:r>
        <w:rPr>
          <w:rFonts w:eastAsia="標楷體" w:hint="eastAsia"/>
        </w:rPr>
        <w:t>此優惠不僅是提供一個學習機會，也能展現本館對於志工意見之重視，此提案來自於志工專長調查的回饋內容，由科教志工提出的「樂齡學習券」之想法，未來也將持續了解志工需求，結合館內資源，提供多元終身學習之機會。</w:t>
      </w:r>
    </w:p>
    <w:p w14:paraId="0D8D81BA" w14:textId="77777777" w:rsidR="00DD6C36" w:rsidRDefault="00DD6C36" w:rsidP="00B213FE">
      <w:pPr>
        <w:pStyle w:val="aff9"/>
        <w:numPr>
          <w:ilvl w:val="0"/>
          <w:numId w:val="40"/>
        </w:numPr>
        <w:tabs>
          <w:tab w:val="left" w:pos="1134"/>
        </w:tabs>
        <w:spacing w:line="360" w:lineRule="exact"/>
        <w:ind w:leftChars="0"/>
        <w:jc w:val="both"/>
        <w:rPr>
          <w:rFonts w:eastAsia="標楷體"/>
        </w:rPr>
      </w:pPr>
      <w:r>
        <w:rPr>
          <w:rFonts w:eastAsia="標楷體" w:hint="eastAsia"/>
        </w:rPr>
        <w:t>待樂齡創客課程規劃完成後，會同步簽核志工票券換購之優惠方案，預定於第一、二季實施。</w:t>
      </w:r>
    </w:p>
    <w:p w14:paraId="08B67B24" w14:textId="77777777" w:rsidR="00DD6C36" w:rsidRDefault="00DD6C36" w:rsidP="00B213FE">
      <w:pPr>
        <w:pStyle w:val="aff9"/>
        <w:numPr>
          <w:ilvl w:val="0"/>
          <w:numId w:val="45"/>
        </w:numPr>
        <w:spacing w:line="360" w:lineRule="exact"/>
        <w:ind w:leftChars="0" w:left="567" w:hanging="567"/>
        <w:jc w:val="both"/>
        <w:rPr>
          <w:rFonts w:eastAsia="標楷體"/>
          <w:b/>
          <w:bCs/>
        </w:rPr>
      </w:pPr>
      <w:r>
        <w:rPr>
          <w:rFonts w:eastAsia="標楷體" w:hint="eastAsia"/>
          <w:b/>
          <w:bCs/>
        </w:rPr>
        <w:t>業務會報決議辦理情形</w:t>
      </w:r>
    </w:p>
    <w:tbl>
      <w:tblPr>
        <w:tblStyle w:val="aa"/>
        <w:tblW w:w="9498" w:type="dxa"/>
        <w:tblInd w:w="562" w:type="dxa"/>
        <w:tblLayout w:type="fixed"/>
        <w:tblLook w:val="04A0" w:firstRow="1" w:lastRow="0" w:firstColumn="1" w:lastColumn="0" w:noHBand="0" w:noVBand="1"/>
      </w:tblPr>
      <w:tblGrid>
        <w:gridCol w:w="4536"/>
        <w:gridCol w:w="4962"/>
      </w:tblGrid>
      <w:tr w:rsidR="00DD6C36" w14:paraId="5B4929D8" w14:textId="77777777" w:rsidTr="000D3707">
        <w:trPr>
          <w:tblHeader/>
        </w:trPr>
        <w:tc>
          <w:tcPr>
            <w:tcW w:w="4536"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5B9EBAE4" w14:textId="77777777" w:rsidR="00DD6C36" w:rsidRDefault="00DD6C36">
            <w:pPr>
              <w:spacing w:line="320" w:lineRule="exact"/>
              <w:jc w:val="center"/>
              <w:rPr>
                <w:rFonts w:eastAsia="標楷體"/>
                <w:szCs w:val="24"/>
              </w:rPr>
            </w:pPr>
            <w:r>
              <w:rPr>
                <w:rFonts w:eastAsia="標楷體" w:hint="eastAsia"/>
                <w:szCs w:val="24"/>
              </w:rPr>
              <w:t>指示事項</w:t>
            </w:r>
          </w:p>
        </w:tc>
        <w:tc>
          <w:tcPr>
            <w:tcW w:w="4962"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73749A1C" w14:textId="77777777" w:rsidR="00DD6C36" w:rsidRDefault="00DD6C36">
            <w:pPr>
              <w:spacing w:line="320" w:lineRule="exact"/>
              <w:jc w:val="center"/>
              <w:rPr>
                <w:rFonts w:eastAsia="標楷體"/>
                <w:szCs w:val="24"/>
              </w:rPr>
            </w:pPr>
            <w:r>
              <w:rPr>
                <w:rFonts w:eastAsia="標楷體" w:hint="eastAsia"/>
                <w:szCs w:val="24"/>
              </w:rPr>
              <w:t>辦理情形</w:t>
            </w:r>
          </w:p>
        </w:tc>
      </w:tr>
      <w:tr w:rsidR="00DD6C36" w14:paraId="2EE8D047" w14:textId="77777777" w:rsidTr="000D3707">
        <w:tc>
          <w:tcPr>
            <w:tcW w:w="4536" w:type="dxa"/>
            <w:tcBorders>
              <w:top w:val="single" w:sz="4" w:space="0" w:color="auto"/>
              <w:left w:val="single" w:sz="4" w:space="0" w:color="auto"/>
              <w:bottom w:val="single" w:sz="4" w:space="0" w:color="auto"/>
              <w:right w:val="single" w:sz="4" w:space="0" w:color="auto"/>
            </w:tcBorders>
            <w:hideMark/>
          </w:tcPr>
          <w:p w14:paraId="20D71F1C" w14:textId="77777777" w:rsidR="00DD6C36" w:rsidRDefault="00DD6C36">
            <w:pPr>
              <w:kinsoku w:val="0"/>
              <w:spacing w:line="320" w:lineRule="exact"/>
              <w:jc w:val="both"/>
              <w:rPr>
                <w:rFonts w:eastAsia="標楷體"/>
                <w:szCs w:val="24"/>
              </w:rPr>
            </w:pPr>
            <w:r>
              <w:rPr>
                <w:rFonts w:eastAsia="標楷體" w:hint="eastAsia"/>
                <w:szCs w:val="24"/>
              </w:rPr>
              <w:t>請公服組花一些時間分析探究服務收入的細部項目，</w:t>
            </w:r>
            <w:r>
              <w:rPr>
                <w:rFonts w:eastAsia="標楷體"/>
                <w:szCs w:val="24"/>
              </w:rPr>
              <w:t>113</w:t>
            </w:r>
            <w:r>
              <w:rPr>
                <w:rFonts w:eastAsia="標楷體" w:hint="eastAsia"/>
                <w:szCs w:val="24"/>
              </w:rPr>
              <w:t>年會與</w:t>
            </w:r>
            <w:r>
              <w:rPr>
                <w:rFonts w:eastAsia="標楷體"/>
                <w:szCs w:val="24"/>
              </w:rPr>
              <w:t>108</w:t>
            </w:r>
            <w:r>
              <w:rPr>
                <w:rFonts w:eastAsia="標楷體" w:hint="eastAsia"/>
                <w:szCs w:val="24"/>
              </w:rPr>
              <w:t>年度比較，係因採疫情發生前之年度，然請公服組了解實施館務基金以來總收入最高的年度，可與該年做比較。</w:t>
            </w:r>
          </w:p>
        </w:tc>
        <w:tc>
          <w:tcPr>
            <w:tcW w:w="4962" w:type="dxa"/>
            <w:tcBorders>
              <w:top w:val="single" w:sz="4" w:space="0" w:color="auto"/>
              <w:left w:val="single" w:sz="4" w:space="0" w:color="auto"/>
              <w:bottom w:val="single" w:sz="4" w:space="0" w:color="auto"/>
              <w:right w:val="single" w:sz="4" w:space="0" w:color="auto"/>
            </w:tcBorders>
            <w:hideMark/>
          </w:tcPr>
          <w:p w14:paraId="77D12E44" w14:textId="77777777" w:rsidR="00DD6C36" w:rsidRDefault="00DD6C36" w:rsidP="00B213FE">
            <w:pPr>
              <w:pStyle w:val="aff9"/>
              <w:numPr>
                <w:ilvl w:val="0"/>
                <w:numId w:val="41"/>
              </w:numPr>
              <w:kinsoku w:val="0"/>
              <w:spacing w:line="320" w:lineRule="exact"/>
              <w:ind w:leftChars="0"/>
              <w:rPr>
                <w:rFonts w:eastAsia="標楷體"/>
              </w:rPr>
            </w:pPr>
            <w:r>
              <w:rPr>
                <w:rFonts w:eastAsia="標楷體" w:hint="eastAsia"/>
              </w:rPr>
              <w:t>經檢視實施館務基金以來，服務收入以</w:t>
            </w:r>
            <w:r>
              <w:rPr>
                <w:rFonts w:eastAsia="標楷體"/>
              </w:rPr>
              <w:t>105</w:t>
            </w:r>
            <w:r>
              <w:rPr>
                <w:rFonts w:eastAsia="標楷體" w:hint="eastAsia"/>
              </w:rPr>
              <w:t>年度</w:t>
            </w:r>
            <w:r>
              <w:rPr>
                <w:rFonts w:eastAsia="標楷體"/>
              </w:rPr>
              <w:t>4,542</w:t>
            </w:r>
            <w:r>
              <w:rPr>
                <w:rFonts w:eastAsia="標楷體" w:hint="eastAsia"/>
              </w:rPr>
              <w:t>萬元最高，探究其原因主要係該年度本館推出高空溜滑梯，較其他年度提高約</w:t>
            </w:r>
            <w:r>
              <w:rPr>
                <w:rFonts w:eastAsia="標楷體"/>
              </w:rPr>
              <w:t>600</w:t>
            </w:r>
            <w:r>
              <w:rPr>
                <w:rFonts w:eastAsia="標楷體" w:hint="eastAsia"/>
              </w:rPr>
              <w:t>萬元收入。若以展示廳門票收入</w:t>
            </w:r>
            <w:r>
              <w:rPr>
                <w:rFonts w:eastAsia="標楷體"/>
              </w:rPr>
              <w:t>113</w:t>
            </w:r>
            <w:r>
              <w:rPr>
                <w:rFonts w:eastAsia="標楷體" w:hint="eastAsia"/>
              </w:rPr>
              <w:t>年度收入為實施館務基金以來最高年度。</w:t>
            </w:r>
          </w:p>
        </w:tc>
      </w:tr>
    </w:tbl>
    <w:p w14:paraId="63EE68DE" w14:textId="77777777" w:rsidR="00DD6C36" w:rsidRDefault="00DD6C36" w:rsidP="00B213FE">
      <w:pPr>
        <w:pStyle w:val="aff9"/>
        <w:numPr>
          <w:ilvl w:val="0"/>
          <w:numId w:val="45"/>
        </w:numPr>
        <w:spacing w:line="360" w:lineRule="exact"/>
        <w:ind w:leftChars="0" w:left="567" w:hanging="567"/>
        <w:jc w:val="both"/>
        <w:rPr>
          <w:rFonts w:eastAsia="標楷體"/>
          <w:b/>
          <w:bCs/>
          <w:szCs w:val="20"/>
        </w:rPr>
      </w:pPr>
      <w:r>
        <w:rPr>
          <w:rFonts w:eastAsia="標楷體" w:hint="eastAsia"/>
          <w:b/>
          <w:bCs/>
        </w:rPr>
        <w:t>專案報告事項</w:t>
      </w:r>
    </w:p>
    <w:p w14:paraId="4C3A038F" w14:textId="77777777" w:rsidR="00DD6C36" w:rsidRDefault="00DD6C36" w:rsidP="00B213FE">
      <w:pPr>
        <w:pStyle w:val="aff9"/>
        <w:numPr>
          <w:ilvl w:val="0"/>
          <w:numId w:val="45"/>
        </w:numPr>
        <w:spacing w:line="360" w:lineRule="exact"/>
        <w:ind w:leftChars="0" w:left="567" w:hanging="567"/>
        <w:jc w:val="both"/>
        <w:rPr>
          <w:rFonts w:eastAsia="標楷體"/>
          <w:b/>
          <w:bCs/>
        </w:rPr>
      </w:pPr>
      <w:r>
        <w:rPr>
          <w:rFonts w:eastAsia="標楷體" w:hint="eastAsia"/>
          <w:b/>
          <w:bCs/>
        </w:rPr>
        <w:t>其他</w:t>
      </w:r>
      <w:r>
        <w:rPr>
          <w:rFonts w:eastAsia="標楷體"/>
          <w:b/>
          <w:bCs/>
        </w:rPr>
        <w:t>(</w:t>
      </w:r>
      <w:r>
        <w:rPr>
          <w:rFonts w:eastAsia="標楷體" w:hint="eastAsia"/>
          <w:b/>
          <w:bCs/>
        </w:rPr>
        <w:t>待協調事項</w:t>
      </w:r>
      <w:r>
        <w:rPr>
          <w:rFonts w:eastAsia="標楷體"/>
          <w:b/>
          <w:bCs/>
        </w:rPr>
        <w:t>)</w:t>
      </w:r>
    </w:p>
    <w:p w14:paraId="68A768E7" w14:textId="77777777" w:rsidR="00DD6C36" w:rsidRDefault="00DD6C36" w:rsidP="00DD6C36">
      <w:pPr>
        <w:widowControl/>
        <w:rPr>
          <w:rFonts w:eastAsia="標楷體"/>
          <w:b/>
          <w:bCs/>
        </w:rPr>
      </w:pPr>
      <w:r>
        <w:rPr>
          <w:rFonts w:eastAsia="標楷體"/>
          <w:b/>
          <w:bCs/>
        </w:rPr>
        <w:br w:type="page"/>
      </w:r>
    </w:p>
    <w:p w14:paraId="79704B98" w14:textId="71837D01" w:rsidR="00DD6C36" w:rsidRDefault="00DD6C36" w:rsidP="00DD6C36">
      <w:pPr>
        <w:pStyle w:val="aff9"/>
        <w:spacing w:line="360" w:lineRule="exact"/>
        <w:ind w:leftChars="0" w:left="567"/>
        <w:jc w:val="both"/>
        <w:rPr>
          <w:rFonts w:eastAsia="標楷體"/>
          <w:b/>
          <w:bCs/>
        </w:rPr>
      </w:pPr>
      <w:r>
        <w:rPr>
          <w:noProof/>
        </w:rPr>
        <w:lastRenderedPageBreak/>
        <mc:AlternateContent>
          <mc:Choice Requires="wps">
            <w:drawing>
              <wp:anchor distT="0" distB="0" distL="114300" distR="114300" simplePos="0" relativeHeight="251667461" behindDoc="0" locked="0" layoutInCell="1" allowOverlap="1" wp14:anchorId="38767938" wp14:editId="6DAF19F3">
                <wp:simplePos x="0" y="0"/>
                <wp:positionH relativeFrom="column">
                  <wp:posOffset>-34925</wp:posOffset>
                </wp:positionH>
                <wp:positionV relativeFrom="paragraph">
                  <wp:posOffset>-157480</wp:posOffset>
                </wp:positionV>
                <wp:extent cx="541020" cy="350520"/>
                <wp:effectExtent l="0" t="0" r="11430" b="11430"/>
                <wp:wrapNone/>
                <wp:docPr id="9" name="矩形 9"/>
                <wp:cNvGraphicFramePr/>
                <a:graphic xmlns:a="http://schemas.openxmlformats.org/drawingml/2006/main">
                  <a:graphicData uri="http://schemas.microsoft.com/office/word/2010/wordprocessingShape">
                    <wps:wsp>
                      <wps:cNvSpPr/>
                      <wps:spPr>
                        <a:xfrm>
                          <a:off x="0" y="0"/>
                          <a:ext cx="541020" cy="350520"/>
                        </a:xfrm>
                        <a:prstGeom prst="rect">
                          <a:avLst/>
                        </a:prstGeom>
                        <a:solidFill>
                          <a:schemeClr val="bg1"/>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34152EEA" w14:textId="77777777" w:rsidR="00DD6C36" w:rsidRDefault="00DD6C36" w:rsidP="00DD6C36">
                            <w:pPr>
                              <w:jc w:val="center"/>
                              <w:rPr>
                                <w:rFonts w:ascii="標楷體" w:eastAsia="標楷體" w:hAnsi="標楷體"/>
                                <w:color w:val="000000" w:themeColor="text1"/>
                              </w:rPr>
                            </w:pPr>
                            <w:r>
                              <w:rPr>
                                <w:rFonts w:ascii="標楷體" w:eastAsia="標楷體" w:hAnsi="標楷體" w:hint="eastAsia"/>
                                <w:color w:val="000000" w:themeColor="text1"/>
                              </w:rPr>
                              <w:t>附表</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67938" id="矩形 9" o:spid="_x0000_s1027" style="position:absolute;left:0;text-align:left;margin-left:-2.75pt;margin-top:-12.4pt;width:42.6pt;height:27.6pt;z-index:2516674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" fillcolor="white [3212]" strokecolor="#243f60 [1604]" strokeweight=".25pt">
                <v:textbox>
                  <w:txbxContent>
                    <w:p w14:paraId="34152EEA" w14:textId="77777777" w:rsidR="00DD6C36" w:rsidRDefault="00DD6C36" w:rsidP="00DD6C36">
                      <w:pPr>
                        <w:jc w:val="center"/>
                        <w:rPr>
                          <w:rFonts w:ascii="標楷體" w:eastAsia="標楷體" w:hAnsi="標楷體"/>
                          <w:color w:val="000000" w:themeColor="text1"/>
                        </w:rPr>
                      </w:pPr>
                      <w:r>
                        <w:rPr>
                          <w:rFonts w:ascii="標楷體" w:eastAsia="標楷體" w:hAnsi="標楷體" w:hint="eastAsia"/>
                          <w:color w:val="000000" w:themeColor="text1"/>
                        </w:rPr>
                        <w:t>附表</w:t>
                      </w:r>
                    </w:p>
                  </w:txbxContent>
                </v:textbox>
              </v:rect>
            </w:pict>
          </mc:Fallback>
        </mc:AlternateContent>
      </w:r>
    </w:p>
    <w:tbl>
      <w:tblPr>
        <w:tblW w:w="96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40"/>
        <w:gridCol w:w="1165"/>
        <w:gridCol w:w="831"/>
        <w:gridCol w:w="1012"/>
        <w:gridCol w:w="1134"/>
        <w:gridCol w:w="1055"/>
        <w:gridCol w:w="1055"/>
        <w:gridCol w:w="1042"/>
        <w:gridCol w:w="1113"/>
      </w:tblGrid>
      <w:tr w:rsidR="00DD6C36" w14:paraId="793C30EA" w14:textId="77777777" w:rsidTr="00DD6C36">
        <w:trPr>
          <w:trHeight w:val="393"/>
          <w:jc w:val="center"/>
        </w:trPr>
        <w:tc>
          <w:tcPr>
            <w:tcW w:w="9647" w:type="dxa"/>
            <w:gridSpan w:val="9"/>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6410F2B7" w14:textId="77777777" w:rsidR="00DD6C36" w:rsidRDefault="00DD6C36">
            <w:pPr>
              <w:widowControl/>
              <w:jc w:val="center"/>
              <w:rPr>
                <w:rFonts w:eastAsia="標楷體"/>
                <w:color w:val="000000"/>
                <w:szCs w:val="24"/>
              </w:rPr>
            </w:pPr>
            <w:r>
              <w:rPr>
                <w:rFonts w:eastAsia="標楷體" w:hint="eastAsia"/>
                <w:b/>
                <w:bCs/>
              </w:rPr>
              <w:t>附表</w:t>
            </w:r>
            <w:r>
              <w:rPr>
                <w:rFonts w:eastAsia="標楷體"/>
                <w:b/>
                <w:bCs/>
              </w:rPr>
              <w:t>1-</w:t>
            </w:r>
            <w:r>
              <w:rPr>
                <w:rFonts w:eastAsia="標楷體" w:hint="eastAsia"/>
                <w:b/>
                <w:bCs/>
              </w:rPr>
              <w:t>票務收入統計</w:t>
            </w:r>
          </w:p>
        </w:tc>
      </w:tr>
      <w:tr w:rsidR="00DD6C36" w14:paraId="278EA346" w14:textId="77777777" w:rsidTr="00DD6C36">
        <w:trPr>
          <w:trHeight w:val="660"/>
          <w:jc w:val="center"/>
        </w:trPr>
        <w:tc>
          <w:tcPr>
            <w:tcW w:w="1240" w:type="dxa"/>
            <w:tcBorders>
              <w:top w:val="single" w:sz="4" w:space="0" w:color="auto"/>
              <w:left w:val="single" w:sz="4" w:space="0" w:color="auto"/>
              <w:bottom w:val="single" w:sz="4" w:space="0" w:color="auto"/>
              <w:right w:val="single" w:sz="4" w:space="0" w:color="auto"/>
            </w:tcBorders>
            <w:noWrap/>
            <w:vAlign w:val="center"/>
            <w:hideMark/>
          </w:tcPr>
          <w:p w14:paraId="152D8A6E" w14:textId="77777777" w:rsidR="00DD6C36" w:rsidRDefault="00DD6C36">
            <w:pPr>
              <w:rPr>
                <w:rFonts w:eastAsia="標楷體"/>
                <w:color w:val="000000"/>
                <w:szCs w:val="24"/>
              </w:rPr>
            </w:pPr>
          </w:p>
        </w:tc>
        <w:tc>
          <w:tcPr>
            <w:tcW w:w="1165" w:type="dxa"/>
            <w:tcBorders>
              <w:top w:val="single" w:sz="4" w:space="0" w:color="auto"/>
              <w:left w:val="single" w:sz="4" w:space="0" w:color="auto"/>
              <w:bottom w:val="single" w:sz="4" w:space="0" w:color="auto"/>
              <w:right w:val="single" w:sz="4" w:space="0" w:color="auto"/>
            </w:tcBorders>
            <w:noWrap/>
            <w:vAlign w:val="center"/>
            <w:hideMark/>
          </w:tcPr>
          <w:p w14:paraId="0F245689" w14:textId="77777777" w:rsidR="00DD6C36" w:rsidRDefault="00DD6C36">
            <w:pPr>
              <w:widowControl/>
              <w:jc w:val="center"/>
              <w:rPr>
                <w:rFonts w:eastAsia="標楷體"/>
                <w:color w:val="000000"/>
                <w:szCs w:val="24"/>
              </w:rPr>
            </w:pPr>
            <w:r>
              <w:rPr>
                <w:rFonts w:eastAsia="標楷體" w:hint="eastAsia"/>
                <w:color w:val="000000"/>
                <w:szCs w:val="24"/>
              </w:rPr>
              <w:t>展示廳</w:t>
            </w:r>
          </w:p>
        </w:tc>
        <w:tc>
          <w:tcPr>
            <w:tcW w:w="831" w:type="dxa"/>
            <w:tcBorders>
              <w:top w:val="single" w:sz="4" w:space="0" w:color="auto"/>
              <w:left w:val="single" w:sz="4" w:space="0" w:color="auto"/>
              <w:bottom w:val="single" w:sz="4" w:space="0" w:color="auto"/>
              <w:right w:val="single" w:sz="4" w:space="0" w:color="auto"/>
            </w:tcBorders>
            <w:noWrap/>
            <w:vAlign w:val="center"/>
            <w:hideMark/>
          </w:tcPr>
          <w:p w14:paraId="00187E92" w14:textId="77777777" w:rsidR="00DD6C36" w:rsidRDefault="00DD6C36">
            <w:pPr>
              <w:widowControl/>
              <w:jc w:val="center"/>
              <w:rPr>
                <w:rFonts w:eastAsia="標楷體"/>
                <w:color w:val="000000"/>
                <w:szCs w:val="24"/>
              </w:rPr>
            </w:pPr>
            <w:r>
              <w:rPr>
                <w:rFonts w:eastAsia="標楷體" w:hint="eastAsia"/>
                <w:color w:val="000000"/>
                <w:szCs w:val="24"/>
              </w:rPr>
              <w:t>年卡</w:t>
            </w:r>
          </w:p>
        </w:tc>
        <w:tc>
          <w:tcPr>
            <w:tcW w:w="1012" w:type="dxa"/>
            <w:tcBorders>
              <w:top w:val="single" w:sz="4" w:space="0" w:color="auto"/>
              <w:left w:val="single" w:sz="4" w:space="0" w:color="auto"/>
              <w:bottom w:val="single" w:sz="4" w:space="0" w:color="auto"/>
              <w:right w:val="single" w:sz="4" w:space="0" w:color="auto"/>
            </w:tcBorders>
            <w:noWrap/>
            <w:vAlign w:val="center"/>
            <w:hideMark/>
          </w:tcPr>
          <w:p w14:paraId="46BC4E60" w14:textId="77777777" w:rsidR="00DD6C36" w:rsidRDefault="00DD6C36">
            <w:pPr>
              <w:widowControl/>
              <w:jc w:val="center"/>
              <w:rPr>
                <w:rFonts w:eastAsia="標楷體"/>
                <w:color w:val="000000"/>
                <w:szCs w:val="24"/>
              </w:rPr>
            </w:pPr>
            <w:r>
              <w:rPr>
                <w:rFonts w:eastAsia="標楷體" w:hint="eastAsia"/>
                <w:color w:val="000000"/>
                <w:szCs w:val="24"/>
              </w:rPr>
              <w:t>大銀幕電影</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117A094" w14:textId="77777777" w:rsidR="00DD6C36" w:rsidRDefault="00DD6C36">
            <w:pPr>
              <w:widowControl/>
              <w:jc w:val="center"/>
              <w:rPr>
                <w:rFonts w:eastAsia="標楷體"/>
                <w:color w:val="000000"/>
                <w:szCs w:val="24"/>
              </w:rPr>
            </w:pPr>
            <w:r>
              <w:rPr>
                <w:rFonts w:eastAsia="標楷體" w:hint="eastAsia"/>
                <w:color w:val="000000"/>
                <w:szCs w:val="24"/>
              </w:rPr>
              <w:t>收費特展</w:t>
            </w:r>
            <w:r>
              <w:rPr>
                <w:rFonts w:eastAsia="標楷體"/>
                <w:color w:val="000000"/>
                <w:szCs w:val="24"/>
              </w:rPr>
              <w:br/>
              <w:t>(</w:t>
            </w:r>
            <w:r>
              <w:rPr>
                <w:rFonts w:eastAsia="標楷體" w:hint="eastAsia"/>
                <w:color w:val="000000"/>
                <w:szCs w:val="24"/>
              </w:rPr>
              <w:t>拆帳前</w:t>
            </w:r>
            <w:r>
              <w:rPr>
                <w:rFonts w:eastAsia="標楷體"/>
                <w:color w:val="000000"/>
                <w:szCs w:val="24"/>
              </w:rPr>
              <w:t>)</w:t>
            </w:r>
          </w:p>
        </w:tc>
        <w:tc>
          <w:tcPr>
            <w:tcW w:w="1055" w:type="dxa"/>
            <w:tcBorders>
              <w:top w:val="single" w:sz="4" w:space="0" w:color="auto"/>
              <w:left w:val="single" w:sz="4" w:space="0" w:color="auto"/>
              <w:bottom w:val="single" w:sz="4" w:space="0" w:color="auto"/>
              <w:right w:val="single" w:sz="4" w:space="0" w:color="auto"/>
            </w:tcBorders>
            <w:vAlign w:val="center"/>
            <w:hideMark/>
          </w:tcPr>
          <w:p w14:paraId="42781DDD" w14:textId="77777777" w:rsidR="00DD6C36" w:rsidRDefault="00DD6C36">
            <w:pPr>
              <w:widowControl/>
              <w:jc w:val="center"/>
              <w:rPr>
                <w:rFonts w:eastAsia="標楷體"/>
                <w:color w:val="000000"/>
                <w:szCs w:val="24"/>
              </w:rPr>
            </w:pPr>
            <w:r>
              <w:rPr>
                <w:rFonts w:eastAsia="標楷體" w:hint="eastAsia"/>
                <w:color w:val="000000"/>
                <w:szCs w:val="24"/>
              </w:rPr>
              <w:t>收費特展</w:t>
            </w:r>
            <w:r>
              <w:rPr>
                <w:rFonts w:eastAsia="標楷體"/>
                <w:color w:val="000000"/>
                <w:szCs w:val="24"/>
              </w:rPr>
              <w:br/>
              <w:t>(</w:t>
            </w:r>
            <w:r>
              <w:rPr>
                <w:rFonts w:eastAsia="標楷體" w:hint="eastAsia"/>
                <w:color w:val="000000"/>
                <w:szCs w:val="24"/>
              </w:rPr>
              <w:t>拆帳後</w:t>
            </w:r>
            <w:r>
              <w:rPr>
                <w:rFonts w:eastAsia="標楷體"/>
                <w:color w:val="000000"/>
                <w:szCs w:val="24"/>
              </w:rPr>
              <w:t>)</w:t>
            </w:r>
          </w:p>
        </w:tc>
        <w:tc>
          <w:tcPr>
            <w:tcW w:w="1055" w:type="dxa"/>
            <w:tcBorders>
              <w:top w:val="single" w:sz="4" w:space="0" w:color="auto"/>
              <w:left w:val="single" w:sz="4" w:space="0" w:color="auto"/>
              <w:bottom w:val="single" w:sz="4" w:space="0" w:color="auto"/>
              <w:right w:val="single" w:sz="4" w:space="0" w:color="auto"/>
            </w:tcBorders>
            <w:noWrap/>
            <w:vAlign w:val="center"/>
            <w:hideMark/>
          </w:tcPr>
          <w:p w14:paraId="151E87CC" w14:textId="77777777" w:rsidR="00DD6C36" w:rsidRDefault="00DD6C36">
            <w:pPr>
              <w:widowControl/>
              <w:jc w:val="center"/>
              <w:rPr>
                <w:rFonts w:eastAsia="標楷體"/>
                <w:color w:val="000000"/>
                <w:szCs w:val="24"/>
              </w:rPr>
            </w:pPr>
            <w:r>
              <w:rPr>
                <w:rFonts w:eastAsia="標楷體" w:hint="eastAsia"/>
                <w:color w:val="000000"/>
                <w:szCs w:val="24"/>
              </w:rPr>
              <w:t>體驗設施</w:t>
            </w:r>
          </w:p>
        </w:tc>
        <w:tc>
          <w:tcPr>
            <w:tcW w:w="1042" w:type="dxa"/>
            <w:tcBorders>
              <w:top w:val="single" w:sz="4" w:space="0" w:color="auto"/>
              <w:left w:val="single" w:sz="4" w:space="0" w:color="auto"/>
              <w:bottom w:val="single" w:sz="4" w:space="0" w:color="auto"/>
              <w:right w:val="single" w:sz="4" w:space="0" w:color="auto"/>
            </w:tcBorders>
            <w:vAlign w:val="center"/>
            <w:hideMark/>
          </w:tcPr>
          <w:p w14:paraId="4F4C4EC9" w14:textId="77777777" w:rsidR="00DD6C36" w:rsidRDefault="00DD6C36">
            <w:pPr>
              <w:widowControl/>
              <w:jc w:val="center"/>
              <w:rPr>
                <w:rFonts w:eastAsia="標楷體"/>
                <w:color w:val="000000"/>
                <w:szCs w:val="24"/>
              </w:rPr>
            </w:pPr>
            <w:r>
              <w:rPr>
                <w:rFonts w:eastAsia="標楷體" w:hint="eastAsia"/>
                <w:color w:val="000000"/>
                <w:szCs w:val="24"/>
              </w:rPr>
              <w:t>合計</w:t>
            </w:r>
            <w:r>
              <w:rPr>
                <w:rFonts w:eastAsia="標楷體"/>
                <w:color w:val="000000"/>
                <w:szCs w:val="24"/>
              </w:rPr>
              <w:br/>
              <w:t>(</w:t>
            </w:r>
            <w:r>
              <w:rPr>
                <w:rFonts w:eastAsia="標楷體" w:hint="eastAsia"/>
                <w:color w:val="000000"/>
                <w:szCs w:val="24"/>
              </w:rPr>
              <w:t>拆帳前</w:t>
            </w:r>
            <w:r>
              <w:rPr>
                <w:rFonts w:eastAsia="標楷體"/>
                <w:color w:val="000000"/>
                <w:szCs w:val="24"/>
              </w:rPr>
              <w:t>)</w:t>
            </w:r>
          </w:p>
        </w:tc>
        <w:tc>
          <w:tcPr>
            <w:tcW w:w="1113" w:type="dxa"/>
            <w:tcBorders>
              <w:top w:val="single" w:sz="4" w:space="0" w:color="auto"/>
              <w:left w:val="single" w:sz="4" w:space="0" w:color="auto"/>
              <w:bottom w:val="single" w:sz="4" w:space="0" w:color="auto"/>
              <w:right w:val="single" w:sz="4" w:space="0" w:color="auto"/>
            </w:tcBorders>
            <w:vAlign w:val="center"/>
            <w:hideMark/>
          </w:tcPr>
          <w:p w14:paraId="3D775F45" w14:textId="77777777" w:rsidR="00DD6C36" w:rsidRDefault="00DD6C36">
            <w:pPr>
              <w:widowControl/>
              <w:jc w:val="center"/>
              <w:rPr>
                <w:rFonts w:eastAsia="標楷體"/>
                <w:color w:val="000000"/>
                <w:szCs w:val="24"/>
              </w:rPr>
            </w:pPr>
            <w:r>
              <w:rPr>
                <w:rFonts w:eastAsia="標楷體" w:hint="eastAsia"/>
                <w:color w:val="000000"/>
                <w:szCs w:val="24"/>
              </w:rPr>
              <w:t>合計</w:t>
            </w:r>
            <w:r>
              <w:rPr>
                <w:rFonts w:eastAsia="標楷體"/>
                <w:color w:val="000000"/>
                <w:szCs w:val="24"/>
              </w:rPr>
              <w:br/>
              <w:t>(</w:t>
            </w:r>
            <w:r>
              <w:rPr>
                <w:rFonts w:eastAsia="標楷體" w:hint="eastAsia"/>
                <w:color w:val="000000"/>
                <w:szCs w:val="24"/>
              </w:rPr>
              <w:t>拆帳後</w:t>
            </w:r>
            <w:r>
              <w:rPr>
                <w:rFonts w:eastAsia="標楷體"/>
                <w:color w:val="000000"/>
                <w:szCs w:val="24"/>
              </w:rPr>
              <w:t>)</w:t>
            </w:r>
          </w:p>
        </w:tc>
      </w:tr>
      <w:tr w:rsidR="00DD6C36" w14:paraId="36291DA1" w14:textId="77777777" w:rsidTr="00DD6C36">
        <w:trPr>
          <w:trHeight w:val="330"/>
          <w:jc w:val="center"/>
        </w:trPr>
        <w:tc>
          <w:tcPr>
            <w:tcW w:w="1240" w:type="dxa"/>
            <w:tcBorders>
              <w:top w:val="single" w:sz="4" w:space="0" w:color="auto"/>
              <w:left w:val="single" w:sz="4" w:space="0" w:color="auto"/>
              <w:bottom w:val="single" w:sz="4" w:space="0" w:color="auto"/>
              <w:right w:val="single" w:sz="4" w:space="0" w:color="auto"/>
            </w:tcBorders>
            <w:noWrap/>
            <w:vAlign w:val="center"/>
            <w:hideMark/>
          </w:tcPr>
          <w:p w14:paraId="261A79AA" w14:textId="77777777" w:rsidR="00DD6C36" w:rsidRDefault="00DD6C36">
            <w:pPr>
              <w:widowControl/>
              <w:rPr>
                <w:rFonts w:eastAsia="標楷體"/>
                <w:color w:val="000000"/>
                <w:szCs w:val="24"/>
              </w:rPr>
            </w:pPr>
            <w:r>
              <w:rPr>
                <w:rFonts w:eastAsia="標楷體"/>
                <w:color w:val="000000"/>
                <w:szCs w:val="24"/>
              </w:rPr>
              <w:t>113</w:t>
            </w:r>
            <w:r>
              <w:rPr>
                <w:rFonts w:eastAsia="標楷體" w:hint="eastAsia"/>
                <w:color w:val="000000"/>
                <w:szCs w:val="24"/>
              </w:rPr>
              <w:t>年</w:t>
            </w:r>
            <w:r>
              <w:rPr>
                <w:rFonts w:eastAsia="標楷體"/>
                <w:color w:val="000000"/>
                <w:szCs w:val="24"/>
              </w:rPr>
              <w:t>1</w:t>
            </w:r>
            <w:r>
              <w:rPr>
                <w:rFonts w:eastAsia="標楷體" w:hint="eastAsia"/>
                <w:color w:val="000000"/>
                <w:szCs w:val="24"/>
              </w:rPr>
              <w:t>月</w:t>
            </w:r>
          </w:p>
        </w:tc>
        <w:tc>
          <w:tcPr>
            <w:tcW w:w="1165" w:type="dxa"/>
            <w:tcBorders>
              <w:top w:val="single" w:sz="4" w:space="0" w:color="auto"/>
              <w:left w:val="single" w:sz="4" w:space="0" w:color="auto"/>
              <w:bottom w:val="single" w:sz="4" w:space="0" w:color="auto"/>
              <w:right w:val="single" w:sz="4" w:space="0" w:color="auto"/>
            </w:tcBorders>
            <w:noWrap/>
            <w:hideMark/>
          </w:tcPr>
          <w:p w14:paraId="60BA424D" w14:textId="77777777" w:rsidR="00DD6C36" w:rsidRDefault="00DD6C36">
            <w:pPr>
              <w:widowControl/>
              <w:jc w:val="right"/>
              <w:rPr>
                <w:rFonts w:eastAsia="標楷體"/>
                <w:color w:val="000000"/>
                <w:szCs w:val="24"/>
              </w:rPr>
            </w:pPr>
            <w:r>
              <w:rPr>
                <w:szCs w:val="24"/>
              </w:rPr>
              <w:t xml:space="preserve">1,210,250 </w:t>
            </w:r>
          </w:p>
        </w:tc>
        <w:tc>
          <w:tcPr>
            <w:tcW w:w="831" w:type="dxa"/>
            <w:tcBorders>
              <w:top w:val="single" w:sz="4" w:space="0" w:color="auto"/>
              <w:left w:val="single" w:sz="4" w:space="0" w:color="auto"/>
              <w:bottom w:val="single" w:sz="4" w:space="0" w:color="auto"/>
              <w:right w:val="single" w:sz="4" w:space="0" w:color="auto"/>
            </w:tcBorders>
            <w:noWrap/>
            <w:hideMark/>
          </w:tcPr>
          <w:p w14:paraId="648E721E" w14:textId="77777777" w:rsidR="00DD6C36" w:rsidRDefault="00DD6C36">
            <w:pPr>
              <w:widowControl/>
              <w:jc w:val="right"/>
              <w:rPr>
                <w:rFonts w:eastAsia="標楷體"/>
                <w:color w:val="000000"/>
                <w:szCs w:val="24"/>
              </w:rPr>
            </w:pPr>
            <w:r>
              <w:rPr>
                <w:szCs w:val="24"/>
              </w:rPr>
              <w:t xml:space="preserve">64,200 </w:t>
            </w:r>
          </w:p>
        </w:tc>
        <w:tc>
          <w:tcPr>
            <w:tcW w:w="1012" w:type="dxa"/>
            <w:tcBorders>
              <w:top w:val="single" w:sz="4" w:space="0" w:color="auto"/>
              <w:left w:val="single" w:sz="4" w:space="0" w:color="auto"/>
              <w:bottom w:val="single" w:sz="4" w:space="0" w:color="auto"/>
              <w:right w:val="single" w:sz="4" w:space="0" w:color="auto"/>
            </w:tcBorders>
            <w:noWrap/>
            <w:hideMark/>
          </w:tcPr>
          <w:p w14:paraId="47BCC330" w14:textId="77777777" w:rsidR="00DD6C36" w:rsidRDefault="00DD6C36">
            <w:pPr>
              <w:widowControl/>
              <w:jc w:val="right"/>
              <w:rPr>
                <w:rFonts w:eastAsia="標楷體"/>
                <w:color w:val="000000"/>
                <w:szCs w:val="24"/>
              </w:rPr>
            </w:pPr>
            <w:r>
              <w:rPr>
                <w:szCs w:val="24"/>
              </w:rPr>
              <w:t xml:space="preserve"> 257,190 </w:t>
            </w:r>
          </w:p>
        </w:tc>
        <w:tc>
          <w:tcPr>
            <w:tcW w:w="1134" w:type="dxa"/>
            <w:tcBorders>
              <w:top w:val="single" w:sz="4" w:space="0" w:color="auto"/>
              <w:left w:val="single" w:sz="4" w:space="0" w:color="auto"/>
              <w:bottom w:val="single" w:sz="4" w:space="0" w:color="auto"/>
              <w:right w:val="single" w:sz="4" w:space="0" w:color="auto"/>
            </w:tcBorders>
            <w:noWrap/>
            <w:hideMark/>
          </w:tcPr>
          <w:p w14:paraId="2F98DD8F" w14:textId="77777777" w:rsidR="00DD6C36" w:rsidRDefault="00DD6C36">
            <w:pPr>
              <w:widowControl/>
              <w:jc w:val="right"/>
              <w:rPr>
                <w:rFonts w:eastAsia="標楷體"/>
                <w:color w:val="000000"/>
                <w:szCs w:val="24"/>
              </w:rPr>
            </w:pPr>
            <w:r>
              <w:rPr>
                <w:szCs w:val="24"/>
              </w:rPr>
              <w:t xml:space="preserve">1,264,440 </w:t>
            </w:r>
          </w:p>
        </w:tc>
        <w:tc>
          <w:tcPr>
            <w:tcW w:w="1055" w:type="dxa"/>
            <w:tcBorders>
              <w:top w:val="single" w:sz="4" w:space="0" w:color="auto"/>
              <w:left w:val="single" w:sz="4" w:space="0" w:color="auto"/>
              <w:bottom w:val="single" w:sz="4" w:space="0" w:color="auto"/>
              <w:right w:val="single" w:sz="4" w:space="0" w:color="auto"/>
            </w:tcBorders>
            <w:noWrap/>
            <w:hideMark/>
          </w:tcPr>
          <w:p w14:paraId="1678779D" w14:textId="77777777" w:rsidR="00DD6C36" w:rsidRDefault="00DD6C36">
            <w:pPr>
              <w:widowControl/>
              <w:jc w:val="right"/>
              <w:rPr>
                <w:rFonts w:eastAsia="標楷體"/>
                <w:color w:val="000000"/>
                <w:szCs w:val="24"/>
              </w:rPr>
            </w:pPr>
            <w:r>
              <w:rPr>
                <w:szCs w:val="24"/>
              </w:rPr>
              <w:t xml:space="preserve"> 252,888 </w:t>
            </w:r>
          </w:p>
        </w:tc>
        <w:tc>
          <w:tcPr>
            <w:tcW w:w="1055" w:type="dxa"/>
            <w:tcBorders>
              <w:top w:val="single" w:sz="4" w:space="0" w:color="auto"/>
              <w:left w:val="single" w:sz="4" w:space="0" w:color="auto"/>
              <w:bottom w:val="single" w:sz="4" w:space="0" w:color="auto"/>
              <w:right w:val="single" w:sz="4" w:space="0" w:color="auto"/>
            </w:tcBorders>
            <w:noWrap/>
            <w:hideMark/>
          </w:tcPr>
          <w:p w14:paraId="26919283" w14:textId="77777777" w:rsidR="00DD6C36" w:rsidRDefault="00DD6C36">
            <w:pPr>
              <w:widowControl/>
              <w:jc w:val="right"/>
              <w:rPr>
                <w:rFonts w:eastAsia="標楷體"/>
                <w:color w:val="000000"/>
                <w:szCs w:val="24"/>
              </w:rPr>
            </w:pPr>
            <w:r>
              <w:rPr>
                <w:szCs w:val="24"/>
              </w:rPr>
              <w:t xml:space="preserve"> 329,900 </w:t>
            </w:r>
          </w:p>
        </w:tc>
        <w:tc>
          <w:tcPr>
            <w:tcW w:w="1042" w:type="dxa"/>
            <w:tcBorders>
              <w:top w:val="single" w:sz="4" w:space="0" w:color="auto"/>
              <w:left w:val="single" w:sz="4" w:space="0" w:color="auto"/>
              <w:bottom w:val="single" w:sz="4" w:space="0" w:color="auto"/>
              <w:right w:val="single" w:sz="4" w:space="0" w:color="auto"/>
            </w:tcBorders>
            <w:noWrap/>
            <w:hideMark/>
          </w:tcPr>
          <w:p w14:paraId="39AE6237" w14:textId="77777777" w:rsidR="00DD6C36" w:rsidRDefault="00DD6C36">
            <w:pPr>
              <w:widowControl/>
              <w:jc w:val="right"/>
              <w:rPr>
                <w:rFonts w:eastAsia="標楷體"/>
                <w:color w:val="000000"/>
                <w:szCs w:val="24"/>
              </w:rPr>
            </w:pPr>
            <w:r>
              <w:rPr>
                <w:szCs w:val="24"/>
              </w:rPr>
              <w:t xml:space="preserve">3,125,980 </w:t>
            </w:r>
          </w:p>
        </w:tc>
        <w:tc>
          <w:tcPr>
            <w:tcW w:w="1113" w:type="dxa"/>
            <w:tcBorders>
              <w:top w:val="single" w:sz="4" w:space="0" w:color="auto"/>
              <w:left w:val="single" w:sz="4" w:space="0" w:color="auto"/>
              <w:bottom w:val="single" w:sz="4" w:space="0" w:color="auto"/>
              <w:right w:val="single" w:sz="4" w:space="0" w:color="auto"/>
            </w:tcBorders>
            <w:noWrap/>
            <w:hideMark/>
          </w:tcPr>
          <w:p w14:paraId="71FA9B6A" w14:textId="77777777" w:rsidR="00DD6C36" w:rsidRDefault="00DD6C36">
            <w:pPr>
              <w:widowControl/>
              <w:jc w:val="right"/>
              <w:rPr>
                <w:rFonts w:eastAsia="標楷體"/>
                <w:color w:val="000000"/>
                <w:szCs w:val="24"/>
              </w:rPr>
            </w:pPr>
            <w:r>
              <w:rPr>
                <w:szCs w:val="24"/>
              </w:rPr>
              <w:t xml:space="preserve">2,114,428 </w:t>
            </w:r>
          </w:p>
        </w:tc>
      </w:tr>
      <w:tr w:rsidR="00DD6C36" w14:paraId="6449DF69" w14:textId="77777777" w:rsidTr="00DD6C36">
        <w:trPr>
          <w:trHeight w:val="330"/>
          <w:jc w:val="center"/>
        </w:trPr>
        <w:tc>
          <w:tcPr>
            <w:tcW w:w="1240" w:type="dxa"/>
            <w:tcBorders>
              <w:top w:val="single" w:sz="4" w:space="0" w:color="auto"/>
              <w:left w:val="single" w:sz="4" w:space="0" w:color="auto"/>
              <w:bottom w:val="single" w:sz="4" w:space="0" w:color="auto"/>
              <w:right w:val="single" w:sz="4" w:space="0" w:color="auto"/>
            </w:tcBorders>
            <w:noWrap/>
            <w:vAlign w:val="center"/>
            <w:hideMark/>
          </w:tcPr>
          <w:p w14:paraId="62628786" w14:textId="77777777" w:rsidR="00DD6C36" w:rsidRDefault="00DD6C36">
            <w:pPr>
              <w:widowControl/>
              <w:rPr>
                <w:rFonts w:eastAsia="標楷體"/>
                <w:color w:val="000000"/>
                <w:szCs w:val="24"/>
              </w:rPr>
            </w:pPr>
            <w:r>
              <w:rPr>
                <w:rFonts w:eastAsia="標楷體"/>
                <w:color w:val="000000"/>
                <w:szCs w:val="24"/>
              </w:rPr>
              <w:t>114</w:t>
            </w:r>
            <w:r>
              <w:rPr>
                <w:rFonts w:eastAsia="標楷體" w:hint="eastAsia"/>
                <w:color w:val="000000"/>
                <w:szCs w:val="24"/>
              </w:rPr>
              <w:t>年</w:t>
            </w:r>
            <w:r>
              <w:rPr>
                <w:rFonts w:eastAsia="標楷體"/>
                <w:color w:val="000000"/>
                <w:szCs w:val="24"/>
              </w:rPr>
              <w:t>1</w:t>
            </w:r>
            <w:r>
              <w:rPr>
                <w:rFonts w:eastAsia="標楷體" w:hint="eastAsia"/>
                <w:color w:val="000000"/>
                <w:szCs w:val="24"/>
              </w:rPr>
              <w:t>月</w:t>
            </w:r>
          </w:p>
        </w:tc>
        <w:tc>
          <w:tcPr>
            <w:tcW w:w="1165" w:type="dxa"/>
            <w:tcBorders>
              <w:top w:val="single" w:sz="4" w:space="0" w:color="auto"/>
              <w:left w:val="single" w:sz="4" w:space="0" w:color="auto"/>
              <w:bottom w:val="single" w:sz="4" w:space="0" w:color="auto"/>
              <w:right w:val="single" w:sz="4" w:space="0" w:color="auto"/>
            </w:tcBorders>
            <w:noWrap/>
            <w:hideMark/>
          </w:tcPr>
          <w:p w14:paraId="78F5F7F1" w14:textId="77777777" w:rsidR="00DD6C36" w:rsidRDefault="00DD6C36">
            <w:pPr>
              <w:widowControl/>
              <w:jc w:val="right"/>
              <w:rPr>
                <w:rFonts w:eastAsia="標楷體"/>
                <w:color w:val="000000"/>
                <w:szCs w:val="24"/>
              </w:rPr>
            </w:pPr>
            <w:r>
              <w:rPr>
                <w:szCs w:val="24"/>
              </w:rPr>
              <w:t xml:space="preserve">1,786,038 </w:t>
            </w:r>
          </w:p>
        </w:tc>
        <w:tc>
          <w:tcPr>
            <w:tcW w:w="831" w:type="dxa"/>
            <w:tcBorders>
              <w:top w:val="single" w:sz="4" w:space="0" w:color="auto"/>
              <w:left w:val="single" w:sz="4" w:space="0" w:color="auto"/>
              <w:bottom w:val="single" w:sz="4" w:space="0" w:color="auto"/>
              <w:right w:val="single" w:sz="4" w:space="0" w:color="auto"/>
            </w:tcBorders>
            <w:noWrap/>
            <w:hideMark/>
          </w:tcPr>
          <w:p w14:paraId="0F35D7B5" w14:textId="77777777" w:rsidR="00DD6C36" w:rsidRDefault="00DD6C36">
            <w:pPr>
              <w:widowControl/>
              <w:jc w:val="right"/>
              <w:rPr>
                <w:rFonts w:eastAsia="標楷體"/>
                <w:color w:val="000000"/>
                <w:szCs w:val="24"/>
              </w:rPr>
            </w:pPr>
            <w:r>
              <w:rPr>
                <w:szCs w:val="24"/>
              </w:rPr>
              <w:t xml:space="preserve">61,500 </w:t>
            </w:r>
          </w:p>
        </w:tc>
        <w:tc>
          <w:tcPr>
            <w:tcW w:w="1012" w:type="dxa"/>
            <w:tcBorders>
              <w:top w:val="single" w:sz="4" w:space="0" w:color="auto"/>
              <w:left w:val="single" w:sz="4" w:space="0" w:color="auto"/>
              <w:bottom w:val="single" w:sz="4" w:space="0" w:color="auto"/>
              <w:right w:val="single" w:sz="4" w:space="0" w:color="auto"/>
            </w:tcBorders>
            <w:noWrap/>
            <w:hideMark/>
          </w:tcPr>
          <w:p w14:paraId="1FA0F7AC" w14:textId="77777777" w:rsidR="00DD6C36" w:rsidRDefault="00DD6C36">
            <w:pPr>
              <w:widowControl/>
              <w:jc w:val="right"/>
              <w:rPr>
                <w:rFonts w:eastAsia="標楷體"/>
                <w:color w:val="000000"/>
                <w:szCs w:val="24"/>
              </w:rPr>
            </w:pPr>
            <w:r>
              <w:rPr>
                <w:szCs w:val="24"/>
              </w:rPr>
              <w:t xml:space="preserve"> 365,670 </w:t>
            </w:r>
          </w:p>
        </w:tc>
        <w:tc>
          <w:tcPr>
            <w:tcW w:w="1134" w:type="dxa"/>
            <w:tcBorders>
              <w:top w:val="single" w:sz="4" w:space="0" w:color="auto"/>
              <w:left w:val="single" w:sz="4" w:space="0" w:color="auto"/>
              <w:bottom w:val="single" w:sz="4" w:space="0" w:color="auto"/>
              <w:right w:val="single" w:sz="4" w:space="0" w:color="auto"/>
            </w:tcBorders>
            <w:noWrap/>
            <w:hideMark/>
          </w:tcPr>
          <w:p w14:paraId="7D4A4ECF" w14:textId="77777777" w:rsidR="00DD6C36" w:rsidRDefault="00DD6C36">
            <w:pPr>
              <w:widowControl/>
              <w:jc w:val="right"/>
              <w:rPr>
                <w:rFonts w:eastAsia="標楷體"/>
                <w:color w:val="FF0000"/>
                <w:szCs w:val="24"/>
              </w:rPr>
            </w:pPr>
            <w:r>
              <w:rPr>
                <w:szCs w:val="24"/>
              </w:rPr>
              <w:t xml:space="preserve">1,728,510 </w:t>
            </w:r>
          </w:p>
        </w:tc>
        <w:tc>
          <w:tcPr>
            <w:tcW w:w="1055" w:type="dxa"/>
            <w:tcBorders>
              <w:top w:val="single" w:sz="4" w:space="0" w:color="auto"/>
              <w:left w:val="single" w:sz="4" w:space="0" w:color="auto"/>
              <w:bottom w:val="single" w:sz="4" w:space="0" w:color="auto"/>
              <w:right w:val="single" w:sz="4" w:space="0" w:color="auto"/>
            </w:tcBorders>
            <w:noWrap/>
            <w:hideMark/>
          </w:tcPr>
          <w:p w14:paraId="26BE466C" w14:textId="77777777" w:rsidR="00DD6C36" w:rsidRDefault="00DD6C36">
            <w:pPr>
              <w:widowControl/>
              <w:jc w:val="right"/>
              <w:rPr>
                <w:rFonts w:eastAsia="標楷體"/>
                <w:color w:val="FF0000"/>
                <w:szCs w:val="24"/>
              </w:rPr>
            </w:pPr>
            <w:r>
              <w:rPr>
                <w:szCs w:val="24"/>
              </w:rPr>
              <w:t xml:space="preserve"> 774,206 </w:t>
            </w:r>
          </w:p>
        </w:tc>
        <w:tc>
          <w:tcPr>
            <w:tcW w:w="1055" w:type="dxa"/>
            <w:tcBorders>
              <w:top w:val="single" w:sz="4" w:space="0" w:color="auto"/>
              <w:left w:val="single" w:sz="4" w:space="0" w:color="auto"/>
              <w:bottom w:val="single" w:sz="4" w:space="0" w:color="auto"/>
              <w:right w:val="single" w:sz="4" w:space="0" w:color="auto"/>
            </w:tcBorders>
            <w:noWrap/>
            <w:hideMark/>
          </w:tcPr>
          <w:p w14:paraId="6CA07460" w14:textId="77777777" w:rsidR="00DD6C36" w:rsidRDefault="00DD6C36">
            <w:pPr>
              <w:widowControl/>
              <w:jc w:val="right"/>
              <w:rPr>
                <w:rFonts w:eastAsia="標楷體"/>
                <w:color w:val="000000"/>
                <w:szCs w:val="24"/>
              </w:rPr>
            </w:pPr>
            <w:r>
              <w:rPr>
                <w:szCs w:val="24"/>
              </w:rPr>
              <w:t xml:space="preserve"> 380,045 </w:t>
            </w:r>
          </w:p>
        </w:tc>
        <w:tc>
          <w:tcPr>
            <w:tcW w:w="1042" w:type="dxa"/>
            <w:tcBorders>
              <w:top w:val="single" w:sz="4" w:space="0" w:color="auto"/>
              <w:left w:val="single" w:sz="4" w:space="0" w:color="auto"/>
              <w:bottom w:val="single" w:sz="4" w:space="0" w:color="auto"/>
              <w:right w:val="single" w:sz="4" w:space="0" w:color="auto"/>
            </w:tcBorders>
            <w:noWrap/>
            <w:hideMark/>
          </w:tcPr>
          <w:p w14:paraId="629D6A3A" w14:textId="77777777" w:rsidR="00DD6C36" w:rsidRDefault="00DD6C36">
            <w:pPr>
              <w:widowControl/>
              <w:jc w:val="right"/>
              <w:rPr>
                <w:rFonts w:eastAsia="標楷體"/>
                <w:color w:val="000000"/>
                <w:szCs w:val="24"/>
              </w:rPr>
            </w:pPr>
            <w:r>
              <w:rPr>
                <w:szCs w:val="24"/>
              </w:rPr>
              <w:t xml:space="preserve">4,321,763 </w:t>
            </w:r>
          </w:p>
        </w:tc>
        <w:tc>
          <w:tcPr>
            <w:tcW w:w="1113" w:type="dxa"/>
            <w:tcBorders>
              <w:top w:val="single" w:sz="4" w:space="0" w:color="auto"/>
              <w:left w:val="single" w:sz="4" w:space="0" w:color="auto"/>
              <w:bottom w:val="single" w:sz="4" w:space="0" w:color="auto"/>
              <w:right w:val="single" w:sz="4" w:space="0" w:color="auto"/>
            </w:tcBorders>
            <w:noWrap/>
            <w:hideMark/>
          </w:tcPr>
          <w:p w14:paraId="4C012DE1" w14:textId="77777777" w:rsidR="00DD6C36" w:rsidRDefault="00DD6C36">
            <w:pPr>
              <w:widowControl/>
              <w:jc w:val="right"/>
              <w:rPr>
                <w:rFonts w:eastAsia="標楷體"/>
                <w:color w:val="000000"/>
                <w:szCs w:val="24"/>
              </w:rPr>
            </w:pPr>
            <w:r>
              <w:rPr>
                <w:szCs w:val="24"/>
              </w:rPr>
              <w:t xml:space="preserve">3,367,459 </w:t>
            </w:r>
          </w:p>
        </w:tc>
      </w:tr>
    </w:tbl>
    <w:p w14:paraId="010CB4B6" w14:textId="77777777" w:rsidR="00DD6C36" w:rsidRDefault="00DD6C36" w:rsidP="00DD6C36"/>
    <w:tbl>
      <w:tblPr>
        <w:tblStyle w:val="aa"/>
        <w:tblW w:w="8640" w:type="dxa"/>
        <w:jc w:val="right"/>
        <w:tblLayout w:type="fixed"/>
        <w:tblLook w:val="04A0" w:firstRow="1" w:lastRow="0" w:firstColumn="1" w:lastColumn="0" w:noHBand="0" w:noVBand="1"/>
      </w:tblPr>
      <w:tblGrid>
        <w:gridCol w:w="704"/>
        <w:gridCol w:w="3401"/>
        <w:gridCol w:w="3259"/>
        <w:gridCol w:w="1276"/>
      </w:tblGrid>
      <w:tr w:rsidR="00DD6C36" w14:paraId="6773C247" w14:textId="77777777" w:rsidTr="00DD6C36">
        <w:trPr>
          <w:tblHeader/>
          <w:jc w:val="right"/>
        </w:trPr>
        <w:tc>
          <w:tcPr>
            <w:tcW w:w="8642" w:type="dxa"/>
            <w:gridSpan w:val="4"/>
            <w:tcBorders>
              <w:top w:val="single" w:sz="4" w:space="0" w:color="auto"/>
              <w:left w:val="single" w:sz="4" w:space="0" w:color="auto"/>
              <w:bottom w:val="single" w:sz="4" w:space="0" w:color="auto"/>
              <w:right w:val="single" w:sz="4" w:space="0" w:color="auto"/>
            </w:tcBorders>
            <w:shd w:val="clear" w:color="auto" w:fill="FFFF00"/>
            <w:vAlign w:val="center"/>
            <w:hideMark/>
          </w:tcPr>
          <w:p w14:paraId="5F7D5D5E" w14:textId="77777777" w:rsidR="00DD6C36" w:rsidRDefault="00DD6C36">
            <w:pPr>
              <w:spacing w:line="320" w:lineRule="exact"/>
              <w:jc w:val="center"/>
              <w:rPr>
                <w:rFonts w:eastAsia="標楷體"/>
                <w:szCs w:val="24"/>
              </w:rPr>
            </w:pPr>
            <w:r>
              <w:br w:type="page"/>
            </w:r>
            <w:r>
              <w:rPr>
                <w:rFonts w:eastAsia="標楷體" w:hint="eastAsia"/>
                <w:b/>
                <w:bCs/>
              </w:rPr>
              <w:t>附表</w:t>
            </w:r>
            <w:r>
              <w:rPr>
                <w:rFonts w:eastAsia="標楷體"/>
                <w:b/>
                <w:bCs/>
              </w:rPr>
              <w:t>2-</w:t>
            </w:r>
            <w:r>
              <w:rPr>
                <w:rFonts w:eastAsia="標楷體" w:hint="eastAsia"/>
                <w:b/>
                <w:bCs/>
              </w:rPr>
              <w:t>自行列管案</w:t>
            </w:r>
          </w:p>
        </w:tc>
      </w:tr>
      <w:tr w:rsidR="00DD6C36" w14:paraId="6709B8CA" w14:textId="77777777" w:rsidTr="00DD6C36">
        <w:trPr>
          <w:tblHeader/>
          <w:jc w:val="right"/>
        </w:trPr>
        <w:tc>
          <w:tcPr>
            <w:tcW w:w="70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5EF10F02" w14:textId="77777777" w:rsidR="00DD6C36" w:rsidRDefault="00DD6C36">
            <w:pPr>
              <w:spacing w:line="320" w:lineRule="exact"/>
              <w:rPr>
                <w:rFonts w:eastAsia="標楷體"/>
                <w:szCs w:val="24"/>
              </w:rPr>
            </w:pPr>
            <w:r>
              <w:rPr>
                <w:rFonts w:eastAsia="標楷體" w:hint="eastAsia"/>
                <w:szCs w:val="24"/>
              </w:rPr>
              <w:t>管考</w:t>
            </w:r>
          </w:p>
          <w:p w14:paraId="60D9AB2C" w14:textId="77777777" w:rsidR="00DD6C36" w:rsidRDefault="00DD6C36">
            <w:pPr>
              <w:spacing w:line="320" w:lineRule="exact"/>
              <w:rPr>
                <w:rFonts w:eastAsia="標楷體"/>
                <w:szCs w:val="24"/>
              </w:rPr>
            </w:pPr>
            <w:r>
              <w:rPr>
                <w:rFonts w:eastAsia="標楷體" w:hint="eastAsia"/>
                <w:szCs w:val="24"/>
              </w:rPr>
              <w:t>案號</w:t>
            </w:r>
          </w:p>
        </w:tc>
        <w:tc>
          <w:tcPr>
            <w:tcW w:w="3402"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1988A2F5" w14:textId="77777777" w:rsidR="00DD6C36" w:rsidRDefault="00DD6C36">
            <w:pPr>
              <w:spacing w:line="320" w:lineRule="exact"/>
              <w:rPr>
                <w:rFonts w:eastAsia="標楷體"/>
                <w:szCs w:val="24"/>
              </w:rPr>
            </w:pPr>
            <w:r>
              <w:rPr>
                <w:rFonts w:eastAsia="標楷體" w:hint="eastAsia"/>
                <w:szCs w:val="24"/>
              </w:rPr>
              <w:t>管考內容</w:t>
            </w:r>
          </w:p>
        </w:tc>
        <w:tc>
          <w:tcPr>
            <w:tcW w:w="3260"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29E06107" w14:textId="77777777" w:rsidR="00DD6C36" w:rsidRDefault="00DD6C36">
            <w:pPr>
              <w:spacing w:line="320" w:lineRule="exact"/>
              <w:rPr>
                <w:rFonts w:eastAsia="標楷體"/>
                <w:szCs w:val="24"/>
              </w:rPr>
            </w:pPr>
            <w:r>
              <w:rPr>
                <w:rFonts w:eastAsia="標楷體" w:hint="eastAsia"/>
                <w:szCs w:val="24"/>
              </w:rPr>
              <w:t>本次辦理情形</w:t>
            </w:r>
          </w:p>
        </w:tc>
        <w:tc>
          <w:tcPr>
            <w:tcW w:w="1276"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1FF72316" w14:textId="77777777" w:rsidR="00DD6C36" w:rsidRDefault="00DD6C36">
            <w:pPr>
              <w:spacing w:line="320" w:lineRule="exact"/>
              <w:rPr>
                <w:rFonts w:eastAsia="標楷體"/>
                <w:szCs w:val="24"/>
              </w:rPr>
            </w:pPr>
            <w:r>
              <w:rPr>
                <w:rFonts w:eastAsia="標楷體" w:hint="eastAsia"/>
                <w:szCs w:val="24"/>
              </w:rPr>
              <w:t>預定完成日期</w:t>
            </w:r>
          </w:p>
        </w:tc>
      </w:tr>
      <w:tr w:rsidR="00DD6C36" w14:paraId="57F11DDD" w14:textId="77777777" w:rsidTr="00DD6C36">
        <w:trPr>
          <w:jc w:val="right"/>
        </w:trPr>
        <w:tc>
          <w:tcPr>
            <w:tcW w:w="704" w:type="dxa"/>
            <w:tcBorders>
              <w:top w:val="single" w:sz="4" w:space="0" w:color="auto"/>
              <w:left w:val="single" w:sz="4" w:space="0" w:color="auto"/>
              <w:bottom w:val="single" w:sz="4" w:space="0" w:color="auto"/>
              <w:right w:val="single" w:sz="4" w:space="0" w:color="auto"/>
            </w:tcBorders>
            <w:hideMark/>
          </w:tcPr>
          <w:p w14:paraId="7B030741" w14:textId="77777777" w:rsidR="00DD6C36" w:rsidRDefault="00DD6C36">
            <w:pPr>
              <w:spacing w:line="320" w:lineRule="exact"/>
              <w:rPr>
                <w:rFonts w:eastAsia="標楷體"/>
                <w:szCs w:val="24"/>
              </w:rPr>
            </w:pPr>
            <w:r>
              <w:rPr>
                <w:rFonts w:eastAsia="標楷體"/>
                <w:szCs w:val="24"/>
              </w:rPr>
              <w:t>114-007</w:t>
            </w:r>
          </w:p>
        </w:tc>
        <w:tc>
          <w:tcPr>
            <w:tcW w:w="3402" w:type="dxa"/>
            <w:tcBorders>
              <w:top w:val="single" w:sz="4" w:space="0" w:color="auto"/>
              <w:left w:val="single" w:sz="4" w:space="0" w:color="auto"/>
              <w:bottom w:val="single" w:sz="4" w:space="0" w:color="auto"/>
              <w:right w:val="single" w:sz="4" w:space="0" w:color="auto"/>
            </w:tcBorders>
            <w:hideMark/>
          </w:tcPr>
          <w:p w14:paraId="3E3A3BB4" w14:textId="77777777" w:rsidR="00DD6C36" w:rsidRDefault="00DD6C36">
            <w:pPr>
              <w:kinsoku w:val="0"/>
              <w:spacing w:line="320" w:lineRule="exact"/>
              <w:rPr>
                <w:rFonts w:eastAsia="標楷體"/>
                <w:szCs w:val="24"/>
              </w:rPr>
            </w:pPr>
            <w:r>
              <w:rPr>
                <w:rFonts w:eastAsia="標楷體" w:hint="eastAsia"/>
                <w:szCs w:val="24"/>
              </w:rPr>
              <w:t>有關本館規費收費標準提送教育部審查進度，請公服組釐清教育部指示重新提送行政院公報中心之正確程序及理由。另，規費收費標準調整案通過後，旅行社如於本館調整規費前已完成預約參觀，請研擬因應對策並簽核。</w:t>
            </w:r>
            <w:r>
              <w:rPr>
                <w:rFonts w:eastAsia="標楷體"/>
                <w:szCs w:val="24"/>
              </w:rPr>
              <w:t>(20250122</w:t>
            </w:r>
            <w:r>
              <w:rPr>
                <w:rFonts w:eastAsia="標楷體" w:hint="eastAsia"/>
                <w:szCs w:val="24"/>
              </w:rPr>
              <w:t>第</w:t>
            </w:r>
            <w:r>
              <w:rPr>
                <w:rFonts w:eastAsia="標楷體"/>
                <w:szCs w:val="24"/>
              </w:rPr>
              <w:t>2</w:t>
            </w:r>
            <w:r>
              <w:rPr>
                <w:rFonts w:eastAsia="標楷體" w:hint="eastAsia"/>
                <w:szCs w:val="24"/>
              </w:rPr>
              <w:t>次</w:t>
            </w:r>
            <w:r>
              <w:rPr>
                <w:rFonts w:eastAsia="標楷體"/>
                <w:szCs w:val="24"/>
              </w:rPr>
              <w:t>)</w:t>
            </w:r>
          </w:p>
        </w:tc>
        <w:tc>
          <w:tcPr>
            <w:tcW w:w="3260" w:type="dxa"/>
            <w:tcBorders>
              <w:top w:val="single" w:sz="4" w:space="0" w:color="auto"/>
              <w:left w:val="single" w:sz="4" w:space="0" w:color="auto"/>
              <w:bottom w:val="single" w:sz="4" w:space="0" w:color="auto"/>
              <w:right w:val="single" w:sz="4" w:space="0" w:color="auto"/>
            </w:tcBorders>
            <w:hideMark/>
          </w:tcPr>
          <w:p w14:paraId="5B11423A" w14:textId="77777777" w:rsidR="00DD6C36" w:rsidRPr="000F6B65" w:rsidRDefault="00DD6C36" w:rsidP="00B213FE">
            <w:pPr>
              <w:pStyle w:val="aff9"/>
              <w:widowControl/>
              <w:numPr>
                <w:ilvl w:val="0"/>
                <w:numId w:val="42"/>
              </w:numPr>
              <w:kinsoku w:val="0"/>
              <w:ind w:leftChars="0"/>
              <w:rPr>
                <w:rFonts w:eastAsia="標楷體"/>
                <w:szCs w:val="20"/>
              </w:rPr>
            </w:pPr>
            <w:r w:rsidRPr="000F6B65">
              <w:rPr>
                <w:rFonts w:eastAsia="標楷體" w:hint="eastAsia"/>
              </w:rPr>
              <w:t>規費修正案相關行政程序異動本館並未收到教育部書面通知；經詢問國立自然科學博物館承辦窗口，該承辦人亦表示未收到教育部相關通知。</w:t>
            </w:r>
          </w:p>
          <w:p w14:paraId="4026A31B" w14:textId="77777777" w:rsidR="00DD6C36" w:rsidRPr="000F6B65" w:rsidRDefault="00DD6C36" w:rsidP="00B213FE">
            <w:pPr>
              <w:pStyle w:val="aff9"/>
              <w:widowControl/>
              <w:numPr>
                <w:ilvl w:val="0"/>
                <w:numId w:val="42"/>
              </w:numPr>
              <w:kinsoku w:val="0"/>
              <w:ind w:leftChars="0"/>
              <w:rPr>
                <w:rFonts w:eastAsia="標楷體"/>
              </w:rPr>
            </w:pPr>
            <w:r w:rsidRPr="000F6B65">
              <w:rPr>
                <w:rFonts w:eastAsia="標楷體" w:hint="eastAsia"/>
              </w:rPr>
              <w:t>本館規費收費標準修正案教育部於今年</w:t>
            </w:r>
            <w:r w:rsidRPr="000F6B65">
              <w:rPr>
                <w:rFonts w:eastAsia="標楷體"/>
              </w:rPr>
              <w:t>1</w:t>
            </w:r>
            <w:r w:rsidRPr="000F6B65">
              <w:rPr>
                <w:rFonts w:eastAsia="標楷體" w:hint="eastAsia"/>
              </w:rPr>
              <w:t>月</w:t>
            </w:r>
            <w:r w:rsidRPr="000F6B65">
              <w:rPr>
                <w:rFonts w:eastAsia="標楷體"/>
              </w:rPr>
              <w:t>22</w:t>
            </w:r>
            <w:r w:rsidRPr="000F6B65">
              <w:rPr>
                <w:rFonts w:eastAsia="標楷體" w:hint="eastAsia"/>
              </w:rPr>
              <w:t>日函復本館需依規定進行全案預告程序後報部，並於預告期間，請本館盤點檢視及研訂相關調漲票價之配套措施。</w:t>
            </w:r>
          </w:p>
          <w:p w14:paraId="254C1C33" w14:textId="77777777" w:rsidR="00DD6C36" w:rsidRPr="000F6B65" w:rsidRDefault="00DD6C36">
            <w:pPr>
              <w:kinsoku w:val="0"/>
              <w:spacing w:line="320" w:lineRule="exact"/>
              <w:rPr>
                <w:rFonts w:eastAsia="標楷體"/>
                <w:szCs w:val="24"/>
              </w:rPr>
            </w:pPr>
            <w:r w:rsidRPr="000F6B65">
              <w:rPr>
                <w:rFonts w:eastAsia="標楷體" w:hint="eastAsia"/>
              </w:rPr>
              <w:t>本案若</w:t>
            </w:r>
            <w:r w:rsidRPr="000F6B65">
              <w:rPr>
                <w:rFonts w:eastAsia="標楷體"/>
              </w:rPr>
              <w:t>2</w:t>
            </w:r>
            <w:r w:rsidRPr="000F6B65">
              <w:rPr>
                <w:rFonts w:eastAsia="標楷體" w:hint="eastAsia"/>
              </w:rPr>
              <w:t>月</w:t>
            </w:r>
            <w:r w:rsidRPr="000F6B65">
              <w:rPr>
                <w:rFonts w:eastAsia="標楷體"/>
              </w:rPr>
              <w:t>10</w:t>
            </w:r>
            <w:r w:rsidRPr="000F6B65">
              <w:rPr>
                <w:rFonts w:eastAsia="標楷體" w:hint="eastAsia"/>
              </w:rPr>
              <w:t>日至</w:t>
            </w:r>
            <w:r w:rsidRPr="000F6B65">
              <w:rPr>
                <w:rFonts w:eastAsia="標楷體"/>
              </w:rPr>
              <w:t>4</w:t>
            </w:r>
            <w:r w:rsidRPr="000F6B65">
              <w:rPr>
                <w:rFonts w:eastAsia="標楷體" w:hint="eastAsia"/>
              </w:rPr>
              <w:t>月</w:t>
            </w:r>
            <w:r w:rsidRPr="000F6B65">
              <w:rPr>
                <w:rFonts w:eastAsia="標楷體"/>
              </w:rPr>
              <w:t>10</w:t>
            </w:r>
            <w:r w:rsidRPr="000F6B65">
              <w:rPr>
                <w:rFonts w:eastAsia="標楷體" w:hint="eastAsia"/>
              </w:rPr>
              <w:t>日重新提送行政院公報中心預告</w:t>
            </w:r>
            <w:r w:rsidRPr="000F6B65">
              <w:rPr>
                <w:rFonts w:eastAsia="標楷體"/>
              </w:rPr>
              <w:t>60</w:t>
            </w:r>
            <w:r w:rsidRPr="000F6B65">
              <w:rPr>
                <w:rFonts w:eastAsia="標楷體" w:hint="eastAsia"/>
              </w:rPr>
              <w:t>天後報教育部及財政部審查，相關程序預計</w:t>
            </w:r>
            <w:r w:rsidRPr="000F6B65">
              <w:rPr>
                <w:rFonts w:eastAsia="標楷體"/>
              </w:rPr>
              <w:t>6</w:t>
            </w:r>
            <w:r w:rsidRPr="000F6B65">
              <w:rPr>
                <w:rFonts w:eastAsia="標楷體" w:hint="eastAsia"/>
              </w:rPr>
              <w:t>月底前完成，</w:t>
            </w:r>
            <w:r w:rsidRPr="000F6B65">
              <w:rPr>
                <w:rFonts w:eastAsia="標楷體"/>
              </w:rPr>
              <w:t>7</w:t>
            </w:r>
            <w:r w:rsidRPr="000F6B65">
              <w:rPr>
                <w:rFonts w:eastAsia="標楷體" w:hint="eastAsia"/>
              </w:rPr>
              <w:t>月公告票價調漲，並研擬相關因應對策：</w:t>
            </w:r>
            <w:r w:rsidRPr="000F6B65">
              <w:rPr>
                <w:rFonts w:eastAsia="標楷體"/>
              </w:rPr>
              <w:t xml:space="preserve"> (1)6</w:t>
            </w:r>
            <w:r w:rsidRPr="000F6B65">
              <w:rPr>
                <w:rFonts w:eastAsia="標楷體" w:hint="eastAsia"/>
              </w:rPr>
              <w:t>月</w:t>
            </w:r>
            <w:r w:rsidRPr="000F6B65">
              <w:rPr>
                <w:rFonts w:eastAsia="標楷體"/>
              </w:rPr>
              <w:t>30</w:t>
            </w:r>
            <w:r w:rsidRPr="000F6B65">
              <w:rPr>
                <w:rFonts w:eastAsia="標楷體" w:hint="eastAsia"/>
              </w:rPr>
              <w:t>日前完成團體預約者，依舊票價收費。</w:t>
            </w:r>
            <w:r w:rsidRPr="000F6B65">
              <w:rPr>
                <w:rFonts w:eastAsia="標楷體"/>
              </w:rPr>
              <w:t xml:space="preserve"> (2)</w:t>
            </w:r>
            <w:r w:rsidRPr="000F6B65">
              <w:rPr>
                <w:rFonts w:eastAsia="標楷體" w:hint="eastAsia"/>
              </w:rPr>
              <w:t>本館於</w:t>
            </w:r>
            <w:r w:rsidRPr="000F6B65">
              <w:rPr>
                <w:rFonts w:eastAsia="標楷體"/>
              </w:rPr>
              <w:t>2</w:t>
            </w:r>
            <w:r w:rsidRPr="000F6B65">
              <w:rPr>
                <w:rFonts w:eastAsia="標楷體" w:hint="eastAsia"/>
              </w:rPr>
              <w:t>月先至官網預告票價將於</w:t>
            </w:r>
            <w:r w:rsidRPr="000F6B65">
              <w:rPr>
                <w:rFonts w:eastAsia="標楷體"/>
              </w:rPr>
              <w:t>7</w:t>
            </w:r>
            <w:r w:rsidRPr="000F6B65">
              <w:rPr>
                <w:rFonts w:eastAsia="標楷體" w:hint="eastAsia"/>
              </w:rPr>
              <w:t>月開始調漲，並請團約窗口於</w:t>
            </w:r>
            <w:r w:rsidRPr="000F6B65">
              <w:rPr>
                <w:rFonts w:eastAsia="標楷體"/>
              </w:rPr>
              <w:t>2</w:t>
            </w:r>
            <w:r w:rsidRPr="000F6B65">
              <w:rPr>
                <w:rFonts w:eastAsia="標楷體" w:hint="eastAsia"/>
              </w:rPr>
              <w:t>月份開始提醒旅行社票價調漲事宜。</w:t>
            </w:r>
          </w:p>
        </w:tc>
        <w:tc>
          <w:tcPr>
            <w:tcW w:w="1276" w:type="dxa"/>
            <w:tcBorders>
              <w:top w:val="single" w:sz="4" w:space="0" w:color="auto"/>
              <w:left w:val="single" w:sz="4" w:space="0" w:color="auto"/>
              <w:bottom w:val="single" w:sz="4" w:space="0" w:color="auto"/>
              <w:right w:val="single" w:sz="4" w:space="0" w:color="auto"/>
            </w:tcBorders>
            <w:hideMark/>
          </w:tcPr>
          <w:p w14:paraId="73E29EC0" w14:textId="77777777" w:rsidR="00DD6C36" w:rsidRPr="000F6B65" w:rsidRDefault="00DD6C36">
            <w:pPr>
              <w:spacing w:line="320" w:lineRule="exact"/>
              <w:rPr>
                <w:rFonts w:eastAsia="標楷體"/>
                <w:szCs w:val="24"/>
              </w:rPr>
            </w:pPr>
            <w:r w:rsidRPr="000F6B65">
              <w:rPr>
                <w:rFonts w:eastAsia="標楷體"/>
                <w:szCs w:val="24"/>
              </w:rPr>
              <w:t>114/02/28</w:t>
            </w:r>
          </w:p>
        </w:tc>
      </w:tr>
      <w:tr w:rsidR="00DD6C36" w14:paraId="1348A1DC" w14:textId="77777777" w:rsidTr="00DD6C36">
        <w:trPr>
          <w:jc w:val="right"/>
        </w:trPr>
        <w:tc>
          <w:tcPr>
            <w:tcW w:w="704" w:type="dxa"/>
            <w:tcBorders>
              <w:top w:val="single" w:sz="4" w:space="0" w:color="auto"/>
              <w:left w:val="single" w:sz="4" w:space="0" w:color="auto"/>
              <w:bottom w:val="single" w:sz="4" w:space="0" w:color="auto"/>
              <w:right w:val="single" w:sz="4" w:space="0" w:color="auto"/>
            </w:tcBorders>
            <w:hideMark/>
          </w:tcPr>
          <w:p w14:paraId="581399B3" w14:textId="77777777" w:rsidR="00DD6C36" w:rsidRDefault="00DD6C36">
            <w:pPr>
              <w:spacing w:line="320" w:lineRule="exact"/>
              <w:rPr>
                <w:rFonts w:eastAsia="標楷體"/>
                <w:szCs w:val="24"/>
              </w:rPr>
            </w:pPr>
            <w:r>
              <w:rPr>
                <w:rFonts w:eastAsia="標楷體"/>
                <w:szCs w:val="24"/>
              </w:rPr>
              <w:t>114-008</w:t>
            </w:r>
          </w:p>
        </w:tc>
        <w:tc>
          <w:tcPr>
            <w:tcW w:w="3402" w:type="dxa"/>
            <w:tcBorders>
              <w:top w:val="single" w:sz="4" w:space="0" w:color="auto"/>
              <w:left w:val="single" w:sz="4" w:space="0" w:color="auto"/>
              <w:bottom w:val="single" w:sz="4" w:space="0" w:color="auto"/>
              <w:right w:val="single" w:sz="4" w:space="0" w:color="auto"/>
            </w:tcBorders>
            <w:hideMark/>
          </w:tcPr>
          <w:p w14:paraId="02FC4FE2" w14:textId="77777777" w:rsidR="00DD6C36" w:rsidRDefault="00DD6C36">
            <w:pPr>
              <w:kinsoku w:val="0"/>
              <w:spacing w:line="320" w:lineRule="exact"/>
              <w:rPr>
                <w:rFonts w:eastAsia="標楷體"/>
                <w:szCs w:val="24"/>
              </w:rPr>
            </w:pPr>
            <w:r>
              <w:rPr>
                <w:rFonts w:eastAsia="標楷體" w:hint="eastAsia"/>
                <w:szCs w:val="24"/>
              </w:rPr>
              <w:t>有關展示廳召集人招募志工成效不盡理想，除持續徵選新進志工外，請再思考結合實習生及社服生來執行業務。</w:t>
            </w:r>
            <w:r>
              <w:rPr>
                <w:rFonts w:eastAsia="標楷體"/>
                <w:szCs w:val="24"/>
              </w:rPr>
              <w:t>(20250122</w:t>
            </w:r>
            <w:r>
              <w:rPr>
                <w:rFonts w:eastAsia="標楷體" w:hint="eastAsia"/>
                <w:szCs w:val="24"/>
              </w:rPr>
              <w:t>第</w:t>
            </w:r>
            <w:r>
              <w:rPr>
                <w:rFonts w:eastAsia="標楷體"/>
                <w:szCs w:val="24"/>
              </w:rPr>
              <w:t>2</w:t>
            </w:r>
            <w:r>
              <w:rPr>
                <w:rFonts w:eastAsia="標楷體" w:hint="eastAsia"/>
                <w:szCs w:val="24"/>
              </w:rPr>
              <w:t>次</w:t>
            </w:r>
            <w:r>
              <w:rPr>
                <w:rFonts w:eastAsia="標楷體"/>
                <w:szCs w:val="24"/>
              </w:rPr>
              <w:t>)</w:t>
            </w:r>
          </w:p>
        </w:tc>
        <w:tc>
          <w:tcPr>
            <w:tcW w:w="3260" w:type="dxa"/>
            <w:tcBorders>
              <w:top w:val="single" w:sz="4" w:space="0" w:color="auto"/>
              <w:left w:val="single" w:sz="4" w:space="0" w:color="auto"/>
              <w:bottom w:val="single" w:sz="4" w:space="0" w:color="auto"/>
              <w:right w:val="single" w:sz="4" w:space="0" w:color="auto"/>
            </w:tcBorders>
            <w:hideMark/>
          </w:tcPr>
          <w:p w14:paraId="24913B23" w14:textId="77777777" w:rsidR="00DD6C36" w:rsidRDefault="00DD6C36" w:rsidP="00B213FE">
            <w:pPr>
              <w:pStyle w:val="aff9"/>
              <w:numPr>
                <w:ilvl w:val="2"/>
                <w:numId w:val="26"/>
              </w:numPr>
              <w:spacing w:line="320" w:lineRule="exact"/>
              <w:ind w:leftChars="0" w:left="284" w:hanging="284"/>
              <w:rPr>
                <w:rFonts w:eastAsia="標楷體"/>
              </w:rPr>
            </w:pPr>
            <w:r>
              <w:rPr>
                <w:rFonts w:eastAsia="標楷體" w:hint="eastAsia"/>
              </w:rPr>
              <w:t>現正針對展廳召集人辦理活動的人力運用情形進行調查，近期亦有實習生、見習生招募，將一併將資訊公開予展廳召集人，使展廳召集人預為規劃人</w:t>
            </w:r>
            <w:r>
              <w:rPr>
                <w:rFonts w:eastAsia="標楷體" w:hint="eastAsia"/>
              </w:rPr>
              <w:lastRenderedPageBreak/>
              <w:t>力。待調查完畢將統簽本案處理結果。</w:t>
            </w:r>
          </w:p>
        </w:tc>
        <w:tc>
          <w:tcPr>
            <w:tcW w:w="1276" w:type="dxa"/>
            <w:tcBorders>
              <w:top w:val="single" w:sz="4" w:space="0" w:color="auto"/>
              <w:left w:val="single" w:sz="4" w:space="0" w:color="auto"/>
              <w:bottom w:val="single" w:sz="4" w:space="0" w:color="auto"/>
              <w:right w:val="single" w:sz="4" w:space="0" w:color="auto"/>
            </w:tcBorders>
            <w:hideMark/>
          </w:tcPr>
          <w:p w14:paraId="729683BB" w14:textId="77777777" w:rsidR="00DD6C36" w:rsidRDefault="00DD6C36">
            <w:pPr>
              <w:spacing w:line="320" w:lineRule="exact"/>
              <w:rPr>
                <w:rFonts w:eastAsia="標楷體"/>
                <w:szCs w:val="24"/>
              </w:rPr>
            </w:pPr>
            <w:r>
              <w:rPr>
                <w:rFonts w:eastAsia="標楷體"/>
                <w:szCs w:val="24"/>
              </w:rPr>
              <w:lastRenderedPageBreak/>
              <w:t>114/02/28</w:t>
            </w:r>
          </w:p>
        </w:tc>
      </w:tr>
      <w:tr w:rsidR="00DD6C36" w14:paraId="6FADA034" w14:textId="77777777" w:rsidTr="00DD6C36">
        <w:trPr>
          <w:jc w:val="right"/>
        </w:trPr>
        <w:tc>
          <w:tcPr>
            <w:tcW w:w="704" w:type="dxa"/>
            <w:tcBorders>
              <w:top w:val="single" w:sz="4" w:space="0" w:color="auto"/>
              <w:left w:val="single" w:sz="4" w:space="0" w:color="auto"/>
              <w:bottom w:val="single" w:sz="4" w:space="0" w:color="auto"/>
              <w:right w:val="single" w:sz="4" w:space="0" w:color="auto"/>
            </w:tcBorders>
            <w:hideMark/>
          </w:tcPr>
          <w:p w14:paraId="64763163" w14:textId="77777777" w:rsidR="00DD6C36" w:rsidRDefault="00DD6C36">
            <w:pPr>
              <w:spacing w:line="320" w:lineRule="exact"/>
              <w:rPr>
                <w:rFonts w:eastAsia="標楷體"/>
                <w:szCs w:val="24"/>
              </w:rPr>
            </w:pPr>
            <w:r>
              <w:rPr>
                <w:rFonts w:eastAsia="標楷體"/>
                <w:szCs w:val="24"/>
              </w:rPr>
              <w:t>114-009</w:t>
            </w:r>
          </w:p>
        </w:tc>
        <w:tc>
          <w:tcPr>
            <w:tcW w:w="3402" w:type="dxa"/>
            <w:tcBorders>
              <w:top w:val="single" w:sz="4" w:space="0" w:color="auto"/>
              <w:left w:val="single" w:sz="4" w:space="0" w:color="auto"/>
              <w:bottom w:val="single" w:sz="4" w:space="0" w:color="auto"/>
              <w:right w:val="single" w:sz="4" w:space="0" w:color="auto"/>
            </w:tcBorders>
            <w:hideMark/>
          </w:tcPr>
          <w:p w14:paraId="25519336" w14:textId="77777777" w:rsidR="00DD6C36" w:rsidRDefault="00DD6C36">
            <w:pPr>
              <w:kinsoku w:val="0"/>
              <w:spacing w:line="320" w:lineRule="exact"/>
              <w:rPr>
                <w:rFonts w:eastAsia="標楷體"/>
                <w:szCs w:val="24"/>
              </w:rPr>
            </w:pPr>
            <w:r>
              <w:rPr>
                <w:rFonts w:eastAsia="標楷體" w:hint="eastAsia"/>
                <w:szCs w:val="24"/>
              </w:rPr>
              <w:t>公服組</w:t>
            </w:r>
            <w:r>
              <w:rPr>
                <w:rFonts w:eastAsia="標楷體"/>
                <w:szCs w:val="24"/>
              </w:rPr>
              <w:t>ISO9001:2015</w:t>
            </w:r>
            <w:r>
              <w:rPr>
                <w:rFonts w:eastAsia="標楷體" w:hint="eastAsia"/>
                <w:szCs w:val="24"/>
              </w:rPr>
              <w:t>品質管理系統之品質目標【常設展示廳更新】之績效衡量指標欄位第二點、行動方案之「廳長」名稱為舊稱，請儘速修正文件內容為「展廳召集人」；工作檢討欄位請統一用展示廳名稱呈現。品質目標【活動滿意度調查】之工作檢討欄位，應列出科教活動滿意度達成率之成長幅度。</w:t>
            </w:r>
            <w:r>
              <w:rPr>
                <w:rFonts w:eastAsia="標楷體"/>
                <w:szCs w:val="24"/>
              </w:rPr>
              <w:t>(20250122</w:t>
            </w:r>
            <w:r>
              <w:rPr>
                <w:rFonts w:eastAsia="標楷體" w:hint="eastAsia"/>
                <w:szCs w:val="24"/>
              </w:rPr>
              <w:t>第</w:t>
            </w:r>
            <w:r>
              <w:rPr>
                <w:rFonts w:eastAsia="標楷體"/>
                <w:szCs w:val="24"/>
              </w:rPr>
              <w:t>2</w:t>
            </w:r>
            <w:r>
              <w:rPr>
                <w:rFonts w:eastAsia="標楷體" w:hint="eastAsia"/>
                <w:szCs w:val="24"/>
              </w:rPr>
              <w:t>次</w:t>
            </w:r>
            <w:r>
              <w:rPr>
                <w:rFonts w:eastAsia="標楷體"/>
                <w:szCs w:val="24"/>
              </w:rPr>
              <w:t>)</w:t>
            </w:r>
          </w:p>
        </w:tc>
        <w:tc>
          <w:tcPr>
            <w:tcW w:w="3260" w:type="dxa"/>
            <w:tcBorders>
              <w:top w:val="single" w:sz="4" w:space="0" w:color="auto"/>
              <w:left w:val="single" w:sz="4" w:space="0" w:color="auto"/>
              <w:bottom w:val="single" w:sz="4" w:space="0" w:color="auto"/>
              <w:right w:val="single" w:sz="4" w:space="0" w:color="auto"/>
            </w:tcBorders>
            <w:hideMark/>
          </w:tcPr>
          <w:p w14:paraId="458935D7" w14:textId="77777777" w:rsidR="00DD6C36" w:rsidRDefault="00DD6C36" w:rsidP="00B213FE">
            <w:pPr>
              <w:pStyle w:val="aff9"/>
              <w:widowControl/>
              <w:numPr>
                <w:ilvl w:val="0"/>
                <w:numId w:val="43"/>
              </w:numPr>
              <w:kinsoku w:val="0"/>
              <w:ind w:leftChars="0"/>
              <w:rPr>
                <w:rFonts w:eastAsia="標楷體"/>
                <w:szCs w:val="20"/>
              </w:rPr>
            </w:pPr>
            <w:r>
              <w:rPr>
                <w:rFonts w:eastAsia="標楷體" w:hint="eastAsia"/>
              </w:rPr>
              <w:t>已修正品質目標【常設展示廳更新】內文及補充【活動滿意度調查】成長幅度。</w:t>
            </w:r>
          </w:p>
          <w:p w14:paraId="3BE34DED" w14:textId="77777777" w:rsidR="00DD6C36" w:rsidRDefault="00DD6C36">
            <w:pPr>
              <w:widowControl/>
              <w:spacing w:line="320" w:lineRule="exact"/>
              <w:rPr>
                <w:rFonts w:eastAsia="標楷體"/>
                <w:szCs w:val="24"/>
              </w:rPr>
            </w:pPr>
            <w:r>
              <w:rPr>
                <w:rFonts w:eastAsia="標楷體" w:hint="eastAsia"/>
              </w:rPr>
              <w:t>本案品質目標每年度皆於年初時惠請各組室訂定，本年度擬依</w:t>
            </w:r>
            <w:r>
              <w:rPr>
                <w:rFonts w:eastAsia="標楷體"/>
              </w:rPr>
              <w:t>113</w:t>
            </w:r>
            <w:r>
              <w:rPr>
                <w:rFonts w:eastAsia="標楷體" w:hint="eastAsia"/>
              </w:rPr>
              <w:t>年外稽老師建議依施政計畫訂定，本組後續將彙整後簽核，並注意相關用字。</w:t>
            </w:r>
          </w:p>
        </w:tc>
        <w:tc>
          <w:tcPr>
            <w:tcW w:w="1276" w:type="dxa"/>
            <w:tcBorders>
              <w:top w:val="single" w:sz="4" w:space="0" w:color="auto"/>
              <w:left w:val="single" w:sz="4" w:space="0" w:color="auto"/>
              <w:bottom w:val="single" w:sz="4" w:space="0" w:color="auto"/>
              <w:right w:val="single" w:sz="4" w:space="0" w:color="auto"/>
            </w:tcBorders>
            <w:hideMark/>
          </w:tcPr>
          <w:p w14:paraId="1A314841" w14:textId="77777777" w:rsidR="00DD6C36" w:rsidRDefault="00DD6C36">
            <w:pPr>
              <w:spacing w:line="320" w:lineRule="exact"/>
              <w:rPr>
                <w:rFonts w:eastAsia="標楷體"/>
                <w:szCs w:val="24"/>
              </w:rPr>
            </w:pPr>
            <w:r>
              <w:rPr>
                <w:rFonts w:eastAsia="標楷體"/>
                <w:szCs w:val="24"/>
              </w:rPr>
              <w:t>114/02/28</w:t>
            </w:r>
          </w:p>
        </w:tc>
      </w:tr>
      <w:tr w:rsidR="00DD6C36" w14:paraId="71A72180" w14:textId="77777777" w:rsidTr="00DD6C36">
        <w:trPr>
          <w:jc w:val="right"/>
        </w:trPr>
        <w:tc>
          <w:tcPr>
            <w:tcW w:w="704" w:type="dxa"/>
            <w:tcBorders>
              <w:top w:val="single" w:sz="4" w:space="0" w:color="auto"/>
              <w:left w:val="single" w:sz="4" w:space="0" w:color="auto"/>
              <w:bottom w:val="single" w:sz="4" w:space="0" w:color="auto"/>
              <w:right w:val="single" w:sz="4" w:space="0" w:color="auto"/>
            </w:tcBorders>
            <w:hideMark/>
          </w:tcPr>
          <w:p w14:paraId="72E7ECBD" w14:textId="77777777" w:rsidR="00DD6C36" w:rsidRDefault="00DD6C36">
            <w:pPr>
              <w:spacing w:line="320" w:lineRule="exact"/>
              <w:rPr>
                <w:rFonts w:eastAsia="標楷體"/>
              </w:rPr>
            </w:pPr>
            <w:r>
              <w:rPr>
                <w:rFonts w:ascii="標楷體" w:eastAsia="標楷體" w:hAnsi="標楷體" w:hint="eastAsia"/>
                <w:szCs w:val="24"/>
              </w:rPr>
              <w:t>114-010</w:t>
            </w:r>
          </w:p>
        </w:tc>
        <w:tc>
          <w:tcPr>
            <w:tcW w:w="3402" w:type="dxa"/>
            <w:tcBorders>
              <w:top w:val="single" w:sz="4" w:space="0" w:color="auto"/>
              <w:left w:val="single" w:sz="4" w:space="0" w:color="auto"/>
              <w:bottom w:val="single" w:sz="4" w:space="0" w:color="auto"/>
              <w:right w:val="single" w:sz="4" w:space="0" w:color="auto"/>
            </w:tcBorders>
            <w:hideMark/>
          </w:tcPr>
          <w:p w14:paraId="4672069F" w14:textId="77777777" w:rsidR="00DD6C36" w:rsidRDefault="00DD6C36">
            <w:pPr>
              <w:kinsoku w:val="0"/>
              <w:spacing w:line="320" w:lineRule="exact"/>
              <w:rPr>
                <w:rFonts w:eastAsia="標楷體"/>
              </w:rPr>
            </w:pPr>
            <w:r>
              <w:rPr>
                <w:rFonts w:ascii="標楷體" w:eastAsia="標楷體" w:hAnsi="標楷體" w:hint="eastAsia"/>
                <w:szCs w:val="24"/>
              </w:rPr>
              <w:t>本館114年中程計畫經教育部核定計3案，因自籌比率偏高(逾46%)，請相關組室積極爭取經費挹注，或調整計畫自籌比率，修正後陳報教育部。(20250122第2次)</w:t>
            </w:r>
          </w:p>
        </w:tc>
        <w:tc>
          <w:tcPr>
            <w:tcW w:w="3260" w:type="dxa"/>
            <w:tcBorders>
              <w:top w:val="single" w:sz="4" w:space="0" w:color="auto"/>
              <w:left w:val="single" w:sz="4" w:space="0" w:color="auto"/>
              <w:bottom w:val="single" w:sz="4" w:space="0" w:color="auto"/>
              <w:right w:val="single" w:sz="4" w:space="0" w:color="auto"/>
            </w:tcBorders>
            <w:hideMark/>
          </w:tcPr>
          <w:p w14:paraId="1F74D443" w14:textId="77777777" w:rsidR="00DD6C36" w:rsidRDefault="00DD6C36">
            <w:pPr>
              <w:kinsoku w:val="0"/>
              <w:spacing w:line="320" w:lineRule="exact"/>
              <w:rPr>
                <w:rFonts w:eastAsia="標楷體"/>
                <w:strike/>
                <w:szCs w:val="24"/>
              </w:rPr>
            </w:pPr>
            <w:r>
              <w:rPr>
                <w:rFonts w:ascii="標楷體" w:eastAsia="標楷體" w:hAnsi="標楷體" w:hint="eastAsia"/>
                <w:szCs w:val="24"/>
              </w:rPr>
              <w:t>將於近日邀請廠商召開會議，商討系統功能調整下之可行系統開發經費，並依經費額度調整計畫預算。</w:t>
            </w:r>
          </w:p>
        </w:tc>
        <w:tc>
          <w:tcPr>
            <w:tcW w:w="1276" w:type="dxa"/>
            <w:tcBorders>
              <w:top w:val="single" w:sz="4" w:space="0" w:color="auto"/>
              <w:left w:val="single" w:sz="4" w:space="0" w:color="auto"/>
              <w:bottom w:val="single" w:sz="4" w:space="0" w:color="auto"/>
              <w:right w:val="single" w:sz="4" w:space="0" w:color="auto"/>
            </w:tcBorders>
            <w:hideMark/>
          </w:tcPr>
          <w:p w14:paraId="5FFFC14A" w14:textId="77777777" w:rsidR="00DD6C36" w:rsidRDefault="00DD6C36">
            <w:pPr>
              <w:spacing w:line="320" w:lineRule="exact"/>
              <w:rPr>
                <w:rFonts w:eastAsia="標楷體"/>
                <w:szCs w:val="24"/>
              </w:rPr>
            </w:pPr>
            <w:r>
              <w:rPr>
                <w:rFonts w:eastAsia="標楷體"/>
                <w:szCs w:val="24"/>
              </w:rPr>
              <w:t>114/03/31</w:t>
            </w:r>
          </w:p>
        </w:tc>
      </w:tr>
      <w:tr w:rsidR="00DD6C36" w14:paraId="3FE8E4CC" w14:textId="77777777" w:rsidTr="00DD6C36">
        <w:trPr>
          <w:jc w:val="right"/>
        </w:trPr>
        <w:tc>
          <w:tcPr>
            <w:tcW w:w="704" w:type="dxa"/>
            <w:tcBorders>
              <w:top w:val="single" w:sz="4" w:space="0" w:color="auto"/>
              <w:left w:val="single" w:sz="4" w:space="0" w:color="auto"/>
              <w:bottom w:val="single" w:sz="4" w:space="0" w:color="auto"/>
              <w:right w:val="single" w:sz="4" w:space="0" w:color="auto"/>
            </w:tcBorders>
            <w:hideMark/>
          </w:tcPr>
          <w:p w14:paraId="33BD21BD" w14:textId="77777777" w:rsidR="00DD6C36" w:rsidRDefault="00DD6C36">
            <w:pPr>
              <w:spacing w:line="320" w:lineRule="exact"/>
              <w:rPr>
                <w:rFonts w:eastAsia="標楷體"/>
              </w:rPr>
            </w:pPr>
            <w:r>
              <w:rPr>
                <w:rFonts w:eastAsia="標楷體"/>
                <w:szCs w:val="24"/>
              </w:rPr>
              <w:t>114-011</w:t>
            </w:r>
          </w:p>
        </w:tc>
        <w:tc>
          <w:tcPr>
            <w:tcW w:w="3402" w:type="dxa"/>
            <w:tcBorders>
              <w:top w:val="single" w:sz="4" w:space="0" w:color="auto"/>
              <w:left w:val="single" w:sz="4" w:space="0" w:color="auto"/>
              <w:bottom w:val="single" w:sz="4" w:space="0" w:color="auto"/>
              <w:right w:val="single" w:sz="4" w:space="0" w:color="auto"/>
            </w:tcBorders>
            <w:hideMark/>
          </w:tcPr>
          <w:p w14:paraId="79C41B69" w14:textId="77777777" w:rsidR="00DD6C36" w:rsidRDefault="00DD6C36">
            <w:pPr>
              <w:kinsoku w:val="0"/>
              <w:spacing w:line="320" w:lineRule="exact"/>
              <w:rPr>
                <w:rFonts w:eastAsia="標楷體"/>
              </w:rPr>
            </w:pPr>
            <w:r>
              <w:rPr>
                <w:rFonts w:eastAsia="標楷體" w:hint="eastAsia"/>
                <w:szCs w:val="24"/>
              </w:rPr>
              <w:t>掌握科工線上購票人次至</w:t>
            </w:r>
            <w:r>
              <w:rPr>
                <w:rFonts w:eastAsia="標楷體"/>
                <w:szCs w:val="24"/>
              </w:rPr>
              <w:t>113</w:t>
            </w:r>
            <w:r>
              <w:rPr>
                <w:rFonts w:eastAsia="標楷體" w:hint="eastAsia"/>
                <w:szCs w:val="24"/>
              </w:rPr>
              <w:t>年</w:t>
            </w:r>
            <w:r>
              <w:rPr>
                <w:rFonts w:eastAsia="標楷體"/>
                <w:szCs w:val="24"/>
              </w:rPr>
              <w:t>12</w:t>
            </w:r>
            <w:r>
              <w:rPr>
                <w:rFonts w:eastAsia="標楷體" w:hint="eastAsia"/>
                <w:szCs w:val="24"/>
              </w:rPr>
              <w:t>月</w:t>
            </w:r>
            <w:r>
              <w:rPr>
                <w:rFonts w:eastAsia="標楷體"/>
                <w:szCs w:val="24"/>
              </w:rPr>
              <w:t>31</w:t>
            </w:r>
            <w:r>
              <w:rPr>
                <w:rFonts w:eastAsia="標楷體" w:hint="eastAsia"/>
                <w:szCs w:val="24"/>
              </w:rPr>
              <w:t>日止佔總購票人次僅</w:t>
            </w:r>
            <w:r>
              <w:rPr>
                <w:rFonts w:eastAsia="標楷體"/>
                <w:szCs w:val="24"/>
              </w:rPr>
              <w:t>0.2%</w:t>
            </w:r>
            <w:r>
              <w:rPr>
                <w:rFonts w:eastAsia="標楷體" w:hint="eastAsia"/>
                <w:szCs w:val="24"/>
              </w:rPr>
              <w:t>，比率極低，請公服組及綜規小組研議改善。</w:t>
            </w:r>
            <w:r>
              <w:rPr>
                <w:rFonts w:eastAsia="標楷體"/>
                <w:szCs w:val="24"/>
              </w:rPr>
              <w:t>(20250122</w:t>
            </w:r>
            <w:r>
              <w:rPr>
                <w:rFonts w:eastAsia="標楷體" w:hint="eastAsia"/>
                <w:szCs w:val="24"/>
              </w:rPr>
              <w:t>第</w:t>
            </w:r>
            <w:r>
              <w:rPr>
                <w:rFonts w:eastAsia="標楷體"/>
                <w:szCs w:val="24"/>
              </w:rPr>
              <w:t>2</w:t>
            </w:r>
            <w:r>
              <w:rPr>
                <w:rFonts w:eastAsia="標楷體" w:hint="eastAsia"/>
                <w:szCs w:val="24"/>
              </w:rPr>
              <w:t>次</w:t>
            </w:r>
            <w:r>
              <w:rPr>
                <w:rFonts w:eastAsia="標楷體"/>
                <w:szCs w:val="24"/>
              </w:rPr>
              <w:t>)</w:t>
            </w:r>
          </w:p>
        </w:tc>
        <w:tc>
          <w:tcPr>
            <w:tcW w:w="3260" w:type="dxa"/>
            <w:tcBorders>
              <w:top w:val="single" w:sz="4" w:space="0" w:color="auto"/>
              <w:left w:val="single" w:sz="4" w:space="0" w:color="auto"/>
              <w:bottom w:val="single" w:sz="4" w:space="0" w:color="auto"/>
              <w:right w:val="single" w:sz="4" w:space="0" w:color="auto"/>
            </w:tcBorders>
            <w:hideMark/>
          </w:tcPr>
          <w:p w14:paraId="735C7D7B" w14:textId="77777777" w:rsidR="00DD6C36" w:rsidRDefault="00DD6C36">
            <w:pPr>
              <w:kinsoku w:val="0"/>
              <w:spacing w:line="320" w:lineRule="exact"/>
              <w:rPr>
                <w:rFonts w:eastAsia="標楷體"/>
                <w:szCs w:val="24"/>
              </w:rPr>
            </w:pPr>
            <w:r>
              <w:rPr>
                <w:rFonts w:eastAsia="標楷體" w:hint="eastAsia"/>
                <w:szCs w:val="24"/>
              </w:rPr>
              <w:t>本組於</w:t>
            </w:r>
            <w:r>
              <w:rPr>
                <w:rFonts w:eastAsia="標楷體"/>
                <w:szCs w:val="24"/>
              </w:rPr>
              <w:t>1</w:t>
            </w:r>
            <w:r>
              <w:rPr>
                <w:rFonts w:eastAsia="標楷體" w:hint="eastAsia"/>
                <w:szCs w:val="24"/>
              </w:rPr>
              <w:t>月</w:t>
            </w:r>
            <w:r>
              <w:rPr>
                <w:rFonts w:eastAsia="標楷體"/>
                <w:szCs w:val="24"/>
              </w:rPr>
              <w:t>16</w:t>
            </w:r>
            <w:r>
              <w:rPr>
                <w:rFonts w:eastAsia="標楷體" w:hint="eastAsia"/>
                <w:szCs w:val="24"/>
              </w:rPr>
              <w:t>日與戴分析師、綜規小組洪聖凱及美寶人文科技股份有限公司召開線上會議共商，討論非會員驗證以電子信箱或手機為主，身分證號不作為主要驗證資訊，為選填項目。</w:t>
            </w:r>
          </w:p>
        </w:tc>
        <w:tc>
          <w:tcPr>
            <w:tcW w:w="1276" w:type="dxa"/>
            <w:tcBorders>
              <w:top w:val="single" w:sz="4" w:space="0" w:color="auto"/>
              <w:left w:val="single" w:sz="4" w:space="0" w:color="auto"/>
              <w:bottom w:val="single" w:sz="4" w:space="0" w:color="auto"/>
              <w:right w:val="single" w:sz="4" w:space="0" w:color="auto"/>
            </w:tcBorders>
            <w:hideMark/>
          </w:tcPr>
          <w:p w14:paraId="3E46DF14" w14:textId="77777777" w:rsidR="00DD6C36" w:rsidRDefault="00DD6C36">
            <w:pPr>
              <w:spacing w:line="320" w:lineRule="exact"/>
              <w:rPr>
                <w:rFonts w:eastAsia="標楷體"/>
                <w:szCs w:val="24"/>
              </w:rPr>
            </w:pPr>
            <w:r>
              <w:rPr>
                <w:rFonts w:eastAsia="標楷體"/>
                <w:szCs w:val="24"/>
              </w:rPr>
              <w:t>114/03/31</w:t>
            </w:r>
          </w:p>
        </w:tc>
      </w:tr>
    </w:tbl>
    <w:p w14:paraId="649E3A7A" w14:textId="77777777" w:rsidR="00DD6C36" w:rsidRDefault="00DD6C36" w:rsidP="00DD6C36">
      <w:pPr>
        <w:widowControl/>
        <w:rPr>
          <w:rFonts w:eastAsia="標楷體"/>
          <w:b/>
          <w:bCs/>
        </w:rPr>
      </w:pPr>
    </w:p>
    <w:p w14:paraId="18AA2DAA" w14:textId="7AAA3984" w:rsidR="00BD79CA" w:rsidRPr="00683C24" w:rsidRDefault="00BD79CA" w:rsidP="00BD79CA">
      <w:pPr>
        <w:pStyle w:val="Standard"/>
        <w:widowControl/>
        <w:rPr>
          <w:rFonts w:eastAsia="標楷體"/>
        </w:rPr>
      </w:pPr>
    </w:p>
    <w:p w14:paraId="66F40765" w14:textId="77777777" w:rsidR="00BD79CA" w:rsidRDefault="00BD79CA">
      <w:pPr>
        <w:widowControl/>
        <w:rPr>
          <w:rFonts w:eastAsia="標楷體"/>
          <w:sz w:val="28"/>
          <w:szCs w:val="28"/>
        </w:rPr>
      </w:pPr>
      <w:r>
        <w:rPr>
          <w:rFonts w:eastAsia="標楷體"/>
          <w:sz w:val="28"/>
          <w:szCs w:val="28"/>
        </w:rPr>
        <w:br w:type="page"/>
      </w:r>
    </w:p>
    <w:p w14:paraId="3D9A8659" w14:textId="77777777" w:rsidR="0054489F" w:rsidRPr="00BB3052" w:rsidRDefault="0054489F" w:rsidP="007353E7">
      <w:pPr>
        <w:spacing w:line="360" w:lineRule="exact"/>
        <w:jc w:val="center"/>
        <w:rPr>
          <w:rFonts w:eastAsia="標楷體"/>
          <w:sz w:val="28"/>
          <w:szCs w:val="28"/>
        </w:rPr>
      </w:pPr>
      <w:r w:rsidRPr="00BB3052">
        <w:rPr>
          <w:rFonts w:eastAsia="標楷體"/>
          <w:sz w:val="28"/>
          <w:szCs w:val="28"/>
        </w:rPr>
        <w:lastRenderedPageBreak/>
        <w:t>報告單位：秘書室</w:t>
      </w:r>
    </w:p>
    <w:p w14:paraId="6C20CEF5" w14:textId="5B183391" w:rsidR="00E72840" w:rsidRPr="00E57932" w:rsidRDefault="00E57932" w:rsidP="00B213FE">
      <w:pPr>
        <w:pStyle w:val="aff9"/>
        <w:numPr>
          <w:ilvl w:val="0"/>
          <w:numId w:val="71"/>
        </w:numPr>
        <w:ind w:leftChars="0"/>
        <w:rPr>
          <w:rFonts w:eastAsia="標楷體"/>
          <w:b/>
          <w:bCs/>
        </w:rPr>
      </w:pPr>
      <w:r w:rsidRPr="00E57932">
        <w:rPr>
          <w:rFonts w:eastAsia="標楷體" w:hint="eastAsia"/>
          <w:b/>
          <w:bCs/>
        </w:rPr>
        <w:t>1</w:t>
      </w:r>
      <w:r w:rsidRPr="00E57932">
        <w:rPr>
          <w:rFonts w:eastAsia="標楷體" w:hint="eastAsia"/>
          <w:b/>
          <w:bCs/>
        </w:rPr>
        <w:t>月工作重點</w:t>
      </w:r>
      <w:r w:rsidRPr="00E57932">
        <w:rPr>
          <w:rFonts w:eastAsia="標楷體" w:hint="eastAsia"/>
          <w:b/>
          <w:bCs/>
        </w:rPr>
        <w:t>(1</w:t>
      </w:r>
      <w:r w:rsidRPr="00E57932">
        <w:rPr>
          <w:rFonts w:eastAsia="標楷體" w:hint="eastAsia"/>
          <w:b/>
          <w:bCs/>
        </w:rPr>
        <w:t>月</w:t>
      </w:r>
      <w:r w:rsidRPr="00E57932">
        <w:rPr>
          <w:rFonts w:eastAsia="標楷體" w:hint="eastAsia"/>
          <w:b/>
          <w:bCs/>
        </w:rPr>
        <w:t>1</w:t>
      </w:r>
      <w:r w:rsidRPr="00E57932">
        <w:rPr>
          <w:rFonts w:eastAsia="標楷體" w:hint="eastAsia"/>
          <w:b/>
          <w:bCs/>
        </w:rPr>
        <w:t>日至</w:t>
      </w:r>
      <w:r w:rsidRPr="00E57932">
        <w:rPr>
          <w:rFonts w:eastAsia="標楷體" w:hint="eastAsia"/>
          <w:b/>
          <w:bCs/>
        </w:rPr>
        <w:t>1</w:t>
      </w:r>
      <w:r w:rsidRPr="00E57932">
        <w:rPr>
          <w:rFonts w:eastAsia="標楷體" w:hint="eastAsia"/>
          <w:b/>
          <w:bCs/>
        </w:rPr>
        <w:t>月</w:t>
      </w:r>
      <w:r w:rsidRPr="00E57932">
        <w:rPr>
          <w:rFonts w:eastAsia="標楷體" w:hint="eastAsia"/>
          <w:b/>
          <w:bCs/>
        </w:rPr>
        <w:t>31</w:t>
      </w:r>
      <w:r w:rsidRPr="00E57932">
        <w:rPr>
          <w:rFonts w:eastAsia="標楷體" w:hint="eastAsia"/>
          <w:b/>
          <w:bCs/>
        </w:rPr>
        <w:t>日</w:t>
      </w:r>
      <w:r w:rsidRPr="00E57932">
        <w:rPr>
          <w:rFonts w:eastAsia="標楷體" w:hint="eastAsia"/>
          <w:b/>
          <w:bCs/>
        </w:rPr>
        <w:t>)</w:t>
      </w:r>
    </w:p>
    <w:p w14:paraId="41B089E9" w14:textId="77777777" w:rsidR="00E72840" w:rsidRPr="006D7BC2" w:rsidRDefault="00E72840" w:rsidP="00B213FE">
      <w:pPr>
        <w:pStyle w:val="aff9"/>
        <w:numPr>
          <w:ilvl w:val="0"/>
          <w:numId w:val="72"/>
        </w:numPr>
        <w:spacing w:line="360" w:lineRule="exact"/>
        <w:ind w:leftChars="0"/>
        <w:jc w:val="both"/>
        <w:rPr>
          <w:rFonts w:eastAsia="標楷體"/>
        </w:rPr>
      </w:pPr>
      <w:r w:rsidRPr="006D7BC2">
        <w:rPr>
          <w:rFonts w:eastAsia="標楷體"/>
        </w:rPr>
        <w:t>庶務業務報告</w:t>
      </w:r>
    </w:p>
    <w:p w14:paraId="2CA781B1" w14:textId="77777777" w:rsidR="00E72840" w:rsidRPr="006D7BC2" w:rsidRDefault="00E72840" w:rsidP="00B213FE">
      <w:pPr>
        <w:pStyle w:val="aff9"/>
        <w:numPr>
          <w:ilvl w:val="1"/>
          <w:numId w:val="72"/>
        </w:numPr>
        <w:spacing w:line="360" w:lineRule="exact"/>
        <w:ind w:leftChars="0" w:left="1134" w:hanging="654"/>
        <w:jc w:val="both"/>
        <w:rPr>
          <w:rFonts w:eastAsia="標楷體"/>
        </w:rPr>
      </w:pPr>
      <w:r w:rsidRPr="006D7BC2">
        <w:rPr>
          <w:rFonts w:eastAsia="標楷體"/>
        </w:rPr>
        <w:t>採購業務</w:t>
      </w:r>
    </w:p>
    <w:p w14:paraId="418D9F3A" w14:textId="77777777" w:rsidR="00830C60" w:rsidRPr="00830C60" w:rsidRDefault="00830C60" w:rsidP="00B213FE">
      <w:pPr>
        <w:pStyle w:val="aff9"/>
        <w:numPr>
          <w:ilvl w:val="2"/>
          <w:numId w:val="72"/>
        </w:numPr>
        <w:spacing w:line="360" w:lineRule="exact"/>
        <w:ind w:leftChars="0"/>
        <w:jc w:val="both"/>
        <w:rPr>
          <w:rFonts w:eastAsia="標楷體"/>
        </w:rPr>
      </w:pPr>
      <w:bookmarkStart w:id="12" w:name="_Hlk190277313"/>
      <w:r w:rsidRPr="00830C60">
        <w:rPr>
          <w:rFonts w:eastAsia="標楷體" w:hint="eastAsia"/>
        </w:rPr>
        <w:t>教育部</w:t>
      </w:r>
      <w:r w:rsidRPr="00830C60">
        <w:rPr>
          <w:rFonts w:eastAsia="標楷體"/>
        </w:rPr>
        <w:t>114</w:t>
      </w:r>
      <w:r w:rsidRPr="00830C60">
        <w:rPr>
          <w:rFonts w:eastAsia="標楷體" w:hint="eastAsia"/>
        </w:rPr>
        <w:t>年</w:t>
      </w:r>
      <w:r w:rsidRPr="00830C60">
        <w:rPr>
          <w:rFonts w:eastAsia="標楷體"/>
        </w:rPr>
        <w:t>1</w:t>
      </w:r>
      <w:r w:rsidRPr="00830C60">
        <w:rPr>
          <w:rFonts w:eastAsia="標楷體" w:hint="eastAsia"/>
        </w:rPr>
        <w:t>月</w:t>
      </w:r>
      <w:r w:rsidRPr="00830C60">
        <w:rPr>
          <w:rFonts w:eastAsia="標楷體"/>
        </w:rPr>
        <w:t>23</w:t>
      </w:r>
      <w:r w:rsidRPr="00830C60">
        <w:rPr>
          <w:rFonts w:eastAsia="標楷體" w:hint="eastAsia"/>
        </w:rPr>
        <w:t>日臺教秘</w:t>
      </w:r>
      <w:r w:rsidRPr="00830C60">
        <w:rPr>
          <w:rFonts w:eastAsia="標楷體"/>
        </w:rPr>
        <w:t>(</w:t>
      </w:r>
      <w:r w:rsidRPr="00830C60">
        <w:rPr>
          <w:rFonts w:eastAsia="標楷體" w:hint="eastAsia"/>
        </w:rPr>
        <w:t>二</w:t>
      </w:r>
      <w:r w:rsidRPr="00830C60">
        <w:rPr>
          <w:rFonts w:eastAsia="標楷體"/>
        </w:rPr>
        <w:t>)</w:t>
      </w:r>
      <w:r w:rsidRPr="00830C60">
        <w:rPr>
          <w:rFonts w:eastAsia="標楷體" w:hint="eastAsia"/>
        </w:rPr>
        <w:t>字第</w:t>
      </w:r>
      <w:r w:rsidRPr="00830C60">
        <w:rPr>
          <w:rFonts w:eastAsia="標楷體"/>
        </w:rPr>
        <w:t>1140008593</w:t>
      </w:r>
      <w:r w:rsidRPr="00830C60">
        <w:rPr>
          <w:rFonts w:eastAsia="標楷體" w:hint="eastAsia"/>
        </w:rPr>
        <w:t>號函轉知行政院公共工程委員會</w:t>
      </w:r>
      <w:r w:rsidRPr="00830C60">
        <w:rPr>
          <w:rFonts w:eastAsia="標楷體"/>
        </w:rPr>
        <w:t>114</w:t>
      </w:r>
      <w:r w:rsidRPr="00830C60">
        <w:rPr>
          <w:rFonts w:eastAsia="標楷體" w:hint="eastAsia"/>
        </w:rPr>
        <w:t>年</w:t>
      </w:r>
      <w:r w:rsidRPr="00830C60">
        <w:rPr>
          <w:rFonts w:eastAsia="標楷體"/>
        </w:rPr>
        <w:t>1</w:t>
      </w:r>
      <w:r w:rsidRPr="00830C60">
        <w:rPr>
          <w:rFonts w:eastAsia="標楷體" w:hint="eastAsia"/>
        </w:rPr>
        <w:t>月</w:t>
      </w:r>
      <w:r w:rsidRPr="00830C60">
        <w:rPr>
          <w:rFonts w:eastAsia="標楷體"/>
        </w:rPr>
        <w:t>20</w:t>
      </w:r>
      <w:r w:rsidRPr="00830C60">
        <w:rPr>
          <w:rFonts w:eastAsia="標楷體" w:hint="eastAsia"/>
        </w:rPr>
        <w:t>日工程企字第</w:t>
      </w:r>
      <w:r w:rsidRPr="00830C60">
        <w:rPr>
          <w:rFonts w:eastAsia="標楷體"/>
        </w:rPr>
        <w:t>1130100505</w:t>
      </w:r>
      <w:r w:rsidRPr="00830C60">
        <w:rPr>
          <w:rFonts w:eastAsia="標楷體" w:hint="eastAsia"/>
        </w:rPr>
        <w:t>號函告修正「勞務採購契約範本」，本室已配合修訂本館目前使用之「勞務採購契約範本」，以電子郵件公告全館並置新</w:t>
      </w:r>
      <w:r w:rsidRPr="00830C60">
        <w:rPr>
          <w:rFonts w:eastAsia="標楷體"/>
        </w:rPr>
        <w:t>EIP</w:t>
      </w:r>
      <w:r w:rsidRPr="00830C60">
        <w:rPr>
          <w:rFonts w:eastAsia="標楷體" w:hint="eastAsia"/>
        </w:rPr>
        <w:t>系統採購文件項下。</w:t>
      </w:r>
      <w:r w:rsidRPr="00830C60">
        <w:rPr>
          <w:rFonts w:eastAsia="標楷體"/>
        </w:rPr>
        <w:t xml:space="preserve"> </w:t>
      </w:r>
    </w:p>
    <w:p w14:paraId="71224238" w14:textId="77777777" w:rsidR="00830C60" w:rsidRPr="00830C60" w:rsidRDefault="00830C60" w:rsidP="00B213FE">
      <w:pPr>
        <w:pStyle w:val="aff9"/>
        <w:numPr>
          <w:ilvl w:val="2"/>
          <w:numId w:val="72"/>
        </w:numPr>
        <w:spacing w:line="360" w:lineRule="exact"/>
        <w:ind w:leftChars="0"/>
        <w:jc w:val="both"/>
        <w:rPr>
          <w:rFonts w:eastAsia="標楷體"/>
        </w:rPr>
      </w:pPr>
      <w:r w:rsidRPr="00830C60">
        <w:rPr>
          <w:rFonts w:eastAsia="標楷體"/>
        </w:rPr>
        <w:t>1</w:t>
      </w:r>
      <w:r w:rsidRPr="00830C60">
        <w:rPr>
          <w:rFonts w:eastAsia="標楷體" w:hint="eastAsia"/>
        </w:rPr>
        <w:t>月</w:t>
      </w:r>
      <w:r w:rsidRPr="00830C60">
        <w:rPr>
          <w:rFonts w:eastAsia="標楷體"/>
        </w:rPr>
        <w:t>18</w:t>
      </w:r>
      <w:r w:rsidRPr="00830C60">
        <w:rPr>
          <w:rFonts w:eastAsia="標楷體" w:hint="eastAsia"/>
        </w:rPr>
        <w:t>日至</w:t>
      </w:r>
      <w:r w:rsidRPr="00830C60">
        <w:rPr>
          <w:rFonts w:eastAsia="標楷體"/>
        </w:rPr>
        <w:t>2</w:t>
      </w:r>
      <w:r w:rsidRPr="00830C60">
        <w:rPr>
          <w:rFonts w:eastAsia="標楷體" w:hint="eastAsia"/>
        </w:rPr>
        <w:t>月</w:t>
      </w:r>
      <w:r w:rsidRPr="00830C60">
        <w:rPr>
          <w:rFonts w:eastAsia="標楷體"/>
        </w:rPr>
        <w:t>6</w:t>
      </w:r>
      <w:r w:rsidRPr="00830C60">
        <w:rPr>
          <w:rFonts w:eastAsia="標楷體" w:hint="eastAsia"/>
        </w:rPr>
        <w:t>日辦理公告金額以上採購案共</w:t>
      </w:r>
      <w:r w:rsidRPr="00830C60">
        <w:rPr>
          <w:rFonts w:eastAsia="標楷體"/>
        </w:rPr>
        <w:t>9</w:t>
      </w:r>
      <w:r w:rsidRPr="00830C60">
        <w:rPr>
          <w:rFonts w:eastAsia="標楷體" w:hint="eastAsia"/>
        </w:rPr>
        <w:t>案</w:t>
      </w:r>
      <w:r w:rsidRPr="00830C60">
        <w:rPr>
          <w:rFonts w:eastAsia="標楷體"/>
        </w:rPr>
        <w:t>(</w:t>
      </w:r>
      <w:r w:rsidRPr="00830C60">
        <w:rPr>
          <w:rFonts w:eastAsia="標楷體" w:hint="eastAsia"/>
        </w:rPr>
        <w:t>展示組</w:t>
      </w:r>
      <w:r w:rsidRPr="00830C60">
        <w:rPr>
          <w:rFonts w:eastAsia="標楷體"/>
        </w:rPr>
        <w:t>3</w:t>
      </w:r>
      <w:r w:rsidRPr="00830C60">
        <w:rPr>
          <w:rFonts w:eastAsia="標楷體" w:hint="eastAsia"/>
        </w:rPr>
        <w:t>案、科教組</w:t>
      </w:r>
      <w:r w:rsidRPr="00830C60">
        <w:rPr>
          <w:rFonts w:eastAsia="標楷體"/>
        </w:rPr>
        <w:t>1</w:t>
      </w:r>
      <w:r w:rsidRPr="00830C60">
        <w:rPr>
          <w:rFonts w:eastAsia="標楷體" w:hint="eastAsia"/>
        </w:rPr>
        <w:t>案、公服組</w:t>
      </w:r>
      <w:r w:rsidRPr="00830C60">
        <w:rPr>
          <w:rFonts w:eastAsia="標楷體"/>
        </w:rPr>
        <w:t>2</w:t>
      </w:r>
      <w:r w:rsidRPr="00830C60">
        <w:rPr>
          <w:rFonts w:eastAsia="標楷體" w:hint="eastAsia"/>
        </w:rPr>
        <w:t>案及秘書室</w:t>
      </w:r>
      <w:r w:rsidRPr="00830C60">
        <w:rPr>
          <w:rFonts w:eastAsia="標楷體"/>
        </w:rPr>
        <w:t>3</w:t>
      </w:r>
      <w:r w:rsidRPr="00830C60">
        <w:rPr>
          <w:rFonts w:eastAsia="標楷體" w:hint="eastAsia"/>
        </w:rPr>
        <w:t>案</w:t>
      </w:r>
      <w:r w:rsidRPr="00830C60">
        <w:rPr>
          <w:rFonts w:eastAsia="標楷體"/>
        </w:rPr>
        <w:t>)</w:t>
      </w:r>
      <w:r w:rsidRPr="00830C60">
        <w:rPr>
          <w:rFonts w:eastAsia="標楷體" w:hint="eastAsia"/>
        </w:rPr>
        <w:t>，詳附表</w:t>
      </w:r>
      <w:r w:rsidRPr="00830C60">
        <w:rPr>
          <w:rFonts w:eastAsia="標楷體"/>
        </w:rPr>
        <w:t>1</w:t>
      </w:r>
      <w:r w:rsidRPr="00830C60">
        <w:rPr>
          <w:rFonts w:eastAsia="標楷體" w:hint="eastAsia"/>
        </w:rPr>
        <w:t>。</w:t>
      </w:r>
    </w:p>
    <w:p w14:paraId="4A53497E" w14:textId="77777777" w:rsidR="00830C60" w:rsidRPr="00830C60" w:rsidRDefault="00830C60" w:rsidP="00B213FE">
      <w:pPr>
        <w:pStyle w:val="aff9"/>
        <w:numPr>
          <w:ilvl w:val="2"/>
          <w:numId w:val="72"/>
        </w:numPr>
        <w:spacing w:line="360" w:lineRule="exact"/>
        <w:ind w:leftChars="0"/>
        <w:jc w:val="both"/>
        <w:rPr>
          <w:rFonts w:eastAsia="標楷體"/>
        </w:rPr>
      </w:pPr>
      <w:r w:rsidRPr="00830C60">
        <w:rPr>
          <w:rFonts w:eastAsia="標楷體"/>
        </w:rPr>
        <w:t>1</w:t>
      </w:r>
      <w:r w:rsidRPr="00830C60">
        <w:rPr>
          <w:rFonts w:eastAsia="標楷體" w:hint="eastAsia"/>
        </w:rPr>
        <w:t>月</w:t>
      </w:r>
      <w:r w:rsidRPr="00830C60">
        <w:rPr>
          <w:rFonts w:eastAsia="標楷體"/>
        </w:rPr>
        <w:t>18</w:t>
      </w:r>
      <w:r w:rsidRPr="00830C60">
        <w:rPr>
          <w:rFonts w:eastAsia="標楷體" w:hint="eastAsia"/>
        </w:rPr>
        <w:t>日至</w:t>
      </w:r>
      <w:r w:rsidRPr="00830C60">
        <w:rPr>
          <w:rFonts w:eastAsia="標楷體"/>
        </w:rPr>
        <w:t>2</w:t>
      </w:r>
      <w:r w:rsidRPr="00830C60">
        <w:rPr>
          <w:rFonts w:eastAsia="標楷體" w:hint="eastAsia"/>
        </w:rPr>
        <w:t>月</w:t>
      </w:r>
      <w:r w:rsidRPr="00830C60">
        <w:rPr>
          <w:rFonts w:eastAsia="標楷體"/>
        </w:rPr>
        <w:t>6</w:t>
      </w:r>
      <w:r w:rsidRPr="00830C60">
        <w:rPr>
          <w:rFonts w:eastAsia="標楷體" w:hint="eastAsia"/>
        </w:rPr>
        <w:t>日辦理公告金額以下採購案共</w:t>
      </w:r>
      <w:r w:rsidRPr="00830C60">
        <w:rPr>
          <w:rFonts w:eastAsia="標楷體"/>
        </w:rPr>
        <w:t>4</w:t>
      </w:r>
      <w:r w:rsidRPr="00830C60">
        <w:rPr>
          <w:rFonts w:eastAsia="標楷體" w:hint="eastAsia"/>
        </w:rPr>
        <w:t>案</w:t>
      </w:r>
      <w:r w:rsidRPr="00830C60">
        <w:rPr>
          <w:rFonts w:eastAsia="標楷體"/>
        </w:rPr>
        <w:t>(</w:t>
      </w:r>
      <w:r w:rsidRPr="00830C60">
        <w:rPr>
          <w:rFonts w:eastAsia="標楷體" w:hint="eastAsia"/>
        </w:rPr>
        <w:t>科教組、秘書室、綜規小組及媒宣小組各</w:t>
      </w:r>
      <w:r w:rsidRPr="00830C60">
        <w:rPr>
          <w:rFonts w:eastAsia="標楷體"/>
        </w:rPr>
        <w:t>1</w:t>
      </w:r>
      <w:r w:rsidRPr="00830C60">
        <w:rPr>
          <w:rFonts w:eastAsia="標楷體" w:hint="eastAsia"/>
        </w:rPr>
        <w:t>案</w:t>
      </w:r>
      <w:r w:rsidRPr="00830C60">
        <w:rPr>
          <w:rFonts w:eastAsia="標楷體"/>
        </w:rPr>
        <w:t>)</w:t>
      </w:r>
      <w:r w:rsidRPr="00830C60">
        <w:rPr>
          <w:rFonts w:eastAsia="標楷體" w:hint="eastAsia"/>
        </w:rPr>
        <w:t>，詳附表</w:t>
      </w:r>
      <w:r w:rsidRPr="00830C60">
        <w:rPr>
          <w:rFonts w:eastAsia="標楷體"/>
        </w:rPr>
        <w:t>2</w:t>
      </w:r>
      <w:r w:rsidRPr="00830C60">
        <w:rPr>
          <w:rFonts w:eastAsia="標楷體" w:hint="eastAsia"/>
        </w:rPr>
        <w:t>。</w:t>
      </w:r>
    </w:p>
    <w:p w14:paraId="78373705" w14:textId="77777777" w:rsidR="00830C60" w:rsidRPr="00830C60" w:rsidRDefault="00830C60" w:rsidP="00B213FE">
      <w:pPr>
        <w:pStyle w:val="aff9"/>
        <w:numPr>
          <w:ilvl w:val="2"/>
          <w:numId w:val="72"/>
        </w:numPr>
        <w:spacing w:line="360" w:lineRule="exact"/>
        <w:ind w:leftChars="0"/>
        <w:jc w:val="both"/>
        <w:rPr>
          <w:rFonts w:eastAsia="標楷體"/>
        </w:rPr>
      </w:pPr>
      <w:r w:rsidRPr="00830C60">
        <w:rPr>
          <w:rFonts w:eastAsia="標楷體" w:hint="eastAsia"/>
        </w:rPr>
        <w:t>本週小額採購</w:t>
      </w:r>
      <w:r w:rsidRPr="00830C60">
        <w:rPr>
          <w:rFonts w:eastAsia="標楷體"/>
        </w:rPr>
        <w:t>(1</w:t>
      </w:r>
      <w:r w:rsidRPr="00830C60">
        <w:rPr>
          <w:rFonts w:eastAsia="標楷體" w:hint="eastAsia"/>
        </w:rPr>
        <w:t>萬至</w:t>
      </w:r>
      <w:r w:rsidRPr="00830C60">
        <w:rPr>
          <w:rFonts w:eastAsia="標楷體"/>
        </w:rPr>
        <w:t>15</w:t>
      </w:r>
      <w:r w:rsidRPr="00830C60">
        <w:rPr>
          <w:rFonts w:eastAsia="標楷體" w:hint="eastAsia"/>
        </w:rPr>
        <w:t>萬元</w:t>
      </w:r>
      <w:r w:rsidRPr="00830C60">
        <w:rPr>
          <w:rFonts w:eastAsia="標楷體"/>
        </w:rPr>
        <w:t>)</w:t>
      </w:r>
      <w:r w:rsidRPr="00830C60">
        <w:rPr>
          <w:rFonts w:eastAsia="標楷體" w:hint="eastAsia"/>
        </w:rPr>
        <w:t>訪價執行情形，合計議價</w:t>
      </w:r>
      <w:r w:rsidRPr="00830C60">
        <w:rPr>
          <w:rFonts w:eastAsia="標楷體"/>
        </w:rPr>
        <w:t>10</w:t>
      </w:r>
      <w:r w:rsidRPr="00830C60">
        <w:rPr>
          <w:rFonts w:eastAsia="標楷體" w:hint="eastAsia"/>
        </w:rPr>
        <w:t>案</w:t>
      </w:r>
      <w:r w:rsidRPr="00830C60">
        <w:rPr>
          <w:rFonts w:eastAsia="標楷體"/>
        </w:rPr>
        <w:t>(</w:t>
      </w:r>
      <w:r w:rsidRPr="00830C60">
        <w:rPr>
          <w:rFonts w:eastAsia="標楷體" w:hint="eastAsia"/>
        </w:rPr>
        <w:t>展示組</w:t>
      </w:r>
      <w:r w:rsidRPr="00830C60">
        <w:rPr>
          <w:rFonts w:eastAsia="標楷體"/>
        </w:rPr>
        <w:t>2</w:t>
      </w:r>
      <w:r w:rsidRPr="00830C60">
        <w:rPr>
          <w:rFonts w:eastAsia="標楷體" w:hint="eastAsia"/>
        </w:rPr>
        <w:t>案、科教組</w:t>
      </w:r>
      <w:r w:rsidRPr="00830C60">
        <w:rPr>
          <w:rFonts w:eastAsia="標楷體"/>
        </w:rPr>
        <w:t>4</w:t>
      </w:r>
      <w:r w:rsidRPr="00830C60">
        <w:rPr>
          <w:rFonts w:eastAsia="標楷體" w:hint="eastAsia"/>
        </w:rPr>
        <w:t>案、公服組</w:t>
      </w:r>
      <w:r w:rsidRPr="00830C60">
        <w:rPr>
          <w:rFonts w:eastAsia="標楷體"/>
        </w:rPr>
        <w:t>1</w:t>
      </w:r>
      <w:r w:rsidRPr="00830C60">
        <w:rPr>
          <w:rFonts w:eastAsia="標楷體" w:hint="eastAsia"/>
        </w:rPr>
        <w:t>案、秘書室</w:t>
      </w:r>
      <w:r w:rsidRPr="00830C60">
        <w:rPr>
          <w:rFonts w:eastAsia="標楷體"/>
        </w:rPr>
        <w:t>2</w:t>
      </w:r>
      <w:r w:rsidRPr="00830C60">
        <w:rPr>
          <w:rFonts w:eastAsia="標楷體" w:hint="eastAsia"/>
        </w:rPr>
        <w:t>案及綜規小組</w:t>
      </w:r>
      <w:r w:rsidRPr="00830C60">
        <w:rPr>
          <w:rFonts w:eastAsia="標楷體"/>
        </w:rPr>
        <w:t>1</w:t>
      </w:r>
      <w:r w:rsidRPr="00830C60">
        <w:rPr>
          <w:rFonts w:eastAsia="標楷體" w:hint="eastAsia"/>
        </w:rPr>
        <w:t>案</w:t>
      </w:r>
      <w:r w:rsidRPr="00830C60">
        <w:rPr>
          <w:rFonts w:eastAsia="標楷體"/>
        </w:rPr>
        <w:t>)</w:t>
      </w:r>
      <w:r w:rsidRPr="00830C60">
        <w:rPr>
          <w:rFonts w:eastAsia="標楷體" w:hint="eastAsia"/>
        </w:rPr>
        <w:t>，議減金額合計</w:t>
      </w:r>
      <w:r w:rsidRPr="00830C60">
        <w:rPr>
          <w:rFonts w:eastAsia="標楷體"/>
        </w:rPr>
        <w:t>59,815</w:t>
      </w:r>
      <w:r w:rsidRPr="00830C60">
        <w:rPr>
          <w:rFonts w:eastAsia="標楷體" w:hint="eastAsia"/>
        </w:rPr>
        <w:t>元，詳附表</w:t>
      </w:r>
      <w:r w:rsidRPr="00830C60">
        <w:rPr>
          <w:rFonts w:eastAsia="標楷體"/>
        </w:rPr>
        <w:t>3</w:t>
      </w:r>
      <w:r w:rsidRPr="00830C60">
        <w:rPr>
          <w:rFonts w:eastAsia="標楷體" w:hint="eastAsia"/>
        </w:rPr>
        <w:t>。</w:t>
      </w:r>
    </w:p>
    <w:p w14:paraId="7946A942" w14:textId="77777777" w:rsidR="00830C60" w:rsidRPr="00830C60" w:rsidRDefault="00830C60" w:rsidP="00B213FE">
      <w:pPr>
        <w:pStyle w:val="aff9"/>
        <w:numPr>
          <w:ilvl w:val="2"/>
          <w:numId w:val="72"/>
        </w:numPr>
        <w:spacing w:line="360" w:lineRule="exact"/>
        <w:ind w:leftChars="0"/>
        <w:jc w:val="both"/>
        <w:rPr>
          <w:ins w:id="13" w:author="蔡咏霖" w:date="2025-02-06T09:30:00Z"/>
          <w:rFonts w:eastAsia="標楷體"/>
        </w:rPr>
      </w:pPr>
      <w:ins w:id="14" w:author="蔡咏霖" w:date="2025-02-06T09:30:00Z">
        <w:r w:rsidRPr="00830C60">
          <w:rPr>
            <w:rFonts w:eastAsia="標楷體"/>
          </w:rPr>
          <w:t>1</w:t>
        </w:r>
        <w:r w:rsidRPr="00830C60">
          <w:rPr>
            <w:rFonts w:eastAsia="標楷體" w:hint="eastAsia"/>
          </w:rPr>
          <w:t>月</w:t>
        </w:r>
        <w:r w:rsidRPr="00830C60">
          <w:rPr>
            <w:rFonts w:eastAsia="標楷體"/>
          </w:rPr>
          <w:t>18</w:t>
        </w:r>
        <w:r w:rsidRPr="00830C60">
          <w:rPr>
            <w:rFonts w:eastAsia="標楷體" w:hint="eastAsia"/>
          </w:rPr>
          <w:t>日至</w:t>
        </w:r>
        <w:r w:rsidRPr="00830C60">
          <w:rPr>
            <w:rFonts w:eastAsia="標楷體"/>
          </w:rPr>
          <w:t>2</w:t>
        </w:r>
        <w:r w:rsidRPr="00830C60">
          <w:rPr>
            <w:rFonts w:eastAsia="標楷體" w:hint="eastAsia"/>
          </w:rPr>
          <w:t>月</w:t>
        </w:r>
        <w:r w:rsidRPr="00830C60">
          <w:rPr>
            <w:rFonts w:eastAsia="標楷體"/>
          </w:rPr>
          <w:t>7</w:t>
        </w:r>
        <w:r w:rsidRPr="00830C60">
          <w:rPr>
            <w:rFonts w:eastAsia="標楷體" w:hint="eastAsia"/>
          </w:rPr>
          <w:t>日辦理共同供應契約採購案共</w:t>
        </w:r>
        <w:r w:rsidRPr="00830C60">
          <w:rPr>
            <w:rFonts w:eastAsia="標楷體"/>
          </w:rPr>
          <w:t>3</w:t>
        </w:r>
        <w:r w:rsidRPr="00830C60">
          <w:rPr>
            <w:rFonts w:eastAsia="標楷體" w:hint="eastAsia"/>
          </w:rPr>
          <w:t>案</w:t>
        </w:r>
      </w:ins>
      <w:r w:rsidRPr="00830C60">
        <w:rPr>
          <w:rFonts w:eastAsia="標楷體"/>
        </w:rPr>
        <w:t>(</w:t>
      </w:r>
      <w:r w:rsidRPr="00830C60">
        <w:rPr>
          <w:rFonts w:eastAsia="標楷體" w:hint="eastAsia"/>
        </w:rPr>
        <w:t>公服、展示、秘書室各</w:t>
      </w:r>
      <w:r w:rsidRPr="00830C60">
        <w:rPr>
          <w:rFonts w:eastAsia="標楷體"/>
        </w:rPr>
        <w:t>1</w:t>
      </w:r>
      <w:r w:rsidRPr="00830C60">
        <w:rPr>
          <w:rFonts w:eastAsia="標楷體" w:hint="eastAsia"/>
        </w:rPr>
        <w:t>案</w:t>
      </w:r>
      <w:r w:rsidRPr="00830C60">
        <w:rPr>
          <w:rFonts w:eastAsia="標楷體"/>
        </w:rPr>
        <w:t>)</w:t>
      </w:r>
      <w:ins w:id="15" w:author="蔡咏霖" w:date="2025-02-06T09:30:00Z">
        <w:r w:rsidRPr="00830C60">
          <w:rPr>
            <w:rFonts w:eastAsia="標楷體" w:hint="eastAsia"/>
          </w:rPr>
          <w:t>，詳</w:t>
        </w:r>
      </w:ins>
      <w:r w:rsidRPr="00830C60">
        <w:rPr>
          <w:rFonts w:eastAsia="標楷體" w:hint="eastAsia"/>
        </w:rPr>
        <w:t>附</w:t>
      </w:r>
      <w:ins w:id="16" w:author="蔡咏霖" w:date="2025-02-06T09:30:00Z">
        <w:r w:rsidRPr="00830C60">
          <w:rPr>
            <w:rFonts w:eastAsia="標楷體" w:hint="eastAsia"/>
          </w:rPr>
          <w:t>表</w:t>
        </w:r>
        <w:r w:rsidRPr="00830C60">
          <w:rPr>
            <w:rFonts w:eastAsia="標楷體"/>
          </w:rPr>
          <w:t>4</w:t>
        </w:r>
        <w:r w:rsidRPr="00830C60">
          <w:rPr>
            <w:rFonts w:eastAsia="標楷體" w:hint="eastAsia"/>
          </w:rPr>
          <w:t>。</w:t>
        </w:r>
      </w:ins>
    </w:p>
    <w:p w14:paraId="26D83F4A" w14:textId="77777777" w:rsidR="00830C60" w:rsidRPr="00830C60" w:rsidRDefault="00830C60" w:rsidP="00B213FE">
      <w:pPr>
        <w:pStyle w:val="aff9"/>
        <w:numPr>
          <w:ilvl w:val="2"/>
          <w:numId w:val="72"/>
        </w:numPr>
        <w:spacing w:line="360" w:lineRule="exact"/>
        <w:ind w:leftChars="0"/>
        <w:jc w:val="both"/>
        <w:rPr>
          <w:ins w:id="17" w:author="蔡咏霖" w:date="2025-02-06T09:30:00Z"/>
          <w:rFonts w:eastAsia="標楷體"/>
        </w:rPr>
      </w:pPr>
      <w:ins w:id="18" w:author="蔡咏霖" w:date="2025-02-06T09:30:00Z">
        <w:r w:rsidRPr="00830C60">
          <w:rPr>
            <w:rFonts w:eastAsia="標楷體"/>
          </w:rPr>
          <w:t>1</w:t>
        </w:r>
        <w:r w:rsidRPr="00830C60">
          <w:rPr>
            <w:rFonts w:eastAsia="標楷體" w:hint="eastAsia"/>
          </w:rPr>
          <w:t>月</w:t>
        </w:r>
        <w:r w:rsidRPr="00830C60">
          <w:rPr>
            <w:rFonts w:eastAsia="標楷體"/>
          </w:rPr>
          <w:t>18</w:t>
        </w:r>
        <w:r w:rsidRPr="00830C60">
          <w:rPr>
            <w:rFonts w:eastAsia="標楷體" w:hint="eastAsia"/>
          </w:rPr>
          <w:t>日至</w:t>
        </w:r>
        <w:r w:rsidRPr="00830C60">
          <w:rPr>
            <w:rFonts w:eastAsia="標楷體"/>
          </w:rPr>
          <w:t>2</w:t>
        </w:r>
        <w:r w:rsidRPr="00830C60">
          <w:rPr>
            <w:rFonts w:eastAsia="標楷體" w:hint="eastAsia"/>
          </w:rPr>
          <w:t>月</w:t>
        </w:r>
        <w:r w:rsidRPr="00830C60">
          <w:rPr>
            <w:rFonts w:eastAsia="標楷體"/>
          </w:rPr>
          <w:t>7</w:t>
        </w:r>
        <w:r w:rsidRPr="00830C60">
          <w:rPr>
            <w:rFonts w:eastAsia="標楷體" w:hint="eastAsia"/>
          </w:rPr>
          <w:t>日辦理機關綠色採購案共</w:t>
        </w:r>
        <w:r w:rsidRPr="00830C60">
          <w:rPr>
            <w:rFonts w:eastAsia="標楷體"/>
          </w:rPr>
          <w:t>2</w:t>
        </w:r>
        <w:r w:rsidRPr="00830C60">
          <w:rPr>
            <w:rFonts w:eastAsia="標楷體" w:hint="eastAsia"/>
          </w:rPr>
          <w:t>案</w:t>
        </w:r>
      </w:ins>
      <w:r w:rsidRPr="00830C60">
        <w:rPr>
          <w:rFonts w:eastAsia="標楷體"/>
        </w:rPr>
        <w:t>(</w:t>
      </w:r>
      <w:r w:rsidRPr="00830C60">
        <w:rPr>
          <w:rFonts w:eastAsia="標楷體" w:hint="eastAsia"/>
        </w:rPr>
        <w:t>展示組及秘書室各</w:t>
      </w:r>
      <w:r w:rsidRPr="00830C60">
        <w:rPr>
          <w:rFonts w:eastAsia="標楷體"/>
        </w:rPr>
        <w:t>1</w:t>
      </w:r>
      <w:r w:rsidRPr="00830C60">
        <w:rPr>
          <w:rFonts w:eastAsia="標楷體" w:hint="eastAsia"/>
        </w:rPr>
        <w:t>案</w:t>
      </w:r>
      <w:r w:rsidRPr="00830C60">
        <w:rPr>
          <w:rFonts w:eastAsia="標楷體"/>
        </w:rPr>
        <w:t>)</w:t>
      </w:r>
      <w:ins w:id="19" w:author="蔡咏霖" w:date="2025-02-06T09:30:00Z">
        <w:r w:rsidRPr="00830C60">
          <w:rPr>
            <w:rFonts w:eastAsia="標楷體" w:hint="eastAsia"/>
          </w:rPr>
          <w:t>，詳</w:t>
        </w:r>
      </w:ins>
      <w:r w:rsidRPr="00830C60">
        <w:rPr>
          <w:rFonts w:eastAsia="標楷體" w:hint="eastAsia"/>
        </w:rPr>
        <w:t>附</w:t>
      </w:r>
      <w:ins w:id="20" w:author="蔡咏霖" w:date="2025-02-06T09:30:00Z">
        <w:r w:rsidRPr="00830C60">
          <w:rPr>
            <w:rFonts w:eastAsia="標楷體" w:hint="eastAsia"/>
          </w:rPr>
          <w:t>表</w:t>
        </w:r>
        <w:r w:rsidRPr="00830C60">
          <w:rPr>
            <w:rFonts w:eastAsia="標楷體"/>
          </w:rPr>
          <w:t>5</w:t>
        </w:r>
        <w:r w:rsidRPr="00830C60">
          <w:rPr>
            <w:rFonts w:eastAsia="標楷體" w:hint="eastAsia"/>
          </w:rPr>
          <w:t>。</w:t>
        </w:r>
      </w:ins>
    </w:p>
    <w:p w14:paraId="3127392B" w14:textId="1C8C8FB1" w:rsidR="00E72840" w:rsidRPr="00830C60" w:rsidRDefault="00830C60" w:rsidP="00B213FE">
      <w:pPr>
        <w:pStyle w:val="aff9"/>
        <w:numPr>
          <w:ilvl w:val="2"/>
          <w:numId w:val="72"/>
        </w:numPr>
        <w:spacing w:line="360" w:lineRule="exact"/>
        <w:ind w:leftChars="0"/>
        <w:jc w:val="both"/>
        <w:rPr>
          <w:rFonts w:eastAsia="標楷體"/>
        </w:rPr>
      </w:pPr>
      <w:ins w:id="21" w:author="蔡咏霖" w:date="2025-02-06T09:30:00Z">
        <w:r w:rsidRPr="00830C60">
          <w:rPr>
            <w:rFonts w:eastAsia="標楷體"/>
          </w:rPr>
          <w:t>1</w:t>
        </w:r>
        <w:r w:rsidRPr="00830C60">
          <w:rPr>
            <w:rFonts w:eastAsia="標楷體" w:hint="eastAsia"/>
          </w:rPr>
          <w:t>月</w:t>
        </w:r>
        <w:r w:rsidRPr="00830C60">
          <w:rPr>
            <w:rFonts w:eastAsia="標楷體"/>
          </w:rPr>
          <w:t>18</w:t>
        </w:r>
        <w:r w:rsidRPr="00830C60">
          <w:rPr>
            <w:rFonts w:eastAsia="標楷體" w:hint="eastAsia"/>
          </w:rPr>
          <w:t>日至</w:t>
        </w:r>
        <w:r w:rsidRPr="00830C60">
          <w:rPr>
            <w:rFonts w:eastAsia="標楷體"/>
          </w:rPr>
          <w:t>2</w:t>
        </w:r>
        <w:r w:rsidRPr="00830C60">
          <w:rPr>
            <w:rFonts w:eastAsia="標楷體" w:hint="eastAsia"/>
          </w:rPr>
          <w:t>月</w:t>
        </w:r>
        <w:r w:rsidRPr="00830C60">
          <w:rPr>
            <w:rFonts w:eastAsia="標楷體"/>
          </w:rPr>
          <w:t>7</w:t>
        </w:r>
        <w:r w:rsidRPr="00830C60">
          <w:rPr>
            <w:rFonts w:eastAsia="標楷體" w:hint="eastAsia"/>
          </w:rPr>
          <w:t>日辦理機關優先採購共</w:t>
        </w:r>
        <w:r w:rsidRPr="00830C60">
          <w:rPr>
            <w:rFonts w:eastAsia="標楷體"/>
          </w:rPr>
          <w:t>11</w:t>
        </w:r>
        <w:r w:rsidRPr="00830C60">
          <w:rPr>
            <w:rFonts w:eastAsia="標楷體" w:hint="eastAsia"/>
          </w:rPr>
          <w:t>件</w:t>
        </w:r>
      </w:ins>
      <w:r w:rsidRPr="00830C60">
        <w:rPr>
          <w:rFonts w:eastAsia="標楷體"/>
        </w:rPr>
        <w:t>(</w:t>
      </w:r>
      <w:r w:rsidRPr="00830C60">
        <w:rPr>
          <w:rFonts w:eastAsia="標楷體" w:hint="eastAsia"/>
        </w:rPr>
        <w:t>未優採</w:t>
      </w:r>
      <w:r w:rsidRPr="00830C60">
        <w:rPr>
          <w:rFonts w:eastAsia="標楷體"/>
        </w:rPr>
        <w:t>3</w:t>
      </w:r>
      <w:r w:rsidRPr="00830C60">
        <w:rPr>
          <w:rFonts w:eastAsia="標楷體" w:hint="eastAsia"/>
        </w:rPr>
        <w:t>件</w:t>
      </w:r>
      <w:r w:rsidRPr="00830C60">
        <w:rPr>
          <w:rFonts w:eastAsia="標楷體"/>
        </w:rPr>
        <w:t>)</w:t>
      </w:r>
      <w:ins w:id="22" w:author="蔡咏霖" w:date="2025-02-06T09:30:00Z">
        <w:r w:rsidRPr="00830C60">
          <w:rPr>
            <w:rFonts w:eastAsia="標楷體" w:hint="eastAsia"/>
          </w:rPr>
          <w:t>，詳</w:t>
        </w:r>
      </w:ins>
      <w:r w:rsidRPr="00830C60">
        <w:rPr>
          <w:rFonts w:eastAsia="標楷體" w:hint="eastAsia"/>
        </w:rPr>
        <w:t>附</w:t>
      </w:r>
      <w:ins w:id="23" w:author="蔡咏霖" w:date="2025-02-06T09:30:00Z">
        <w:r w:rsidRPr="00830C60">
          <w:rPr>
            <w:rFonts w:eastAsia="標楷體" w:hint="eastAsia"/>
          </w:rPr>
          <w:t>表</w:t>
        </w:r>
        <w:r w:rsidRPr="00830C60">
          <w:rPr>
            <w:rFonts w:eastAsia="標楷體"/>
          </w:rPr>
          <w:t>6</w:t>
        </w:r>
        <w:r w:rsidRPr="00830C60">
          <w:rPr>
            <w:rFonts w:eastAsia="標楷體" w:hint="eastAsia"/>
          </w:rPr>
          <w:t>。</w:t>
        </w:r>
      </w:ins>
      <w:bookmarkEnd w:id="12"/>
      <w:r w:rsidR="00E72840" w:rsidRPr="00830C60">
        <w:rPr>
          <w:rFonts w:eastAsia="標楷體"/>
        </w:rPr>
        <w:t xml:space="preserve"> </w:t>
      </w:r>
    </w:p>
    <w:p w14:paraId="49C7806F" w14:textId="77777777" w:rsidR="00E72840" w:rsidRPr="006D7BC2" w:rsidRDefault="00E72840" w:rsidP="00B213FE">
      <w:pPr>
        <w:pStyle w:val="aff9"/>
        <w:numPr>
          <w:ilvl w:val="1"/>
          <w:numId w:val="72"/>
        </w:numPr>
        <w:spacing w:line="360" w:lineRule="exact"/>
        <w:ind w:leftChars="0" w:left="1134" w:hanging="654"/>
        <w:jc w:val="both"/>
        <w:rPr>
          <w:rFonts w:eastAsia="標楷體"/>
        </w:rPr>
      </w:pPr>
      <w:r w:rsidRPr="006D7BC2">
        <w:rPr>
          <w:rFonts w:eastAsia="標楷體"/>
        </w:rPr>
        <w:t>文書業務</w:t>
      </w:r>
    </w:p>
    <w:p w14:paraId="059704C9" w14:textId="77777777" w:rsidR="00E72840" w:rsidRPr="006D7BC2" w:rsidRDefault="00E72840" w:rsidP="00B213FE">
      <w:pPr>
        <w:pStyle w:val="aff9"/>
        <w:numPr>
          <w:ilvl w:val="2"/>
          <w:numId w:val="72"/>
        </w:numPr>
        <w:spacing w:line="360" w:lineRule="exact"/>
        <w:ind w:leftChars="0" w:left="1276" w:hanging="338"/>
        <w:jc w:val="both"/>
        <w:rPr>
          <w:rFonts w:eastAsia="標楷體"/>
        </w:rPr>
      </w:pPr>
      <w:r w:rsidRPr="006D7BC2">
        <w:rPr>
          <w:rFonts w:eastAsia="標楷體"/>
        </w:rPr>
        <w:t>本年</w:t>
      </w:r>
      <w:r w:rsidRPr="006D7BC2">
        <w:rPr>
          <w:rFonts w:eastAsia="標楷體" w:hint="eastAsia"/>
        </w:rPr>
        <w:t>1</w:t>
      </w:r>
      <w:r w:rsidRPr="006D7BC2">
        <w:rPr>
          <w:rFonts w:eastAsia="標楷體"/>
        </w:rPr>
        <w:t>月平均辦文日數</w:t>
      </w:r>
      <w:r w:rsidRPr="006D7BC2">
        <w:rPr>
          <w:rFonts w:eastAsia="標楷體" w:hint="eastAsia"/>
        </w:rPr>
        <w:t>2.17</w:t>
      </w:r>
      <w:r w:rsidRPr="006D7BC2">
        <w:rPr>
          <w:rFonts w:eastAsia="標楷體"/>
        </w:rPr>
        <w:t>日</w:t>
      </w:r>
      <w:r w:rsidRPr="006D7BC2">
        <w:rPr>
          <w:rFonts w:eastAsia="標楷體"/>
        </w:rPr>
        <w:t>(</w:t>
      </w:r>
      <w:r w:rsidRPr="006D7BC2">
        <w:rPr>
          <w:rFonts w:eastAsia="標楷體"/>
        </w:rPr>
        <w:t>扣除公服組週一未上班日數為</w:t>
      </w:r>
      <w:r w:rsidRPr="006D7BC2">
        <w:rPr>
          <w:rFonts w:eastAsia="標楷體" w:hint="eastAsia"/>
        </w:rPr>
        <w:t>2.1</w:t>
      </w:r>
      <w:r w:rsidRPr="006D7BC2">
        <w:rPr>
          <w:rFonts w:eastAsia="標楷體"/>
        </w:rPr>
        <w:t>日</w:t>
      </w:r>
      <w:r w:rsidRPr="006D7BC2">
        <w:rPr>
          <w:rFonts w:eastAsia="標楷體"/>
        </w:rPr>
        <w:t>)</w:t>
      </w:r>
      <w:r w:rsidRPr="006D7BC2">
        <w:rPr>
          <w:rFonts w:eastAsia="標楷體"/>
        </w:rPr>
        <w:t>，相關資料詳</w:t>
      </w:r>
      <w:r w:rsidRPr="006D7BC2">
        <w:rPr>
          <w:rFonts w:eastAsia="標楷體" w:hint="eastAsia"/>
        </w:rPr>
        <w:t>附</w:t>
      </w:r>
      <w:r w:rsidRPr="006D7BC2">
        <w:rPr>
          <w:rFonts w:eastAsia="標楷體"/>
        </w:rPr>
        <w:t>表</w:t>
      </w:r>
      <w:r w:rsidRPr="006D7BC2">
        <w:rPr>
          <w:rFonts w:eastAsia="標楷體"/>
        </w:rPr>
        <w:t>7</w:t>
      </w:r>
      <w:r w:rsidRPr="006D7BC2">
        <w:rPr>
          <w:rFonts w:eastAsia="標楷體"/>
        </w:rPr>
        <w:t>。</w:t>
      </w:r>
    </w:p>
    <w:p w14:paraId="0D9F3A10" w14:textId="77777777" w:rsidR="00E72840" w:rsidRPr="006D7BC2" w:rsidRDefault="00E72840" w:rsidP="00B213FE">
      <w:pPr>
        <w:pStyle w:val="aff9"/>
        <w:numPr>
          <w:ilvl w:val="1"/>
          <w:numId w:val="72"/>
        </w:numPr>
        <w:spacing w:line="360" w:lineRule="exact"/>
        <w:ind w:leftChars="0" w:left="1134" w:hanging="654"/>
        <w:jc w:val="both"/>
        <w:rPr>
          <w:rFonts w:eastAsia="標楷體"/>
        </w:rPr>
      </w:pPr>
      <w:r w:rsidRPr="006D7BC2">
        <w:rPr>
          <w:rFonts w:eastAsia="標楷體" w:hint="eastAsia"/>
        </w:rPr>
        <w:t>出納業</w:t>
      </w:r>
      <w:r w:rsidRPr="006D7BC2">
        <w:rPr>
          <w:rFonts w:eastAsia="標楷體"/>
        </w:rPr>
        <w:t>務</w:t>
      </w:r>
    </w:p>
    <w:p w14:paraId="30831D47" w14:textId="77777777" w:rsidR="00E72840" w:rsidRPr="006D7BC2" w:rsidRDefault="00E72840" w:rsidP="00B213FE">
      <w:pPr>
        <w:pStyle w:val="aff9"/>
        <w:numPr>
          <w:ilvl w:val="2"/>
          <w:numId w:val="72"/>
        </w:numPr>
        <w:tabs>
          <w:tab w:val="left" w:pos="3261"/>
        </w:tabs>
        <w:spacing w:line="360" w:lineRule="exact"/>
        <w:ind w:leftChars="0" w:left="1276" w:hanging="316"/>
        <w:jc w:val="both"/>
        <w:rPr>
          <w:rFonts w:eastAsia="標楷體"/>
        </w:rPr>
      </w:pPr>
      <w:r w:rsidRPr="006D7BC2">
        <w:rPr>
          <w:rFonts w:eastAsia="標楷體" w:hint="eastAsia"/>
        </w:rPr>
        <w:t>113</w:t>
      </w:r>
      <w:r w:rsidRPr="006D7BC2">
        <w:rPr>
          <w:rFonts w:eastAsia="標楷體" w:hint="eastAsia"/>
        </w:rPr>
        <w:t>年考績獎金、</w:t>
      </w:r>
      <w:r w:rsidRPr="006D7BC2">
        <w:rPr>
          <w:rFonts w:ascii="標楷體" w:eastAsia="標楷體" w:hAnsi="標楷體" w:hint="eastAsia"/>
        </w:rPr>
        <w:t>114年度退休工友(含技工)春節慰問金、</w:t>
      </w:r>
      <w:r w:rsidRPr="006D7BC2">
        <w:rPr>
          <w:rFonts w:ascii="標楷體" w:eastAsia="標楷體" w:hAnsi="標楷體" w:cs="標楷體-WinCharSetFFFF-H" w:hint="eastAsia"/>
        </w:rPr>
        <w:t>114年2月員工薪資</w:t>
      </w:r>
      <w:r w:rsidRPr="006D7BC2">
        <w:rPr>
          <w:rFonts w:ascii="標楷體" w:eastAsia="標楷體" w:hAnsi="標楷體" w:hint="eastAsia"/>
        </w:rPr>
        <w:t>已分別於</w:t>
      </w:r>
      <w:r w:rsidRPr="006D7BC2">
        <w:rPr>
          <w:rFonts w:eastAsia="標楷體" w:hint="eastAsia"/>
        </w:rPr>
        <w:t>1</w:t>
      </w:r>
      <w:r w:rsidRPr="006D7BC2">
        <w:rPr>
          <w:rFonts w:eastAsia="標楷體" w:hint="eastAsia"/>
        </w:rPr>
        <w:t>月</w:t>
      </w:r>
      <w:r w:rsidRPr="006D7BC2">
        <w:rPr>
          <w:rFonts w:eastAsia="標楷體" w:hint="eastAsia"/>
        </w:rPr>
        <w:t>24</w:t>
      </w:r>
      <w:r w:rsidRPr="006D7BC2">
        <w:rPr>
          <w:rFonts w:eastAsia="標楷體" w:hint="eastAsia"/>
        </w:rPr>
        <w:t>日、</w:t>
      </w:r>
      <w:r w:rsidRPr="006D7BC2">
        <w:rPr>
          <w:rFonts w:ascii="標楷體" w:eastAsia="標楷體" w:hAnsi="標楷體" w:hint="eastAsia"/>
        </w:rPr>
        <w:t>1月20日、</w:t>
      </w:r>
      <w:r w:rsidRPr="006D7BC2">
        <w:rPr>
          <w:rFonts w:ascii="標楷體" w:eastAsia="標楷體" w:hAnsi="標楷體" w:cs="標楷體-WinCharSetFFFF-H" w:hint="eastAsia"/>
        </w:rPr>
        <w:t>2月1日</w:t>
      </w:r>
      <w:r w:rsidRPr="006D7BC2">
        <w:rPr>
          <w:rFonts w:ascii="標楷體" w:eastAsia="標楷體" w:hAnsi="標楷體" w:hint="eastAsia"/>
        </w:rPr>
        <w:t>入帳完成。</w:t>
      </w:r>
    </w:p>
    <w:p w14:paraId="3106FFBD" w14:textId="77777777" w:rsidR="00E72840" w:rsidRPr="006D7BC2" w:rsidRDefault="00E72840" w:rsidP="00B213FE">
      <w:pPr>
        <w:pStyle w:val="aff9"/>
        <w:numPr>
          <w:ilvl w:val="2"/>
          <w:numId w:val="72"/>
        </w:numPr>
        <w:tabs>
          <w:tab w:val="left" w:pos="3261"/>
        </w:tabs>
        <w:spacing w:line="360" w:lineRule="exact"/>
        <w:ind w:leftChars="0" w:left="1276" w:hanging="316"/>
        <w:jc w:val="both"/>
        <w:rPr>
          <w:rFonts w:eastAsia="標楷體"/>
        </w:rPr>
      </w:pPr>
      <w:r w:rsidRPr="006D7BC2">
        <w:rPr>
          <w:rFonts w:ascii="標楷體" w:eastAsia="標楷體" w:hAnsi="標楷體" w:cs="夹发砰-WinCharSetFFFF-H" w:hint="eastAsia"/>
          <w:kern w:val="0"/>
        </w:rPr>
        <w:t>本館</w:t>
      </w:r>
      <w:r w:rsidRPr="006D7BC2">
        <w:rPr>
          <w:rFonts w:eastAsia="標楷體" w:hint="eastAsia"/>
        </w:rPr>
        <w:t>月退休人員（公務人員及教育人員）</w:t>
      </w:r>
      <w:r w:rsidRPr="006D7BC2">
        <w:rPr>
          <w:rFonts w:eastAsia="標楷體" w:hint="eastAsia"/>
        </w:rPr>
        <w:t>114</w:t>
      </w:r>
      <w:r w:rsidRPr="006D7BC2">
        <w:rPr>
          <w:rFonts w:eastAsia="標楷體" w:hint="eastAsia"/>
        </w:rPr>
        <w:t>年</w:t>
      </w:r>
      <w:r w:rsidRPr="006D7BC2">
        <w:rPr>
          <w:rFonts w:eastAsia="標楷體" w:hint="eastAsia"/>
        </w:rPr>
        <w:t>2</w:t>
      </w:r>
      <w:r w:rsidRPr="006D7BC2">
        <w:rPr>
          <w:rFonts w:eastAsia="標楷體" w:hint="eastAsia"/>
        </w:rPr>
        <w:t>月月退休金及遺族月撫慰年金已於</w:t>
      </w:r>
      <w:r w:rsidRPr="006D7BC2">
        <w:rPr>
          <w:rFonts w:eastAsia="標楷體" w:hint="eastAsia"/>
        </w:rPr>
        <w:t>114</w:t>
      </w:r>
      <w:r w:rsidRPr="006D7BC2">
        <w:rPr>
          <w:rFonts w:eastAsia="標楷體" w:hint="eastAsia"/>
        </w:rPr>
        <w:t>年</w:t>
      </w:r>
      <w:r w:rsidRPr="006D7BC2">
        <w:rPr>
          <w:rFonts w:eastAsia="標楷體" w:hint="eastAsia"/>
        </w:rPr>
        <w:t>2</w:t>
      </w:r>
      <w:r w:rsidRPr="006D7BC2">
        <w:rPr>
          <w:rFonts w:eastAsia="標楷體" w:hint="eastAsia"/>
        </w:rPr>
        <w:t>月</w:t>
      </w:r>
      <w:r w:rsidRPr="006D7BC2">
        <w:rPr>
          <w:rFonts w:eastAsia="標楷體" w:hint="eastAsia"/>
        </w:rPr>
        <w:t>1</w:t>
      </w:r>
      <w:r w:rsidRPr="006D7BC2">
        <w:rPr>
          <w:rFonts w:eastAsia="標楷體" w:hint="eastAsia"/>
        </w:rPr>
        <w:t>日發放完畢。</w:t>
      </w:r>
    </w:p>
    <w:p w14:paraId="748DD26B" w14:textId="77777777" w:rsidR="00E72840" w:rsidRPr="006D7BC2" w:rsidRDefault="00E72840" w:rsidP="00B213FE">
      <w:pPr>
        <w:pStyle w:val="aff9"/>
        <w:numPr>
          <w:ilvl w:val="2"/>
          <w:numId w:val="72"/>
        </w:numPr>
        <w:tabs>
          <w:tab w:val="left" w:pos="3261"/>
        </w:tabs>
        <w:spacing w:line="360" w:lineRule="exact"/>
        <w:ind w:leftChars="0" w:left="1276" w:hanging="316"/>
        <w:jc w:val="both"/>
        <w:rPr>
          <w:rFonts w:eastAsia="標楷體"/>
        </w:rPr>
      </w:pPr>
      <w:r w:rsidRPr="006D7BC2">
        <w:rPr>
          <w:rFonts w:eastAsia="標楷體" w:hint="eastAsia"/>
        </w:rPr>
        <w:t>截至</w:t>
      </w:r>
      <w:r w:rsidRPr="006D7BC2">
        <w:rPr>
          <w:rFonts w:eastAsia="標楷體"/>
        </w:rPr>
        <w:t>2</w:t>
      </w:r>
      <w:r w:rsidRPr="006D7BC2">
        <w:rPr>
          <w:rFonts w:eastAsia="標楷體" w:hint="eastAsia"/>
        </w:rPr>
        <w:t>月</w:t>
      </w:r>
      <w:r w:rsidRPr="006D7BC2">
        <w:rPr>
          <w:rFonts w:eastAsia="標楷體"/>
        </w:rPr>
        <w:t>5</w:t>
      </w:r>
      <w:r w:rsidRPr="006D7BC2">
        <w:rPr>
          <w:rFonts w:eastAsia="標楷體" w:hint="eastAsia"/>
        </w:rPr>
        <w:t>日止各項應收款項合計有</w:t>
      </w:r>
      <w:r w:rsidRPr="006D7BC2">
        <w:rPr>
          <w:rFonts w:eastAsia="標楷體" w:hint="eastAsia"/>
        </w:rPr>
        <w:t>4</w:t>
      </w:r>
      <w:r w:rsidRPr="006D7BC2">
        <w:rPr>
          <w:rFonts w:eastAsia="標楷體" w:hint="eastAsia"/>
        </w:rPr>
        <w:t>筆，共</w:t>
      </w:r>
      <w:r w:rsidRPr="006D7BC2">
        <w:rPr>
          <w:rFonts w:eastAsia="標楷體" w:hint="eastAsia"/>
        </w:rPr>
        <w:t>1</w:t>
      </w:r>
      <w:r w:rsidRPr="006D7BC2">
        <w:rPr>
          <w:rFonts w:eastAsia="標楷體"/>
        </w:rPr>
        <w:t>,314,115</w:t>
      </w:r>
      <w:r w:rsidRPr="006D7BC2">
        <w:rPr>
          <w:rFonts w:eastAsia="標楷體" w:hint="eastAsia"/>
        </w:rPr>
        <w:t>元，</w:t>
      </w:r>
      <w:r w:rsidRPr="006D7BC2">
        <w:rPr>
          <w:rFonts w:eastAsia="標楷體"/>
        </w:rPr>
        <w:t>詳</w:t>
      </w:r>
      <w:r w:rsidRPr="006D7BC2">
        <w:rPr>
          <w:rFonts w:eastAsia="標楷體" w:hint="eastAsia"/>
        </w:rPr>
        <w:t>附</w:t>
      </w:r>
      <w:r w:rsidRPr="006D7BC2">
        <w:rPr>
          <w:rFonts w:eastAsia="標楷體"/>
        </w:rPr>
        <w:t>表</w:t>
      </w:r>
      <w:r w:rsidRPr="006D7BC2">
        <w:rPr>
          <w:rFonts w:eastAsia="標楷體"/>
        </w:rPr>
        <w:t>8</w:t>
      </w:r>
      <w:r w:rsidRPr="006D7BC2">
        <w:rPr>
          <w:rFonts w:eastAsia="標楷體" w:hint="eastAsia"/>
        </w:rPr>
        <w:t>。</w:t>
      </w:r>
    </w:p>
    <w:p w14:paraId="7FCE4E20" w14:textId="77777777" w:rsidR="00E72840" w:rsidRPr="006D7BC2" w:rsidRDefault="00E72840" w:rsidP="00B213FE">
      <w:pPr>
        <w:pStyle w:val="aff9"/>
        <w:numPr>
          <w:ilvl w:val="1"/>
          <w:numId w:val="72"/>
        </w:numPr>
        <w:spacing w:line="360" w:lineRule="exact"/>
        <w:ind w:leftChars="0" w:left="1134" w:hanging="654"/>
        <w:jc w:val="both"/>
        <w:rPr>
          <w:rFonts w:eastAsia="標楷體"/>
        </w:rPr>
      </w:pPr>
      <w:r w:rsidRPr="006D7BC2">
        <w:rPr>
          <w:rFonts w:eastAsia="標楷體" w:hint="eastAsia"/>
        </w:rPr>
        <w:t>法制業務</w:t>
      </w:r>
    </w:p>
    <w:p w14:paraId="28981A30" w14:textId="77777777" w:rsidR="00E72840" w:rsidRPr="006D7BC2" w:rsidRDefault="00E72840" w:rsidP="00B213FE">
      <w:pPr>
        <w:pStyle w:val="aff9"/>
        <w:numPr>
          <w:ilvl w:val="2"/>
          <w:numId w:val="72"/>
        </w:numPr>
        <w:spacing w:line="360" w:lineRule="exact"/>
        <w:ind w:leftChars="0" w:left="1276" w:hanging="316"/>
        <w:jc w:val="both"/>
        <w:rPr>
          <w:rFonts w:eastAsia="標楷體"/>
        </w:rPr>
      </w:pPr>
      <w:r w:rsidRPr="006D7BC2">
        <w:rPr>
          <w:rFonts w:eastAsia="標楷體" w:hint="eastAsia"/>
        </w:rPr>
        <w:t>審核契約書、協議書、登載行政規章等計</w:t>
      </w:r>
      <w:r w:rsidRPr="006D7BC2">
        <w:rPr>
          <w:rFonts w:eastAsia="標楷體" w:hint="eastAsia"/>
        </w:rPr>
        <w:t>6</w:t>
      </w:r>
      <w:r w:rsidRPr="006D7BC2">
        <w:rPr>
          <w:rFonts w:eastAsia="標楷體" w:hint="eastAsia"/>
        </w:rPr>
        <w:t>案，詳附表</w:t>
      </w:r>
      <w:r w:rsidRPr="006D7BC2">
        <w:rPr>
          <w:rFonts w:eastAsia="標楷體"/>
        </w:rPr>
        <w:t>9</w:t>
      </w:r>
      <w:r w:rsidRPr="006D7BC2">
        <w:rPr>
          <w:rFonts w:eastAsia="標楷體" w:hint="eastAsia"/>
        </w:rPr>
        <w:t>。</w:t>
      </w:r>
    </w:p>
    <w:p w14:paraId="6E3160F3" w14:textId="77777777" w:rsidR="00E72840" w:rsidRPr="006D7BC2" w:rsidRDefault="00E72840" w:rsidP="00B213FE">
      <w:pPr>
        <w:pStyle w:val="aff9"/>
        <w:numPr>
          <w:ilvl w:val="2"/>
          <w:numId w:val="72"/>
        </w:numPr>
        <w:spacing w:line="360" w:lineRule="exact"/>
        <w:ind w:leftChars="0" w:left="1276" w:hanging="316"/>
        <w:jc w:val="both"/>
        <w:rPr>
          <w:rFonts w:eastAsia="標楷體"/>
        </w:rPr>
      </w:pPr>
      <w:r w:rsidRPr="006D7BC2">
        <w:rPr>
          <w:rFonts w:eastAsia="標楷體" w:hint="eastAsia"/>
        </w:rPr>
        <w:t>本館「國立科學工藝博物館規費收費標準」修正案</w:t>
      </w:r>
    </w:p>
    <w:p w14:paraId="77614F59" w14:textId="77777777" w:rsidR="00E72840" w:rsidRPr="006D7BC2" w:rsidRDefault="00E72840" w:rsidP="00B213FE">
      <w:pPr>
        <w:pStyle w:val="aff9"/>
        <w:numPr>
          <w:ilvl w:val="3"/>
          <w:numId w:val="72"/>
        </w:numPr>
        <w:spacing w:line="360" w:lineRule="exact"/>
        <w:ind w:leftChars="0"/>
        <w:jc w:val="both"/>
        <w:rPr>
          <w:rFonts w:eastAsia="標楷體"/>
        </w:rPr>
      </w:pPr>
      <w:r w:rsidRPr="006D7BC2">
        <w:rPr>
          <w:rFonts w:eastAsia="標楷體" w:hint="eastAsia"/>
        </w:rPr>
        <w:t>教育部</w:t>
      </w:r>
      <w:r w:rsidRPr="006D7BC2">
        <w:rPr>
          <w:rFonts w:eastAsia="標楷體" w:hint="eastAsia"/>
        </w:rPr>
        <w:t>114</w:t>
      </w:r>
      <w:r w:rsidRPr="006D7BC2">
        <w:rPr>
          <w:rFonts w:eastAsia="標楷體" w:hint="eastAsia"/>
        </w:rPr>
        <w:t>年</w:t>
      </w:r>
      <w:r w:rsidRPr="006D7BC2">
        <w:rPr>
          <w:rFonts w:eastAsia="標楷體" w:hint="eastAsia"/>
        </w:rPr>
        <w:t>1</w:t>
      </w:r>
      <w:r w:rsidRPr="006D7BC2">
        <w:rPr>
          <w:rFonts w:eastAsia="標楷體" w:hint="eastAsia"/>
        </w:rPr>
        <w:t>月</w:t>
      </w:r>
      <w:r w:rsidRPr="006D7BC2">
        <w:rPr>
          <w:rFonts w:eastAsia="標楷體" w:hint="eastAsia"/>
        </w:rPr>
        <w:t>22</w:t>
      </w:r>
      <w:r w:rsidRPr="006D7BC2">
        <w:rPr>
          <w:rFonts w:eastAsia="標楷體" w:hint="eastAsia"/>
        </w:rPr>
        <w:t>日函告本館規費收費標準修正總說明、修正對照表及成本分析資料案，請依規定進行全案預告程序後報部</w:t>
      </w:r>
      <w:r w:rsidRPr="006D7BC2">
        <w:rPr>
          <w:rFonts w:eastAsia="標楷體" w:hint="eastAsia"/>
        </w:rPr>
        <w:t>(</w:t>
      </w:r>
      <w:r w:rsidRPr="006D7BC2">
        <w:rPr>
          <w:rFonts w:eastAsia="標楷體" w:hint="eastAsia"/>
        </w:rPr>
        <w:t>臺教社</w:t>
      </w:r>
      <w:r w:rsidRPr="006D7BC2">
        <w:rPr>
          <w:rFonts w:eastAsia="標楷體" w:hint="eastAsia"/>
        </w:rPr>
        <w:t>(</w:t>
      </w:r>
      <w:r w:rsidRPr="006D7BC2">
        <w:rPr>
          <w:rFonts w:eastAsia="標楷體" w:hint="eastAsia"/>
        </w:rPr>
        <w:t>三</w:t>
      </w:r>
      <w:r w:rsidRPr="006D7BC2">
        <w:rPr>
          <w:rFonts w:eastAsia="標楷體" w:hint="eastAsia"/>
        </w:rPr>
        <w:t>)</w:t>
      </w:r>
      <w:r w:rsidRPr="006D7BC2">
        <w:rPr>
          <w:rFonts w:eastAsia="標楷體" w:hint="eastAsia"/>
        </w:rPr>
        <w:t>字第</w:t>
      </w:r>
      <w:r w:rsidRPr="006D7BC2">
        <w:rPr>
          <w:rFonts w:eastAsia="標楷體" w:hint="eastAsia"/>
        </w:rPr>
        <w:t>1130132605)</w:t>
      </w:r>
      <w:r w:rsidRPr="006D7BC2">
        <w:rPr>
          <w:rFonts w:eastAsia="標楷體" w:hint="eastAsia"/>
        </w:rPr>
        <w:t>。</w:t>
      </w:r>
    </w:p>
    <w:p w14:paraId="6B2DF9F2" w14:textId="77777777" w:rsidR="00E72840" w:rsidRPr="006D7BC2" w:rsidRDefault="00E72840" w:rsidP="00B213FE">
      <w:pPr>
        <w:pStyle w:val="aff9"/>
        <w:numPr>
          <w:ilvl w:val="3"/>
          <w:numId w:val="72"/>
        </w:numPr>
        <w:spacing w:line="360" w:lineRule="exact"/>
        <w:ind w:leftChars="0"/>
        <w:jc w:val="both"/>
        <w:rPr>
          <w:rFonts w:eastAsia="標楷體"/>
        </w:rPr>
      </w:pPr>
      <w:r w:rsidRPr="006D7BC2">
        <w:rPr>
          <w:rFonts w:eastAsia="標楷體" w:hint="eastAsia"/>
        </w:rPr>
        <w:t>於</w:t>
      </w:r>
      <w:r w:rsidRPr="006D7BC2">
        <w:rPr>
          <w:rFonts w:eastAsia="標楷體" w:hint="eastAsia"/>
        </w:rPr>
        <w:t>114</w:t>
      </w:r>
      <w:r w:rsidRPr="006D7BC2">
        <w:rPr>
          <w:rFonts w:eastAsia="標楷體" w:hint="eastAsia"/>
        </w:rPr>
        <w:t>年</w:t>
      </w:r>
      <w:r w:rsidRPr="006D7BC2">
        <w:rPr>
          <w:rFonts w:eastAsia="標楷體" w:hint="eastAsia"/>
        </w:rPr>
        <w:t>2</w:t>
      </w:r>
      <w:r w:rsidRPr="006D7BC2">
        <w:rPr>
          <w:rFonts w:eastAsia="標楷體" w:hint="eastAsia"/>
        </w:rPr>
        <w:t>月</w:t>
      </w:r>
      <w:r w:rsidRPr="006D7BC2">
        <w:rPr>
          <w:rFonts w:eastAsia="標楷體" w:hint="eastAsia"/>
        </w:rPr>
        <w:t>4</w:t>
      </w:r>
      <w:r w:rsidRPr="006D7BC2">
        <w:rPr>
          <w:rFonts w:eastAsia="標楷體" w:hint="eastAsia"/>
        </w:rPr>
        <w:t>日與教育部終身司聯繫，經告知修正案仍需修正後送教育部審閱後再行預告公告。需修正檔案業於同日轉知公服組辦理，俟修正後提送教育部審閱。</w:t>
      </w:r>
    </w:p>
    <w:p w14:paraId="5DDAB96A" w14:textId="77777777" w:rsidR="00E72840" w:rsidRPr="006D7BC2" w:rsidRDefault="00E72840" w:rsidP="00B213FE">
      <w:pPr>
        <w:pStyle w:val="aff9"/>
        <w:numPr>
          <w:ilvl w:val="0"/>
          <w:numId w:val="72"/>
        </w:numPr>
        <w:spacing w:line="360" w:lineRule="exact"/>
        <w:ind w:leftChars="0" w:left="510" w:hanging="510"/>
        <w:jc w:val="both"/>
        <w:rPr>
          <w:rFonts w:eastAsia="標楷體"/>
        </w:rPr>
      </w:pPr>
      <w:r w:rsidRPr="006D7BC2">
        <w:rPr>
          <w:rFonts w:eastAsia="標楷體" w:hint="eastAsia"/>
        </w:rPr>
        <w:t>環境優化業務</w:t>
      </w:r>
      <w:r w:rsidRPr="006D7BC2">
        <w:rPr>
          <w:rFonts w:eastAsia="標楷體"/>
        </w:rPr>
        <w:t>報告</w:t>
      </w:r>
    </w:p>
    <w:p w14:paraId="2B080521" w14:textId="77777777" w:rsidR="00E72840" w:rsidRPr="006D7BC2" w:rsidRDefault="00E72840" w:rsidP="00B213FE">
      <w:pPr>
        <w:pStyle w:val="aff9"/>
        <w:numPr>
          <w:ilvl w:val="1"/>
          <w:numId w:val="72"/>
        </w:numPr>
        <w:spacing w:line="360" w:lineRule="exact"/>
        <w:ind w:leftChars="0" w:left="1134" w:hanging="654"/>
        <w:jc w:val="both"/>
        <w:rPr>
          <w:rFonts w:eastAsia="標楷體"/>
        </w:rPr>
      </w:pPr>
      <w:r w:rsidRPr="006D7BC2">
        <w:rPr>
          <w:rFonts w:eastAsia="標楷體" w:hint="eastAsia"/>
        </w:rPr>
        <w:t>中控室通報異常後續處理情形，詳附表</w:t>
      </w:r>
      <w:r w:rsidRPr="006D7BC2">
        <w:rPr>
          <w:rFonts w:eastAsia="標楷體"/>
        </w:rPr>
        <w:t>10</w:t>
      </w:r>
      <w:r w:rsidRPr="006D7BC2">
        <w:rPr>
          <w:rFonts w:eastAsia="標楷體" w:hint="eastAsia"/>
        </w:rPr>
        <w:t>。</w:t>
      </w:r>
    </w:p>
    <w:p w14:paraId="6DB992DC" w14:textId="1EDBA1B1" w:rsidR="00E72840" w:rsidRPr="006D7BC2" w:rsidRDefault="00E72840" w:rsidP="00B213FE">
      <w:pPr>
        <w:pStyle w:val="aff9"/>
        <w:numPr>
          <w:ilvl w:val="0"/>
          <w:numId w:val="72"/>
        </w:numPr>
        <w:spacing w:line="360" w:lineRule="exact"/>
        <w:ind w:leftChars="0" w:left="510" w:hanging="510"/>
        <w:jc w:val="both"/>
        <w:rPr>
          <w:rFonts w:eastAsia="標楷體"/>
        </w:rPr>
      </w:pPr>
      <w:bookmarkStart w:id="24" w:name="_Hlk184024786"/>
      <w:r w:rsidRPr="006D7BC2">
        <w:rPr>
          <w:rFonts w:eastAsia="標楷體" w:hint="eastAsia"/>
        </w:rPr>
        <w:t>智慧節能</w:t>
      </w:r>
      <w:bookmarkEnd w:id="24"/>
      <w:r w:rsidRPr="006D7BC2">
        <w:rPr>
          <w:rFonts w:eastAsia="標楷體" w:hint="eastAsia"/>
        </w:rPr>
        <w:t>業務報告</w:t>
      </w:r>
    </w:p>
    <w:p w14:paraId="0343F3E4" w14:textId="77777777" w:rsidR="00E72840" w:rsidRPr="006D7BC2" w:rsidRDefault="00E72840" w:rsidP="00B213FE">
      <w:pPr>
        <w:pStyle w:val="aff9"/>
        <w:numPr>
          <w:ilvl w:val="1"/>
          <w:numId w:val="72"/>
        </w:numPr>
        <w:spacing w:line="360" w:lineRule="exact"/>
        <w:ind w:leftChars="0" w:left="1134" w:hanging="654"/>
        <w:jc w:val="both"/>
        <w:rPr>
          <w:rFonts w:eastAsia="標楷體"/>
        </w:rPr>
      </w:pPr>
      <w:r w:rsidRPr="006D7BC2">
        <w:rPr>
          <w:rFonts w:eastAsia="標楷體" w:hint="eastAsia"/>
        </w:rPr>
        <w:t>能源管理</w:t>
      </w:r>
    </w:p>
    <w:p w14:paraId="60F02FF1" w14:textId="77777777" w:rsidR="00E72840" w:rsidRPr="006D7BC2" w:rsidRDefault="00E72840" w:rsidP="00E72840">
      <w:pPr>
        <w:pStyle w:val="aff9"/>
        <w:spacing w:line="360" w:lineRule="exact"/>
        <w:ind w:leftChars="0" w:left="960"/>
        <w:jc w:val="both"/>
        <w:rPr>
          <w:rFonts w:eastAsia="標楷體"/>
        </w:rPr>
      </w:pPr>
      <w:r w:rsidRPr="006D7BC2">
        <w:rPr>
          <w:rFonts w:eastAsia="標楷體"/>
        </w:rPr>
        <w:lastRenderedPageBreak/>
        <w:t>114</w:t>
      </w:r>
      <w:r w:rsidRPr="006D7BC2">
        <w:rPr>
          <w:rFonts w:eastAsia="標楷體" w:hint="eastAsia"/>
        </w:rPr>
        <w:t>年</w:t>
      </w:r>
      <w:r w:rsidRPr="006D7BC2">
        <w:rPr>
          <w:rFonts w:eastAsia="標楷體"/>
        </w:rPr>
        <w:t>1</w:t>
      </w:r>
      <w:r w:rsidRPr="006D7BC2">
        <w:rPr>
          <w:rFonts w:eastAsia="標楷體" w:hint="eastAsia"/>
        </w:rPr>
        <w:t>月份用電</w:t>
      </w:r>
      <w:r w:rsidRPr="006D7BC2">
        <w:rPr>
          <w:rFonts w:eastAsia="標楷體"/>
        </w:rPr>
        <w:t>48</w:t>
      </w:r>
      <w:r w:rsidRPr="006D7BC2">
        <w:rPr>
          <w:rFonts w:eastAsia="標楷體" w:hint="eastAsia"/>
        </w:rPr>
        <w:t>萬</w:t>
      </w:r>
      <w:r w:rsidRPr="006D7BC2">
        <w:rPr>
          <w:rFonts w:eastAsia="標楷體"/>
        </w:rPr>
        <w:t>4,664</w:t>
      </w:r>
      <w:r w:rsidRPr="006D7BC2">
        <w:rPr>
          <w:rFonts w:eastAsia="標楷體" w:hint="eastAsia"/>
        </w:rPr>
        <w:t>度，較</w:t>
      </w:r>
      <w:r w:rsidRPr="006D7BC2">
        <w:rPr>
          <w:rFonts w:eastAsia="標楷體" w:hint="eastAsia"/>
        </w:rPr>
        <w:t>1</w:t>
      </w:r>
      <w:r w:rsidRPr="006D7BC2">
        <w:rPr>
          <w:rFonts w:eastAsia="標楷體"/>
        </w:rPr>
        <w:t>13</w:t>
      </w:r>
      <w:r w:rsidRPr="006D7BC2">
        <w:rPr>
          <w:rFonts w:eastAsia="標楷體" w:hint="eastAsia"/>
        </w:rPr>
        <w:t>年北館節電</w:t>
      </w:r>
      <w:r w:rsidRPr="006D7BC2">
        <w:rPr>
          <w:rFonts w:eastAsia="標楷體" w:hint="eastAsia"/>
        </w:rPr>
        <w:t>1</w:t>
      </w:r>
      <w:r w:rsidRPr="006D7BC2">
        <w:rPr>
          <w:rFonts w:eastAsia="標楷體"/>
        </w:rPr>
        <w:t>3.6%</w:t>
      </w:r>
      <w:r w:rsidRPr="006D7BC2">
        <w:rPr>
          <w:rFonts w:eastAsia="標楷體" w:hint="eastAsia"/>
        </w:rPr>
        <w:t>、南館節電</w:t>
      </w:r>
      <w:r w:rsidRPr="006D7BC2">
        <w:rPr>
          <w:rFonts w:eastAsia="標楷體" w:hint="eastAsia"/>
        </w:rPr>
        <w:t>1</w:t>
      </w:r>
      <w:r w:rsidRPr="006D7BC2">
        <w:rPr>
          <w:rFonts w:eastAsia="標楷體"/>
        </w:rPr>
        <w:t>3.9%</w:t>
      </w:r>
      <w:r w:rsidRPr="006D7BC2">
        <w:rPr>
          <w:rFonts w:eastAsia="標楷體" w:hint="eastAsia"/>
        </w:rPr>
        <w:t>，惟相較</w:t>
      </w:r>
      <w:r w:rsidRPr="006D7BC2">
        <w:rPr>
          <w:rFonts w:eastAsia="標楷體"/>
        </w:rPr>
        <w:t>112</w:t>
      </w:r>
      <w:r w:rsidRPr="006D7BC2">
        <w:rPr>
          <w:rFonts w:eastAsia="標楷體" w:hint="eastAsia"/>
        </w:rPr>
        <w:t>年</w:t>
      </w:r>
      <w:r w:rsidRPr="006D7BC2">
        <w:rPr>
          <w:rFonts w:eastAsia="標楷體" w:hint="eastAsia"/>
        </w:rPr>
        <w:t>(</w:t>
      </w:r>
      <w:r w:rsidRPr="006D7BC2">
        <w:rPr>
          <w:rFonts w:eastAsia="標楷體" w:hint="eastAsia"/>
        </w:rPr>
        <w:t>基準年</w:t>
      </w:r>
      <w:r w:rsidRPr="006D7BC2">
        <w:rPr>
          <w:rFonts w:eastAsia="標楷體" w:hint="eastAsia"/>
        </w:rPr>
        <w:t>)</w:t>
      </w:r>
      <w:r w:rsidRPr="006D7BC2">
        <w:rPr>
          <w:rFonts w:eastAsia="標楷體" w:hint="eastAsia"/>
        </w:rPr>
        <w:t>同期</w:t>
      </w:r>
      <w:r w:rsidRPr="006D7BC2">
        <w:rPr>
          <w:rFonts w:eastAsia="標楷體"/>
        </w:rPr>
        <w:t>47</w:t>
      </w:r>
      <w:r w:rsidRPr="006D7BC2">
        <w:rPr>
          <w:rFonts w:eastAsia="標楷體" w:hint="eastAsia"/>
        </w:rPr>
        <w:t>萬</w:t>
      </w:r>
      <w:r w:rsidRPr="006D7BC2">
        <w:rPr>
          <w:rFonts w:eastAsia="標楷體"/>
        </w:rPr>
        <w:t>929</w:t>
      </w:r>
      <w:r w:rsidRPr="006D7BC2">
        <w:rPr>
          <w:rFonts w:eastAsia="標楷體" w:hint="eastAsia"/>
        </w:rPr>
        <w:t>度，成長約</w:t>
      </w:r>
      <w:r w:rsidRPr="006D7BC2">
        <w:rPr>
          <w:rFonts w:eastAsia="標楷體"/>
        </w:rPr>
        <w:t>2.9%</w:t>
      </w:r>
      <w:r w:rsidRPr="006D7BC2">
        <w:rPr>
          <w:rFonts w:eastAsia="標楷體" w:hint="eastAsia"/>
        </w:rPr>
        <w:t>。究其原因雖兩年度</w:t>
      </w:r>
      <w:r w:rsidRPr="006D7BC2">
        <w:rPr>
          <w:rFonts w:eastAsia="標楷體"/>
        </w:rPr>
        <w:t>1</w:t>
      </w:r>
      <w:r w:rsidRPr="006D7BC2">
        <w:rPr>
          <w:rFonts w:eastAsia="標楷體" w:hint="eastAsia"/>
        </w:rPr>
        <w:t>月均歷春節，惟查</w:t>
      </w:r>
      <w:r w:rsidRPr="006D7BC2">
        <w:rPr>
          <w:rFonts w:eastAsia="標楷體"/>
        </w:rPr>
        <w:t>112</w:t>
      </w:r>
      <w:r w:rsidRPr="006D7BC2">
        <w:rPr>
          <w:rFonts w:eastAsia="標楷體" w:hint="eastAsia"/>
        </w:rPr>
        <w:t>年度</w:t>
      </w:r>
      <w:r w:rsidRPr="006D7BC2">
        <w:rPr>
          <w:rFonts w:eastAsia="標楷體"/>
        </w:rPr>
        <w:t>3</w:t>
      </w:r>
      <w:r w:rsidRPr="006D7BC2">
        <w:rPr>
          <w:rFonts w:eastAsia="標楷體" w:hint="eastAsia"/>
        </w:rPr>
        <w:t>月前尚有口罩令，致使當年度國人針對大眾場域尚仍卻步，會議活動也多採線上辦理；而</w:t>
      </w:r>
      <w:r w:rsidRPr="006D7BC2">
        <w:rPr>
          <w:rFonts w:eastAsia="標楷體" w:hint="eastAsia"/>
        </w:rPr>
        <w:t>1</w:t>
      </w:r>
      <w:r w:rsidRPr="006D7BC2">
        <w:rPr>
          <w:rFonts w:eastAsia="標楷體"/>
        </w:rPr>
        <w:t>14</w:t>
      </w:r>
      <w:r w:rsidRPr="006D7BC2">
        <w:rPr>
          <w:rFonts w:eastAsia="標楷體" w:hint="eastAsia"/>
        </w:rPr>
        <w:t>年度館內活動包括印象展、機器人競賽</w:t>
      </w:r>
      <w:r w:rsidRPr="006D7BC2">
        <w:rPr>
          <w:rFonts w:eastAsia="標楷體"/>
        </w:rPr>
        <w:t>…</w:t>
      </w:r>
      <w:r w:rsidRPr="006D7BC2">
        <w:rPr>
          <w:rFonts w:eastAsia="標楷體" w:hint="eastAsia"/>
        </w:rPr>
        <w:t>等不勝枚舉，且春節期間均有延長開館時段</w:t>
      </w:r>
      <w:r w:rsidRPr="006D7BC2">
        <w:rPr>
          <w:rFonts w:eastAsia="標楷體"/>
        </w:rPr>
        <w:t>1</w:t>
      </w:r>
      <w:r w:rsidRPr="006D7BC2">
        <w:rPr>
          <w:rFonts w:eastAsia="標楷體" w:hint="eastAsia"/>
        </w:rPr>
        <w:t>小時，在以上因素疊加下，北館仍勉力維持負成長</w:t>
      </w:r>
      <w:r w:rsidRPr="006D7BC2">
        <w:rPr>
          <w:rFonts w:eastAsia="標楷體"/>
        </w:rPr>
        <w:t>600</w:t>
      </w:r>
      <w:r w:rsidRPr="006D7BC2">
        <w:rPr>
          <w:rFonts w:eastAsia="標楷體" w:hint="eastAsia"/>
        </w:rPr>
        <w:t>度；惟南館增加</w:t>
      </w:r>
      <w:r w:rsidRPr="006D7BC2">
        <w:rPr>
          <w:rFonts w:eastAsia="標楷體"/>
        </w:rPr>
        <w:t>1</w:t>
      </w:r>
      <w:r w:rsidRPr="006D7BC2">
        <w:rPr>
          <w:rFonts w:eastAsia="標楷體" w:hint="eastAsia"/>
        </w:rPr>
        <w:t>萬</w:t>
      </w:r>
      <w:r w:rsidRPr="006D7BC2">
        <w:rPr>
          <w:rFonts w:eastAsia="標楷體"/>
        </w:rPr>
        <w:t>4,335</w:t>
      </w:r>
      <w:r w:rsidRPr="006D7BC2">
        <w:rPr>
          <w:rFonts w:eastAsia="標楷體" w:hint="eastAsia"/>
        </w:rPr>
        <w:t>度，致使全館用電微增。本案並節電計畫小組</w:t>
      </w:r>
      <w:r w:rsidRPr="006D7BC2">
        <w:rPr>
          <w:rFonts w:eastAsia="標楷體" w:hint="eastAsia"/>
        </w:rPr>
        <w:t>2</w:t>
      </w:r>
      <w:r w:rsidRPr="006D7BC2">
        <w:rPr>
          <w:rFonts w:eastAsia="標楷體" w:hint="eastAsia"/>
        </w:rPr>
        <w:t>月</w:t>
      </w:r>
      <w:r w:rsidRPr="006D7BC2">
        <w:rPr>
          <w:rFonts w:eastAsia="標楷體" w:hint="eastAsia"/>
        </w:rPr>
        <w:t>7</w:t>
      </w:r>
      <w:r w:rsidRPr="006D7BC2">
        <w:rPr>
          <w:rFonts w:eastAsia="標楷體" w:hint="eastAsia"/>
        </w:rPr>
        <w:t>日第一次每周會議辦理檢討陳核中。</w:t>
      </w:r>
    </w:p>
    <w:p w14:paraId="796C20A5" w14:textId="77777777" w:rsidR="00E72840" w:rsidRPr="006D7BC2" w:rsidRDefault="00E72840" w:rsidP="00B213FE">
      <w:pPr>
        <w:pStyle w:val="aff9"/>
        <w:numPr>
          <w:ilvl w:val="1"/>
          <w:numId w:val="72"/>
        </w:numPr>
        <w:spacing w:line="360" w:lineRule="exact"/>
        <w:ind w:leftChars="0" w:left="1134" w:hanging="654"/>
        <w:jc w:val="both"/>
        <w:rPr>
          <w:rFonts w:eastAsia="標楷體"/>
        </w:rPr>
      </w:pPr>
      <w:r w:rsidRPr="006D7BC2">
        <w:rPr>
          <w:rFonts w:eastAsia="標楷體" w:hint="eastAsia"/>
        </w:rPr>
        <w:t>中控室通報異常後續處理情形，詳附表</w:t>
      </w:r>
      <w:r w:rsidRPr="006D7BC2">
        <w:rPr>
          <w:rFonts w:eastAsia="標楷體"/>
        </w:rPr>
        <w:t>11</w:t>
      </w:r>
      <w:r w:rsidRPr="006D7BC2">
        <w:rPr>
          <w:rFonts w:eastAsia="標楷體" w:hint="eastAsia"/>
        </w:rPr>
        <w:t>。</w:t>
      </w:r>
      <w:r w:rsidRPr="006D7BC2">
        <w:rPr>
          <w:rFonts w:eastAsia="標楷體" w:hint="eastAsia"/>
        </w:rPr>
        <w:t>(</w:t>
      </w:r>
      <w:r w:rsidRPr="006D7BC2">
        <w:rPr>
          <w:rFonts w:eastAsia="標楷體" w:hint="eastAsia"/>
        </w:rPr>
        <w:t>智慧節能部分</w:t>
      </w:r>
      <w:r w:rsidRPr="006D7BC2">
        <w:rPr>
          <w:rFonts w:eastAsia="標楷體" w:hint="eastAsia"/>
        </w:rPr>
        <w:t>)</w:t>
      </w:r>
    </w:p>
    <w:p w14:paraId="442D4098" w14:textId="77777777" w:rsidR="00E72840" w:rsidRPr="006D7BC2" w:rsidRDefault="00E72840" w:rsidP="00B213FE">
      <w:pPr>
        <w:pStyle w:val="aff9"/>
        <w:numPr>
          <w:ilvl w:val="0"/>
          <w:numId w:val="72"/>
        </w:numPr>
        <w:tabs>
          <w:tab w:val="left" w:pos="3261"/>
        </w:tabs>
        <w:spacing w:line="360" w:lineRule="exact"/>
        <w:ind w:leftChars="0" w:left="510" w:hanging="510"/>
        <w:jc w:val="both"/>
        <w:rPr>
          <w:rFonts w:eastAsia="標楷體"/>
        </w:rPr>
      </w:pPr>
      <w:r w:rsidRPr="006D7BC2">
        <w:rPr>
          <w:rFonts w:eastAsia="標楷體" w:hint="eastAsia"/>
        </w:rPr>
        <w:t>資訊作業小組業務報告</w:t>
      </w:r>
    </w:p>
    <w:p w14:paraId="1713DB5E" w14:textId="77777777" w:rsidR="00E72840" w:rsidRPr="006D7BC2" w:rsidRDefault="00E72840" w:rsidP="00B213FE">
      <w:pPr>
        <w:pStyle w:val="aff9"/>
        <w:numPr>
          <w:ilvl w:val="1"/>
          <w:numId w:val="72"/>
        </w:numPr>
        <w:spacing w:line="360" w:lineRule="exact"/>
        <w:ind w:leftChars="0" w:left="1134" w:hanging="654"/>
        <w:jc w:val="both"/>
        <w:rPr>
          <w:rFonts w:eastAsia="標楷體"/>
        </w:rPr>
      </w:pPr>
      <w:r w:rsidRPr="006D7BC2">
        <w:rPr>
          <w:rFonts w:eastAsia="標楷體" w:hint="eastAsia"/>
        </w:rPr>
        <w:t>個人資料保護與資訊安全管理系統推動辦理情形</w:t>
      </w:r>
    </w:p>
    <w:p w14:paraId="6FD357F2" w14:textId="77777777" w:rsidR="00E72840" w:rsidRPr="006D7BC2" w:rsidRDefault="00E72840" w:rsidP="00E72840">
      <w:pPr>
        <w:pStyle w:val="aff9"/>
        <w:spacing w:line="360" w:lineRule="exact"/>
        <w:ind w:leftChars="0" w:left="1134"/>
        <w:jc w:val="both"/>
        <w:rPr>
          <w:rFonts w:eastAsia="標楷體"/>
        </w:rPr>
      </w:pPr>
      <w:r w:rsidRPr="006D7BC2">
        <w:rPr>
          <w:rFonts w:eastAsia="標楷體" w:hint="eastAsia"/>
        </w:rPr>
        <w:t>2</w:t>
      </w:r>
      <w:r w:rsidRPr="006D7BC2">
        <w:rPr>
          <w:rFonts w:eastAsia="標楷體" w:hint="eastAsia"/>
        </w:rPr>
        <w:t>月</w:t>
      </w:r>
      <w:r w:rsidRPr="006D7BC2">
        <w:rPr>
          <w:rFonts w:eastAsia="標楷體" w:hint="eastAsia"/>
        </w:rPr>
        <w:t>4</w:t>
      </w:r>
      <w:r w:rsidRPr="006D7BC2">
        <w:rPr>
          <w:rFonts w:eastAsia="標楷體" w:hint="eastAsia"/>
        </w:rPr>
        <w:t>日簽准以共同供應契約辦理「個人資料保護與資訊安全管理系統委託輔導暨申辦驗證服務案」。</w:t>
      </w:r>
    </w:p>
    <w:p w14:paraId="19E1E4F7" w14:textId="77777777" w:rsidR="00E72840" w:rsidRPr="006D7BC2" w:rsidRDefault="00E72840" w:rsidP="00B213FE">
      <w:pPr>
        <w:pStyle w:val="aff9"/>
        <w:numPr>
          <w:ilvl w:val="1"/>
          <w:numId w:val="72"/>
        </w:numPr>
        <w:spacing w:line="360" w:lineRule="exact"/>
        <w:ind w:leftChars="0" w:left="1134" w:hanging="654"/>
        <w:jc w:val="both"/>
        <w:rPr>
          <w:rFonts w:eastAsia="標楷體"/>
        </w:rPr>
      </w:pPr>
      <w:r w:rsidRPr="006D7BC2">
        <w:rPr>
          <w:rFonts w:eastAsia="標楷體" w:hint="eastAsia"/>
        </w:rPr>
        <w:t>健全公文代理制度，設計公文系統與差勤系統連動代理設定作業辦理情形</w:t>
      </w:r>
    </w:p>
    <w:p w14:paraId="0A198990" w14:textId="77777777" w:rsidR="00E72840" w:rsidRPr="006D7BC2" w:rsidRDefault="00E72840" w:rsidP="00E72840">
      <w:pPr>
        <w:pStyle w:val="aff9"/>
        <w:spacing w:line="360" w:lineRule="exact"/>
        <w:ind w:leftChars="0" w:left="1134"/>
        <w:jc w:val="both"/>
        <w:rPr>
          <w:rFonts w:eastAsia="標楷體"/>
        </w:rPr>
      </w:pPr>
      <w:r w:rsidRPr="006D7BC2">
        <w:rPr>
          <w:rFonts w:eastAsia="標楷體" w:hint="eastAsia"/>
        </w:rPr>
        <w:t>考量公文系統與差勤系統屬分屬獨立系統，藉由開發</w:t>
      </w:r>
      <w:r w:rsidRPr="006D7BC2">
        <w:rPr>
          <w:rFonts w:eastAsia="標楷體"/>
        </w:rPr>
        <w:t>PowerShell</w:t>
      </w:r>
      <w:r w:rsidRPr="006D7BC2">
        <w:rPr>
          <w:rFonts w:eastAsia="標楷體" w:hint="eastAsia"/>
        </w:rPr>
        <w:t>批次程式，判斷差勤系統之請假人，如未於公文系統設定代理，批次程式將依據差勤系統請假人之代理人資訊，自動將公文系統協助請假人設定代理作業並電子郵件通知代理人，目前測試資訊小組同仁系統運作正常，本項功能預計</w:t>
      </w:r>
      <w:r w:rsidRPr="006D7BC2">
        <w:rPr>
          <w:rFonts w:eastAsia="標楷體"/>
        </w:rPr>
        <w:t>2</w:t>
      </w:r>
      <w:r w:rsidRPr="006D7BC2">
        <w:rPr>
          <w:rFonts w:eastAsia="標楷體" w:hint="eastAsia"/>
        </w:rPr>
        <w:t>月底前全館同仁適用。</w:t>
      </w:r>
    </w:p>
    <w:p w14:paraId="10BF04C6" w14:textId="77777777" w:rsidR="00E72840" w:rsidRPr="006D7BC2" w:rsidRDefault="00E72840" w:rsidP="00B213FE">
      <w:pPr>
        <w:pStyle w:val="aff9"/>
        <w:numPr>
          <w:ilvl w:val="0"/>
          <w:numId w:val="72"/>
        </w:numPr>
        <w:tabs>
          <w:tab w:val="left" w:pos="3261"/>
        </w:tabs>
        <w:spacing w:line="360" w:lineRule="exact"/>
        <w:ind w:leftChars="0" w:left="510" w:hanging="510"/>
        <w:jc w:val="both"/>
        <w:rPr>
          <w:rFonts w:eastAsia="標楷體"/>
        </w:rPr>
      </w:pPr>
      <w:r w:rsidRPr="006D7BC2">
        <w:rPr>
          <w:rFonts w:eastAsia="標楷體" w:hint="eastAsia"/>
        </w:rPr>
        <w:t>綜合業務</w:t>
      </w:r>
    </w:p>
    <w:p w14:paraId="0B26E0E5" w14:textId="77777777" w:rsidR="00E72840" w:rsidRPr="006D7BC2" w:rsidRDefault="00E72840" w:rsidP="00B213FE">
      <w:pPr>
        <w:pStyle w:val="aff9"/>
        <w:numPr>
          <w:ilvl w:val="1"/>
          <w:numId w:val="72"/>
        </w:numPr>
        <w:spacing w:line="360" w:lineRule="exact"/>
        <w:ind w:leftChars="0" w:left="1134" w:hanging="654"/>
        <w:jc w:val="both"/>
        <w:rPr>
          <w:rFonts w:eastAsia="標楷體"/>
        </w:rPr>
      </w:pPr>
      <w:ins w:id="25" w:author="蔡咏霖" w:date="2025-02-06T09:30:00Z">
        <w:r w:rsidRPr="006D7BC2">
          <w:rPr>
            <w:rFonts w:eastAsia="標楷體" w:hint="eastAsia"/>
          </w:rPr>
          <w:t>2</w:t>
        </w:r>
        <w:r w:rsidRPr="006D7BC2">
          <w:rPr>
            <w:rFonts w:eastAsia="標楷體" w:hint="eastAsia"/>
          </w:rPr>
          <w:t>月</w:t>
        </w:r>
        <w:r w:rsidRPr="006D7BC2">
          <w:rPr>
            <w:rFonts w:eastAsia="標楷體" w:hint="eastAsia"/>
          </w:rPr>
          <w:t>5</w:t>
        </w:r>
        <w:r w:rsidRPr="006D7BC2">
          <w:rPr>
            <w:rFonts w:eastAsia="標楷體" w:hint="eastAsia"/>
          </w:rPr>
          <w:t>日公告全館</w:t>
        </w:r>
        <w:r w:rsidRPr="006D7BC2">
          <w:rPr>
            <w:rFonts w:eastAsia="標楷體" w:hint="eastAsia"/>
          </w:rPr>
          <w:t>114</w:t>
        </w:r>
        <w:r w:rsidRPr="006D7BC2">
          <w:rPr>
            <w:rFonts w:eastAsia="標楷體" w:hint="eastAsia"/>
          </w:rPr>
          <w:t>年館務會報期程調整，一般館務會報調整為每月</w:t>
        </w:r>
        <w:r w:rsidRPr="006D7BC2">
          <w:rPr>
            <w:rFonts w:eastAsia="標楷體" w:hint="eastAsia"/>
          </w:rPr>
          <w:t>1</w:t>
        </w:r>
        <w:r w:rsidRPr="006D7BC2">
          <w:rPr>
            <w:rFonts w:eastAsia="標楷體" w:hint="eastAsia"/>
          </w:rPr>
          <w:t>次，擴大館務會報維持每季</w:t>
        </w:r>
        <w:r w:rsidRPr="006D7BC2">
          <w:rPr>
            <w:rFonts w:eastAsia="標楷體" w:hint="eastAsia"/>
          </w:rPr>
          <w:t>1</w:t>
        </w:r>
        <w:r w:rsidRPr="006D7BC2">
          <w:rPr>
            <w:rFonts w:eastAsia="標楷體" w:hint="eastAsia"/>
          </w:rPr>
          <w:t>次。</w:t>
        </w:r>
      </w:ins>
    </w:p>
    <w:p w14:paraId="6D8E772C" w14:textId="77777777" w:rsidR="00E72840" w:rsidRPr="006D7BC2" w:rsidRDefault="00E72840" w:rsidP="00B213FE">
      <w:pPr>
        <w:pStyle w:val="aff9"/>
        <w:numPr>
          <w:ilvl w:val="0"/>
          <w:numId w:val="72"/>
        </w:numPr>
        <w:tabs>
          <w:tab w:val="left" w:pos="3261"/>
        </w:tabs>
        <w:spacing w:line="360" w:lineRule="exact"/>
        <w:ind w:leftChars="0" w:left="510" w:hanging="510"/>
        <w:jc w:val="both"/>
        <w:rPr>
          <w:rFonts w:eastAsia="標楷體"/>
        </w:rPr>
      </w:pPr>
      <w:r w:rsidRPr="006D7BC2">
        <w:rPr>
          <w:rFonts w:eastAsia="標楷體"/>
        </w:rPr>
        <w:t>其他自行列管案</w:t>
      </w:r>
      <w:r w:rsidRPr="006D7BC2">
        <w:rPr>
          <w:rFonts w:eastAsia="標楷體" w:hint="eastAsia"/>
        </w:rPr>
        <w:t>共</w:t>
      </w:r>
      <w:r w:rsidRPr="006D7BC2">
        <w:rPr>
          <w:rFonts w:eastAsia="標楷體"/>
        </w:rPr>
        <w:t>5</w:t>
      </w:r>
      <w:r w:rsidRPr="006D7BC2">
        <w:rPr>
          <w:rFonts w:eastAsia="標楷體" w:hint="eastAsia"/>
        </w:rPr>
        <w:t>案，詳附表</w:t>
      </w:r>
      <w:r w:rsidRPr="006D7BC2">
        <w:rPr>
          <w:rFonts w:eastAsia="標楷體"/>
        </w:rPr>
        <w:t>12</w:t>
      </w:r>
      <w:r w:rsidRPr="006D7BC2">
        <w:rPr>
          <w:rFonts w:eastAsia="標楷體" w:hint="eastAsia"/>
        </w:rPr>
        <w:t>。</w:t>
      </w:r>
    </w:p>
    <w:p w14:paraId="0D7EC5DA" w14:textId="77777777" w:rsidR="00E72840" w:rsidRPr="006D7BC2" w:rsidRDefault="00E72840" w:rsidP="00B213FE">
      <w:pPr>
        <w:pStyle w:val="aff9"/>
        <w:numPr>
          <w:ilvl w:val="0"/>
          <w:numId w:val="72"/>
        </w:numPr>
        <w:tabs>
          <w:tab w:val="left" w:pos="3261"/>
        </w:tabs>
        <w:spacing w:line="360" w:lineRule="exact"/>
        <w:ind w:leftChars="0" w:left="510" w:hanging="510"/>
        <w:jc w:val="both"/>
        <w:rPr>
          <w:rFonts w:eastAsia="標楷體"/>
        </w:rPr>
      </w:pPr>
      <w:bookmarkStart w:id="26" w:name="_Hlk190272848"/>
      <w:r w:rsidRPr="006D7BC2">
        <w:rPr>
          <w:rFonts w:eastAsia="標楷體" w:hint="eastAsia"/>
        </w:rPr>
        <w:t>本室執行教育部計畫</w:t>
      </w:r>
      <w:bookmarkEnd w:id="26"/>
      <w:r w:rsidRPr="006D7BC2">
        <w:rPr>
          <w:rFonts w:eastAsia="標楷體" w:hint="eastAsia"/>
        </w:rPr>
        <w:t>有</w:t>
      </w:r>
      <w:r w:rsidRPr="006D7BC2">
        <w:rPr>
          <w:rFonts w:eastAsia="標楷體" w:hint="eastAsia"/>
        </w:rPr>
        <w:t>7</w:t>
      </w:r>
      <w:r w:rsidRPr="006D7BC2">
        <w:rPr>
          <w:rFonts w:eastAsia="標楷體" w:hint="eastAsia"/>
        </w:rPr>
        <w:t>案進行中，進度詳附表</w:t>
      </w:r>
      <w:r w:rsidRPr="006D7BC2">
        <w:rPr>
          <w:rFonts w:eastAsia="標楷體" w:hint="eastAsia"/>
        </w:rPr>
        <w:t>1</w:t>
      </w:r>
      <w:r w:rsidRPr="006D7BC2">
        <w:rPr>
          <w:rFonts w:eastAsia="標楷體"/>
        </w:rPr>
        <w:t>3</w:t>
      </w:r>
      <w:r w:rsidRPr="006D7BC2">
        <w:rPr>
          <w:rFonts w:eastAsia="標楷體" w:hint="eastAsia"/>
        </w:rPr>
        <w:t>。</w:t>
      </w:r>
    </w:p>
    <w:tbl>
      <w:tblPr>
        <w:tblW w:w="8651" w:type="dxa"/>
        <w:jc w:val="center"/>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2686"/>
        <w:gridCol w:w="4536"/>
        <w:gridCol w:w="1429"/>
      </w:tblGrid>
      <w:tr w:rsidR="00E72840" w:rsidRPr="006D7BC2" w14:paraId="64300CE4" w14:textId="77777777" w:rsidTr="00E72840">
        <w:trPr>
          <w:tblHeader/>
          <w:jc w:val="center"/>
        </w:trPr>
        <w:tc>
          <w:tcPr>
            <w:tcW w:w="8651" w:type="dxa"/>
            <w:gridSpan w:val="3"/>
            <w:tcBorders>
              <w:top w:val="single" w:sz="6" w:space="0" w:color="auto"/>
              <w:left w:val="single" w:sz="6" w:space="0" w:color="auto"/>
              <w:bottom w:val="single" w:sz="6" w:space="0" w:color="auto"/>
              <w:right w:val="single" w:sz="6" w:space="0" w:color="auto"/>
            </w:tcBorders>
            <w:shd w:val="clear" w:color="auto" w:fill="FFFF00"/>
            <w:vAlign w:val="center"/>
          </w:tcPr>
          <w:p w14:paraId="53790134" w14:textId="77777777" w:rsidR="00E72840" w:rsidRPr="006D7BC2" w:rsidRDefault="00E72840" w:rsidP="00051594">
            <w:pPr>
              <w:jc w:val="center"/>
              <w:rPr>
                <w:rFonts w:eastAsia="標楷體"/>
                <w:sz w:val="20"/>
                <w:szCs w:val="24"/>
              </w:rPr>
            </w:pPr>
            <w:r w:rsidRPr="006D7BC2">
              <w:rPr>
                <w:rFonts w:eastAsia="標楷體" w:hint="eastAsia"/>
              </w:rPr>
              <w:t>附表</w:t>
            </w:r>
            <w:r w:rsidRPr="006D7BC2">
              <w:rPr>
                <w:rFonts w:eastAsia="標楷體" w:hint="eastAsia"/>
              </w:rPr>
              <w:t>1</w:t>
            </w:r>
            <w:r w:rsidRPr="006D7BC2">
              <w:rPr>
                <w:rFonts w:eastAsia="標楷體"/>
              </w:rPr>
              <w:t>3-</w:t>
            </w:r>
            <w:r w:rsidRPr="006D7BC2">
              <w:rPr>
                <w:rFonts w:eastAsia="標楷體" w:hint="eastAsia"/>
              </w:rPr>
              <w:t>執行教育部計畫進度</w:t>
            </w:r>
          </w:p>
        </w:tc>
      </w:tr>
      <w:tr w:rsidR="00E72840" w:rsidRPr="006D7BC2" w14:paraId="34B54F59" w14:textId="77777777" w:rsidTr="00E72840">
        <w:trPr>
          <w:tblHeader/>
          <w:jc w:val="center"/>
        </w:trPr>
        <w:tc>
          <w:tcPr>
            <w:tcW w:w="2686" w:type="dxa"/>
            <w:tcBorders>
              <w:top w:val="single" w:sz="6" w:space="0" w:color="auto"/>
              <w:left w:val="single" w:sz="6" w:space="0" w:color="auto"/>
              <w:bottom w:val="single" w:sz="6" w:space="0" w:color="auto"/>
              <w:right w:val="single" w:sz="6" w:space="0" w:color="auto"/>
            </w:tcBorders>
            <w:shd w:val="clear" w:color="auto" w:fill="EEECE1" w:themeFill="background2"/>
            <w:vAlign w:val="center"/>
            <w:hideMark/>
          </w:tcPr>
          <w:p w14:paraId="226B8157" w14:textId="77777777" w:rsidR="00E72840" w:rsidRPr="006D7BC2" w:rsidRDefault="00E72840" w:rsidP="00051594">
            <w:pPr>
              <w:jc w:val="center"/>
              <w:rPr>
                <w:rFonts w:eastAsia="標楷體"/>
                <w:sz w:val="22"/>
                <w:szCs w:val="24"/>
              </w:rPr>
            </w:pPr>
            <w:r w:rsidRPr="006D7BC2">
              <w:rPr>
                <w:rFonts w:eastAsia="標楷體" w:hint="eastAsia"/>
                <w:sz w:val="22"/>
                <w:szCs w:val="24"/>
              </w:rPr>
              <w:t>計畫名稱</w:t>
            </w:r>
          </w:p>
        </w:tc>
        <w:tc>
          <w:tcPr>
            <w:tcW w:w="4536" w:type="dxa"/>
            <w:tcBorders>
              <w:top w:val="single" w:sz="6" w:space="0" w:color="auto"/>
              <w:left w:val="single" w:sz="6" w:space="0" w:color="auto"/>
              <w:bottom w:val="single" w:sz="6" w:space="0" w:color="auto"/>
              <w:right w:val="single" w:sz="6" w:space="0" w:color="auto"/>
            </w:tcBorders>
            <w:shd w:val="clear" w:color="auto" w:fill="EEECE1" w:themeFill="background2"/>
            <w:vAlign w:val="center"/>
          </w:tcPr>
          <w:p w14:paraId="114D9969" w14:textId="77777777" w:rsidR="00E72840" w:rsidRPr="006D7BC2" w:rsidRDefault="00E72840" w:rsidP="00051594">
            <w:pPr>
              <w:jc w:val="center"/>
              <w:rPr>
                <w:rFonts w:eastAsia="標楷體"/>
                <w:sz w:val="22"/>
                <w:szCs w:val="24"/>
              </w:rPr>
            </w:pPr>
            <w:r w:rsidRPr="006D7BC2">
              <w:rPr>
                <w:rFonts w:eastAsia="標楷體"/>
                <w:sz w:val="22"/>
                <w:szCs w:val="24"/>
              </w:rPr>
              <w:t>辦理情形</w:t>
            </w:r>
          </w:p>
        </w:tc>
        <w:tc>
          <w:tcPr>
            <w:tcW w:w="1429" w:type="dxa"/>
            <w:tcBorders>
              <w:top w:val="single" w:sz="6" w:space="0" w:color="auto"/>
              <w:left w:val="single" w:sz="6" w:space="0" w:color="auto"/>
              <w:bottom w:val="single" w:sz="6" w:space="0" w:color="auto"/>
              <w:right w:val="single" w:sz="6" w:space="0" w:color="auto"/>
            </w:tcBorders>
            <w:shd w:val="clear" w:color="auto" w:fill="EEECE1" w:themeFill="background2"/>
            <w:vAlign w:val="center"/>
            <w:hideMark/>
          </w:tcPr>
          <w:p w14:paraId="69030A76" w14:textId="77777777" w:rsidR="00E72840" w:rsidRPr="006D7BC2" w:rsidRDefault="00E72840" w:rsidP="00051594">
            <w:pPr>
              <w:jc w:val="center"/>
              <w:rPr>
                <w:rFonts w:eastAsia="標楷體"/>
                <w:sz w:val="22"/>
                <w:szCs w:val="24"/>
              </w:rPr>
            </w:pPr>
            <w:r w:rsidRPr="006D7BC2">
              <w:rPr>
                <w:rFonts w:eastAsia="標楷體"/>
                <w:sz w:val="20"/>
                <w:szCs w:val="24"/>
              </w:rPr>
              <w:t>計畫期程</w:t>
            </w:r>
          </w:p>
        </w:tc>
      </w:tr>
      <w:tr w:rsidR="00E72840" w:rsidRPr="006D7BC2" w14:paraId="7BCD4ED2" w14:textId="77777777" w:rsidTr="00E72840">
        <w:trPr>
          <w:jc w:val="center"/>
        </w:trPr>
        <w:tc>
          <w:tcPr>
            <w:tcW w:w="2686" w:type="dxa"/>
            <w:tcBorders>
              <w:top w:val="single" w:sz="6" w:space="0" w:color="auto"/>
              <w:left w:val="single" w:sz="6" w:space="0" w:color="auto"/>
              <w:bottom w:val="single" w:sz="6" w:space="0" w:color="auto"/>
              <w:right w:val="single" w:sz="6" w:space="0" w:color="auto"/>
            </w:tcBorders>
          </w:tcPr>
          <w:p w14:paraId="2AB1D430" w14:textId="77777777" w:rsidR="00E72840" w:rsidRPr="006D7BC2" w:rsidRDefault="00E72840" w:rsidP="00051594">
            <w:pPr>
              <w:rPr>
                <w:rFonts w:eastAsia="標楷體"/>
                <w:szCs w:val="24"/>
              </w:rPr>
            </w:pPr>
            <w:bookmarkStart w:id="27" w:name="_Hlk190277409"/>
            <w:r w:rsidRPr="006D7BC2">
              <w:rPr>
                <w:rFonts w:eastAsia="標楷體" w:hint="eastAsia"/>
              </w:rPr>
              <w:t>1</w:t>
            </w:r>
            <w:r w:rsidRPr="006D7BC2">
              <w:rPr>
                <w:rFonts w:eastAsia="標楷體"/>
              </w:rPr>
              <w:t>13</w:t>
            </w:r>
            <w:r w:rsidRPr="006D7BC2">
              <w:rPr>
                <w:rFonts w:eastAsia="標楷體" w:hint="eastAsia"/>
              </w:rPr>
              <w:t>年中程計畫</w:t>
            </w:r>
            <w:r w:rsidRPr="006D7BC2">
              <w:rPr>
                <w:rFonts w:eastAsia="標楷體" w:hint="eastAsia"/>
              </w:rPr>
              <w:t>-</w:t>
            </w:r>
            <w:r w:rsidRPr="006D7BC2">
              <w:rPr>
                <w:rFonts w:eastAsia="標楷體" w:hint="eastAsia"/>
                <w:szCs w:val="24"/>
              </w:rPr>
              <w:t xml:space="preserve"> A</w:t>
            </w:r>
            <w:r w:rsidRPr="006D7BC2">
              <w:rPr>
                <w:rFonts w:eastAsia="標楷體" w:hint="eastAsia"/>
                <w:szCs w:val="24"/>
              </w:rPr>
              <w:t>區大廳空間桁架結構桿件變形補強工程</w:t>
            </w:r>
            <w:bookmarkEnd w:id="27"/>
          </w:p>
        </w:tc>
        <w:tc>
          <w:tcPr>
            <w:tcW w:w="4536" w:type="dxa"/>
            <w:tcBorders>
              <w:top w:val="single" w:sz="6" w:space="0" w:color="auto"/>
              <w:left w:val="single" w:sz="6" w:space="0" w:color="auto"/>
              <w:bottom w:val="single" w:sz="6" w:space="0" w:color="auto"/>
              <w:right w:val="single" w:sz="6" w:space="0" w:color="auto"/>
            </w:tcBorders>
          </w:tcPr>
          <w:p w14:paraId="0325FA87" w14:textId="2CCF8B27" w:rsidR="00E72840" w:rsidRPr="00A63A40" w:rsidRDefault="00830C60" w:rsidP="00051594">
            <w:pPr>
              <w:kinsoku w:val="0"/>
              <w:rPr>
                <w:rFonts w:eastAsia="標楷體"/>
                <w:szCs w:val="24"/>
                <w:highlight w:val="yellow"/>
              </w:rPr>
            </w:pPr>
            <w:r w:rsidRPr="00830C60">
              <w:rPr>
                <w:rFonts w:eastAsia="標楷體" w:hint="eastAsia"/>
                <w:szCs w:val="24"/>
              </w:rPr>
              <w:t>已報部奉核展延期程至</w:t>
            </w:r>
            <w:r w:rsidRPr="00830C60">
              <w:rPr>
                <w:rFonts w:eastAsia="標楷體" w:hint="eastAsia"/>
                <w:szCs w:val="24"/>
              </w:rPr>
              <w:t>114</w:t>
            </w:r>
            <w:r w:rsidRPr="00830C60">
              <w:rPr>
                <w:rFonts w:eastAsia="標楷體" w:hint="eastAsia"/>
                <w:szCs w:val="24"/>
              </w:rPr>
              <w:t>年</w:t>
            </w:r>
            <w:r w:rsidRPr="00830C60">
              <w:rPr>
                <w:rFonts w:eastAsia="標楷體" w:hint="eastAsia"/>
                <w:szCs w:val="24"/>
              </w:rPr>
              <w:t>6</w:t>
            </w:r>
            <w:r w:rsidRPr="00830C60">
              <w:rPr>
                <w:rFonts w:eastAsia="標楷體" w:hint="eastAsia"/>
                <w:szCs w:val="24"/>
              </w:rPr>
              <w:t>月</w:t>
            </w:r>
            <w:r w:rsidRPr="00830C60">
              <w:rPr>
                <w:rFonts w:eastAsia="標楷體" w:hint="eastAsia"/>
                <w:szCs w:val="24"/>
              </w:rPr>
              <w:t>30</w:t>
            </w:r>
            <w:r w:rsidRPr="00830C60">
              <w:rPr>
                <w:rFonts w:eastAsia="標楷體" w:hint="eastAsia"/>
                <w:szCs w:val="24"/>
              </w:rPr>
              <w:t>日，</w:t>
            </w:r>
            <w:r w:rsidRPr="00830C60">
              <w:rPr>
                <w:rFonts w:eastAsia="標楷體" w:hint="eastAsia"/>
                <w:szCs w:val="24"/>
              </w:rPr>
              <w:t>114</w:t>
            </w:r>
            <w:r w:rsidRPr="00830C60">
              <w:rPr>
                <w:rFonts w:eastAsia="標楷體" w:hint="eastAsia"/>
                <w:szCs w:val="24"/>
              </w:rPr>
              <w:t>年</w:t>
            </w:r>
            <w:r w:rsidRPr="00830C60">
              <w:rPr>
                <w:rFonts w:eastAsia="標楷體" w:hint="eastAsia"/>
                <w:szCs w:val="24"/>
              </w:rPr>
              <w:t>8</w:t>
            </w:r>
            <w:r w:rsidRPr="00830C60">
              <w:rPr>
                <w:rFonts w:eastAsia="標楷體" w:hint="eastAsia"/>
                <w:szCs w:val="24"/>
              </w:rPr>
              <w:t>月</w:t>
            </w:r>
            <w:r w:rsidRPr="00830C60">
              <w:rPr>
                <w:rFonts w:eastAsia="標楷體" w:hint="eastAsia"/>
                <w:szCs w:val="24"/>
              </w:rPr>
              <w:t>31</w:t>
            </w:r>
            <w:r w:rsidRPr="00830C60">
              <w:rPr>
                <w:rFonts w:eastAsia="標楷體" w:hint="eastAsia"/>
                <w:szCs w:val="24"/>
              </w:rPr>
              <w:t>日前報部核結。</w:t>
            </w:r>
            <w:r w:rsidRPr="00830C60">
              <w:rPr>
                <w:rFonts w:eastAsia="標楷體" w:hint="eastAsia"/>
                <w:szCs w:val="24"/>
              </w:rPr>
              <w:t>1</w:t>
            </w:r>
            <w:r w:rsidRPr="00830C60">
              <w:rPr>
                <w:rFonts w:eastAsia="標楷體" w:hint="eastAsia"/>
                <w:szCs w:val="24"/>
              </w:rPr>
              <w:t>月</w:t>
            </w:r>
            <w:r w:rsidRPr="00830C60">
              <w:rPr>
                <w:rFonts w:eastAsia="標楷體" w:hint="eastAsia"/>
                <w:szCs w:val="24"/>
              </w:rPr>
              <w:t>24</w:t>
            </w:r>
            <w:r w:rsidRPr="00830C60">
              <w:rPr>
                <w:rFonts w:eastAsia="標楷體" w:hint="eastAsia"/>
                <w:szCs w:val="24"/>
              </w:rPr>
              <w:t>日申報竣工，</w:t>
            </w:r>
            <w:r w:rsidRPr="00830C60">
              <w:rPr>
                <w:rFonts w:eastAsia="標楷體" w:hint="eastAsia"/>
                <w:szCs w:val="24"/>
              </w:rPr>
              <w:t>2</w:t>
            </w:r>
            <w:r w:rsidRPr="00830C60">
              <w:rPr>
                <w:rFonts w:eastAsia="標楷體" w:hint="eastAsia"/>
                <w:szCs w:val="24"/>
              </w:rPr>
              <w:t>月</w:t>
            </w:r>
            <w:r w:rsidRPr="00830C60">
              <w:rPr>
                <w:rFonts w:eastAsia="標楷體" w:hint="eastAsia"/>
                <w:szCs w:val="24"/>
              </w:rPr>
              <w:t>12</w:t>
            </w:r>
            <w:r w:rsidRPr="00830C60">
              <w:rPr>
                <w:rFonts w:eastAsia="標楷體" w:hint="eastAsia"/>
                <w:szCs w:val="24"/>
              </w:rPr>
              <w:t>日驗收通過。</w:t>
            </w:r>
          </w:p>
        </w:tc>
        <w:tc>
          <w:tcPr>
            <w:tcW w:w="1429" w:type="dxa"/>
            <w:tcBorders>
              <w:top w:val="single" w:sz="6" w:space="0" w:color="auto"/>
              <w:left w:val="single" w:sz="6" w:space="0" w:color="auto"/>
              <w:bottom w:val="single" w:sz="6" w:space="0" w:color="auto"/>
              <w:right w:val="single" w:sz="6" w:space="0" w:color="auto"/>
            </w:tcBorders>
          </w:tcPr>
          <w:p w14:paraId="6308AC49" w14:textId="77777777" w:rsidR="00E72840" w:rsidRPr="006D7BC2" w:rsidRDefault="00E72840" w:rsidP="00051594">
            <w:pPr>
              <w:rPr>
                <w:rFonts w:eastAsia="標楷體"/>
              </w:rPr>
            </w:pPr>
            <w:r w:rsidRPr="006D7BC2">
              <w:rPr>
                <w:rFonts w:eastAsia="標楷體" w:hint="eastAsia"/>
              </w:rPr>
              <w:t>11</w:t>
            </w:r>
            <w:r w:rsidRPr="006D7BC2">
              <w:rPr>
                <w:rFonts w:eastAsia="標楷體"/>
              </w:rPr>
              <w:t>3</w:t>
            </w:r>
            <w:r w:rsidRPr="006D7BC2">
              <w:rPr>
                <w:rFonts w:eastAsia="標楷體" w:hint="eastAsia"/>
              </w:rPr>
              <w:t>/0</w:t>
            </w:r>
            <w:r w:rsidRPr="006D7BC2">
              <w:rPr>
                <w:rFonts w:eastAsia="標楷體"/>
              </w:rPr>
              <w:t>6</w:t>
            </w:r>
            <w:r w:rsidRPr="006D7BC2">
              <w:rPr>
                <w:rFonts w:eastAsia="標楷體" w:hint="eastAsia"/>
              </w:rPr>
              <w:t>/01</w:t>
            </w:r>
          </w:p>
          <w:p w14:paraId="5EC662E8" w14:textId="77777777" w:rsidR="00E72840" w:rsidRPr="006D7BC2" w:rsidRDefault="00E72840" w:rsidP="00051594">
            <w:pPr>
              <w:rPr>
                <w:rFonts w:eastAsia="標楷體"/>
                <w:szCs w:val="24"/>
              </w:rPr>
            </w:pPr>
            <w:r w:rsidRPr="006D7BC2">
              <w:rPr>
                <w:rFonts w:eastAsia="標楷體" w:hint="eastAsia"/>
              </w:rPr>
              <w:t>-1</w:t>
            </w:r>
            <w:r w:rsidRPr="006D7BC2">
              <w:rPr>
                <w:rFonts w:eastAsia="標楷體"/>
              </w:rPr>
              <w:t>14/06/30</w:t>
            </w:r>
          </w:p>
        </w:tc>
      </w:tr>
      <w:tr w:rsidR="00E72840" w:rsidRPr="006D7BC2" w14:paraId="10C1F972" w14:textId="77777777" w:rsidTr="00E72840">
        <w:trPr>
          <w:jc w:val="center"/>
        </w:trPr>
        <w:tc>
          <w:tcPr>
            <w:tcW w:w="2686" w:type="dxa"/>
            <w:tcBorders>
              <w:top w:val="single" w:sz="6" w:space="0" w:color="auto"/>
              <w:left w:val="single" w:sz="6" w:space="0" w:color="auto"/>
              <w:bottom w:val="single" w:sz="6" w:space="0" w:color="auto"/>
              <w:right w:val="single" w:sz="6" w:space="0" w:color="auto"/>
            </w:tcBorders>
          </w:tcPr>
          <w:p w14:paraId="0E55C7C0" w14:textId="77777777" w:rsidR="00E72840" w:rsidRPr="006D7BC2" w:rsidRDefault="00E72840" w:rsidP="00051594">
            <w:pPr>
              <w:rPr>
                <w:rFonts w:eastAsia="標楷體"/>
                <w:szCs w:val="24"/>
              </w:rPr>
            </w:pPr>
            <w:r w:rsidRPr="006D7BC2">
              <w:rPr>
                <w:rFonts w:eastAsia="標楷體" w:hint="eastAsia"/>
                <w:szCs w:val="24"/>
              </w:rPr>
              <w:t>淨零專案</w:t>
            </w:r>
            <w:r w:rsidRPr="006D7BC2">
              <w:rPr>
                <w:rFonts w:eastAsia="標楷體" w:hint="eastAsia"/>
                <w:szCs w:val="24"/>
              </w:rPr>
              <w:t>-</w:t>
            </w:r>
            <w:r w:rsidRPr="006D7BC2">
              <w:rPr>
                <w:rFonts w:eastAsia="標楷體" w:hint="eastAsia"/>
                <w:szCs w:val="24"/>
              </w:rPr>
              <w:t>節能改善計畫</w:t>
            </w:r>
          </w:p>
        </w:tc>
        <w:tc>
          <w:tcPr>
            <w:tcW w:w="4536" w:type="dxa"/>
            <w:tcBorders>
              <w:top w:val="single" w:sz="6" w:space="0" w:color="auto"/>
              <w:left w:val="single" w:sz="6" w:space="0" w:color="auto"/>
              <w:bottom w:val="single" w:sz="6" w:space="0" w:color="auto"/>
              <w:right w:val="single" w:sz="6" w:space="0" w:color="auto"/>
            </w:tcBorders>
          </w:tcPr>
          <w:p w14:paraId="0BDCD52A" w14:textId="77777777" w:rsidR="00E72840" w:rsidRPr="006D7BC2" w:rsidRDefault="00E72840" w:rsidP="00051594">
            <w:pPr>
              <w:rPr>
                <w:rFonts w:eastAsia="標楷體"/>
                <w:szCs w:val="24"/>
              </w:rPr>
            </w:pPr>
            <w:r w:rsidRPr="006D7BC2">
              <w:rPr>
                <w:rFonts w:eastAsia="標楷體" w:hint="eastAsia"/>
                <w:szCs w:val="24"/>
              </w:rPr>
              <w:t>IB-3</w:t>
            </w:r>
            <w:r w:rsidRPr="006D7BC2">
              <w:rPr>
                <w:rFonts w:eastAsia="標楷體" w:hint="eastAsia"/>
                <w:szCs w:val="24"/>
              </w:rPr>
              <w:t>壓縮機整修</w:t>
            </w:r>
            <w:r w:rsidRPr="006D7BC2">
              <w:rPr>
                <w:rFonts w:eastAsia="標楷體" w:hint="eastAsia"/>
                <w:szCs w:val="24"/>
              </w:rPr>
              <w:t>80%</w:t>
            </w:r>
          </w:p>
          <w:p w14:paraId="31EA5984" w14:textId="77777777" w:rsidR="00E72840" w:rsidRPr="006D7BC2" w:rsidRDefault="00E72840" w:rsidP="00051594">
            <w:pPr>
              <w:rPr>
                <w:rFonts w:eastAsia="標楷體"/>
                <w:szCs w:val="24"/>
              </w:rPr>
            </w:pPr>
            <w:r w:rsidRPr="006D7BC2">
              <w:rPr>
                <w:rFonts w:eastAsia="標楷體" w:hint="eastAsia"/>
                <w:szCs w:val="24"/>
              </w:rPr>
              <w:t>板式熱交換器完成</w:t>
            </w:r>
            <w:r w:rsidRPr="006D7BC2">
              <w:rPr>
                <w:rFonts w:eastAsia="標楷體" w:hint="eastAsia"/>
                <w:szCs w:val="24"/>
              </w:rPr>
              <w:t>40%</w:t>
            </w:r>
          </w:p>
          <w:p w14:paraId="0678EBB5" w14:textId="77777777" w:rsidR="00E72840" w:rsidRPr="006D7BC2" w:rsidRDefault="00E72840" w:rsidP="00051594">
            <w:pPr>
              <w:rPr>
                <w:rFonts w:eastAsia="標楷體"/>
                <w:szCs w:val="24"/>
              </w:rPr>
            </w:pPr>
            <w:r w:rsidRPr="006D7BC2">
              <w:rPr>
                <w:rFonts w:eastAsia="標楷體" w:hint="eastAsia"/>
                <w:szCs w:val="24"/>
              </w:rPr>
              <w:t>舊主機設備拆除</w:t>
            </w:r>
            <w:r w:rsidRPr="006D7BC2">
              <w:rPr>
                <w:rFonts w:eastAsia="標楷體" w:hint="eastAsia"/>
                <w:szCs w:val="24"/>
              </w:rPr>
              <w:t>60%</w:t>
            </w:r>
          </w:p>
        </w:tc>
        <w:tc>
          <w:tcPr>
            <w:tcW w:w="1429" w:type="dxa"/>
            <w:tcBorders>
              <w:top w:val="single" w:sz="6" w:space="0" w:color="auto"/>
              <w:left w:val="single" w:sz="6" w:space="0" w:color="auto"/>
              <w:bottom w:val="single" w:sz="6" w:space="0" w:color="auto"/>
              <w:right w:val="single" w:sz="6" w:space="0" w:color="auto"/>
            </w:tcBorders>
          </w:tcPr>
          <w:p w14:paraId="67F72E8E" w14:textId="77777777" w:rsidR="00E72840" w:rsidRPr="006D7BC2" w:rsidRDefault="00E72840" w:rsidP="00051594">
            <w:pPr>
              <w:rPr>
                <w:rFonts w:eastAsia="標楷體"/>
                <w:szCs w:val="24"/>
              </w:rPr>
            </w:pPr>
            <w:r w:rsidRPr="006D7BC2">
              <w:rPr>
                <w:rFonts w:eastAsia="標楷體" w:hint="eastAsia"/>
                <w:szCs w:val="24"/>
              </w:rPr>
              <w:t>1</w:t>
            </w:r>
            <w:r w:rsidRPr="006D7BC2">
              <w:rPr>
                <w:rFonts w:eastAsia="標楷體"/>
                <w:szCs w:val="24"/>
              </w:rPr>
              <w:t>13-114</w:t>
            </w:r>
          </w:p>
        </w:tc>
      </w:tr>
      <w:tr w:rsidR="00E72840" w:rsidRPr="006D7BC2" w14:paraId="27BB8255" w14:textId="77777777" w:rsidTr="00E72840">
        <w:trPr>
          <w:jc w:val="center"/>
        </w:trPr>
        <w:tc>
          <w:tcPr>
            <w:tcW w:w="2686" w:type="dxa"/>
            <w:tcBorders>
              <w:top w:val="single" w:sz="6" w:space="0" w:color="auto"/>
              <w:left w:val="single" w:sz="6" w:space="0" w:color="auto"/>
              <w:bottom w:val="single" w:sz="6" w:space="0" w:color="auto"/>
              <w:right w:val="single" w:sz="6" w:space="0" w:color="auto"/>
            </w:tcBorders>
          </w:tcPr>
          <w:p w14:paraId="7C8B478D" w14:textId="77777777" w:rsidR="00E72840" w:rsidRPr="006D7BC2" w:rsidRDefault="00E72840" w:rsidP="00051594">
            <w:pPr>
              <w:rPr>
                <w:rFonts w:eastAsia="標楷體"/>
                <w:szCs w:val="24"/>
              </w:rPr>
            </w:pPr>
            <w:r w:rsidRPr="006D7BC2">
              <w:rPr>
                <w:rFonts w:eastAsia="標楷體" w:hint="eastAsia"/>
                <w:szCs w:val="24"/>
              </w:rPr>
              <w:t>113</w:t>
            </w:r>
            <w:r w:rsidRPr="006D7BC2">
              <w:rPr>
                <w:rFonts w:eastAsia="標楷體" w:hint="eastAsia"/>
                <w:szCs w:val="24"/>
              </w:rPr>
              <w:t>年度凱米颱風災害修復計畫</w:t>
            </w:r>
          </w:p>
        </w:tc>
        <w:tc>
          <w:tcPr>
            <w:tcW w:w="4536" w:type="dxa"/>
            <w:tcBorders>
              <w:top w:val="single" w:sz="6" w:space="0" w:color="auto"/>
              <w:left w:val="single" w:sz="6" w:space="0" w:color="auto"/>
              <w:bottom w:val="single" w:sz="6" w:space="0" w:color="auto"/>
              <w:right w:val="single" w:sz="6" w:space="0" w:color="auto"/>
            </w:tcBorders>
          </w:tcPr>
          <w:p w14:paraId="0644F4D2" w14:textId="77777777" w:rsidR="00E72840" w:rsidRPr="006D7BC2" w:rsidRDefault="00E72840" w:rsidP="00B213FE">
            <w:pPr>
              <w:pStyle w:val="aff9"/>
              <w:numPr>
                <w:ilvl w:val="0"/>
                <w:numId w:val="21"/>
              </w:numPr>
              <w:ind w:leftChars="0" w:left="284" w:hanging="284"/>
              <w:rPr>
                <w:rFonts w:eastAsia="標楷體"/>
              </w:rPr>
            </w:pPr>
            <w:r w:rsidRPr="006D7BC2">
              <w:rPr>
                <w:rFonts w:eastAsia="標楷體" w:hint="eastAsia"/>
              </w:rPr>
              <w:t>空調設備修復，撰寫需求說明書中。</w:t>
            </w:r>
          </w:p>
          <w:p w14:paraId="1E70D4DD" w14:textId="77777777" w:rsidR="00E72840" w:rsidRPr="006D7BC2" w:rsidRDefault="00E72840" w:rsidP="00B213FE">
            <w:pPr>
              <w:pStyle w:val="aff9"/>
              <w:numPr>
                <w:ilvl w:val="0"/>
                <w:numId w:val="21"/>
              </w:numPr>
              <w:ind w:leftChars="0" w:left="284" w:hanging="284"/>
              <w:rPr>
                <w:rFonts w:eastAsia="標楷體"/>
              </w:rPr>
            </w:pPr>
            <w:r w:rsidRPr="006D7BC2">
              <w:rPr>
                <w:rFonts w:eastAsia="標楷體" w:hint="eastAsia"/>
              </w:rPr>
              <w:t>南、北館災損修復，撰寫需求說明書中。</w:t>
            </w:r>
          </w:p>
        </w:tc>
        <w:tc>
          <w:tcPr>
            <w:tcW w:w="1429" w:type="dxa"/>
            <w:tcBorders>
              <w:top w:val="single" w:sz="6" w:space="0" w:color="auto"/>
              <w:left w:val="single" w:sz="6" w:space="0" w:color="auto"/>
              <w:bottom w:val="single" w:sz="6" w:space="0" w:color="auto"/>
              <w:right w:val="single" w:sz="6" w:space="0" w:color="auto"/>
            </w:tcBorders>
          </w:tcPr>
          <w:p w14:paraId="69A2DB14" w14:textId="77777777" w:rsidR="00E72840" w:rsidRPr="006D7BC2" w:rsidRDefault="00E72840" w:rsidP="00051594">
            <w:pPr>
              <w:rPr>
                <w:rFonts w:eastAsia="標楷體"/>
                <w:szCs w:val="24"/>
              </w:rPr>
            </w:pPr>
            <w:r w:rsidRPr="006D7BC2">
              <w:rPr>
                <w:rFonts w:eastAsia="標楷體" w:hint="eastAsia"/>
                <w:szCs w:val="24"/>
              </w:rPr>
              <w:t>1</w:t>
            </w:r>
            <w:r w:rsidRPr="006D7BC2">
              <w:rPr>
                <w:rFonts w:eastAsia="標楷體"/>
                <w:szCs w:val="24"/>
              </w:rPr>
              <w:t>13-114</w:t>
            </w:r>
          </w:p>
        </w:tc>
      </w:tr>
      <w:tr w:rsidR="00E72840" w:rsidRPr="006D7BC2" w14:paraId="321BD8F2" w14:textId="77777777" w:rsidTr="00E72840">
        <w:trPr>
          <w:jc w:val="center"/>
        </w:trPr>
        <w:tc>
          <w:tcPr>
            <w:tcW w:w="2686" w:type="dxa"/>
            <w:tcBorders>
              <w:top w:val="single" w:sz="6" w:space="0" w:color="auto"/>
              <w:left w:val="single" w:sz="6" w:space="0" w:color="auto"/>
              <w:bottom w:val="single" w:sz="6" w:space="0" w:color="auto"/>
              <w:right w:val="single" w:sz="6" w:space="0" w:color="auto"/>
            </w:tcBorders>
          </w:tcPr>
          <w:p w14:paraId="5F83B837" w14:textId="77777777" w:rsidR="00E72840" w:rsidRPr="006D7BC2" w:rsidRDefault="00E72840" w:rsidP="00051594">
            <w:pPr>
              <w:rPr>
                <w:rFonts w:eastAsia="標楷體"/>
                <w:szCs w:val="24"/>
              </w:rPr>
            </w:pPr>
            <w:r w:rsidRPr="006D7BC2">
              <w:rPr>
                <w:rFonts w:eastAsia="標楷體" w:hint="eastAsia"/>
                <w:szCs w:val="24"/>
              </w:rPr>
              <w:t>113</w:t>
            </w:r>
            <w:r w:rsidRPr="006D7BC2">
              <w:rPr>
                <w:rFonts w:eastAsia="標楷體" w:hint="eastAsia"/>
                <w:szCs w:val="24"/>
              </w:rPr>
              <w:t>年山陀兒颱風災害修復計畫</w:t>
            </w:r>
          </w:p>
        </w:tc>
        <w:tc>
          <w:tcPr>
            <w:tcW w:w="4536" w:type="dxa"/>
            <w:tcBorders>
              <w:top w:val="single" w:sz="6" w:space="0" w:color="auto"/>
              <w:left w:val="single" w:sz="6" w:space="0" w:color="auto"/>
              <w:bottom w:val="single" w:sz="6" w:space="0" w:color="auto"/>
              <w:right w:val="single" w:sz="6" w:space="0" w:color="auto"/>
            </w:tcBorders>
          </w:tcPr>
          <w:p w14:paraId="5B3EFECE" w14:textId="77777777" w:rsidR="00E72840" w:rsidRPr="006D7BC2" w:rsidRDefault="00E72840" w:rsidP="00B213FE">
            <w:pPr>
              <w:pStyle w:val="aff9"/>
              <w:numPr>
                <w:ilvl w:val="0"/>
                <w:numId w:val="22"/>
              </w:numPr>
              <w:ind w:leftChars="0" w:left="284" w:hanging="284"/>
              <w:rPr>
                <w:rFonts w:eastAsia="標楷體"/>
              </w:rPr>
            </w:pPr>
            <w:r w:rsidRPr="006D7BC2">
              <w:rPr>
                <w:rFonts w:eastAsia="標楷體" w:hint="eastAsia"/>
              </w:rPr>
              <w:t>南、北館營繕、景觀、噴灌修復撰寫需求書中。</w:t>
            </w:r>
          </w:p>
          <w:p w14:paraId="1AC20319" w14:textId="77777777" w:rsidR="00E72840" w:rsidRPr="006D7BC2" w:rsidRDefault="00E72840" w:rsidP="00B213FE">
            <w:pPr>
              <w:pStyle w:val="aff9"/>
              <w:numPr>
                <w:ilvl w:val="0"/>
                <w:numId w:val="22"/>
              </w:numPr>
              <w:ind w:leftChars="0" w:left="284" w:hanging="284"/>
              <w:rPr>
                <w:rFonts w:eastAsia="標楷體"/>
              </w:rPr>
            </w:pPr>
            <w:r w:rsidRPr="006D7BC2">
              <w:rPr>
                <w:rFonts w:eastAsia="標楷體" w:hint="eastAsia"/>
              </w:rPr>
              <w:t>消防設備修復，工程履約修繕中。</w:t>
            </w:r>
          </w:p>
          <w:p w14:paraId="1FFD9CE4" w14:textId="77777777" w:rsidR="00E72840" w:rsidRPr="006D7BC2" w:rsidRDefault="00E72840" w:rsidP="00B213FE">
            <w:pPr>
              <w:pStyle w:val="aff9"/>
              <w:numPr>
                <w:ilvl w:val="0"/>
                <w:numId w:val="22"/>
              </w:numPr>
              <w:ind w:leftChars="0" w:left="284" w:hanging="284"/>
              <w:rPr>
                <w:rFonts w:eastAsia="標楷體"/>
              </w:rPr>
            </w:pPr>
            <w:r w:rsidRPr="006D7BC2">
              <w:rPr>
                <w:rFonts w:eastAsia="標楷體" w:hint="eastAsia"/>
              </w:rPr>
              <w:t>空調設備修復，撰寫需求說明書中。</w:t>
            </w:r>
          </w:p>
        </w:tc>
        <w:tc>
          <w:tcPr>
            <w:tcW w:w="1429" w:type="dxa"/>
            <w:tcBorders>
              <w:top w:val="single" w:sz="6" w:space="0" w:color="auto"/>
              <w:left w:val="single" w:sz="6" w:space="0" w:color="auto"/>
              <w:bottom w:val="single" w:sz="6" w:space="0" w:color="auto"/>
              <w:right w:val="single" w:sz="6" w:space="0" w:color="auto"/>
            </w:tcBorders>
          </w:tcPr>
          <w:p w14:paraId="5F78A341" w14:textId="77777777" w:rsidR="00E72840" w:rsidRPr="006D7BC2" w:rsidRDefault="00E72840" w:rsidP="00051594">
            <w:pPr>
              <w:rPr>
                <w:rFonts w:eastAsia="標楷體"/>
                <w:szCs w:val="24"/>
              </w:rPr>
            </w:pPr>
            <w:r w:rsidRPr="006D7BC2">
              <w:rPr>
                <w:rFonts w:eastAsia="標楷體" w:hint="eastAsia"/>
                <w:szCs w:val="24"/>
              </w:rPr>
              <w:t>1</w:t>
            </w:r>
            <w:r w:rsidRPr="006D7BC2">
              <w:rPr>
                <w:rFonts w:eastAsia="標楷體"/>
                <w:szCs w:val="24"/>
              </w:rPr>
              <w:t>13-114</w:t>
            </w:r>
          </w:p>
        </w:tc>
      </w:tr>
      <w:tr w:rsidR="00E72840" w:rsidRPr="006D7BC2" w14:paraId="41912EEE" w14:textId="77777777" w:rsidTr="00E72840">
        <w:trPr>
          <w:jc w:val="center"/>
        </w:trPr>
        <w:tc>
          <w:tcPr>
            <w:tcW w:w="2686" w:type="dxa"/>
            <w:tcBorders>
              <w:top w:val="single" w:sz="6" w:space="0" w:color="auto"/>
              <w:left w:val="single" w:sz="6" w:space="0" w:color="auto"/>
              <w:bottom w:val="single" w:sz="6" w:space="0" w:color="auto"/>
              <w:right w:val="single" w:sz="6" w:space="0" w:color="auto"/>
            </w:tcBorders>
          </w:tcPr>
          <w:p w14:paraId="715E77B4" w14:textId="77777777" w:rsidR="00E72840" w:rsidRPr="006D7BC2" w:rsidRDefault="00E72840" w:rsidP="00051594">
            <w:pPr>
              <w:rPr>
                <w:rFonts w:eastAsia="標楷體"/>
                <w:szCs w:val="24"/>
              </w:rPr>
            </w:pPr>
            <w:r w:rsidRPr="006D7BC2">
              <w:rPr>
                <w:rFonts w:eastAsia="標楷體" w:hint="eastAsia"/>
                <w:szCs w:val="24"/>
              </w:rPr>
              <w:t>北館戶外及南館變電站高壓設備汰換計畫</w:t>
            </w:r>
          </w:p>
        </w:tc>
        <w:tc>
          <w:tcPr>
            <w:tcW w:w="4536" w:type="dxa"/>
            <w:tcBorders>
              <w:top w:val="single" w:sz="6" w:space="0" w:color="auto"/>
              <w:left w:val="single" w:sz="6" w:space="0" w:color="auto"/>
              <w:bottom w:val="single" w:sz="6" w:space="0" w:color="auto"/>
              <w:right w:val="single" w:sz="6" w:space="0" w:color="auto"/>
            </w:tcBorders>
          </w:tcPr>
          <w:p w14:paraId="502332A5" w14:textId="77777777" w:rsidR="00E72840" w:rsidRPr="006D7BC2" w:rsidRDefault="00E72840" w:rsidP="00051594">
            <w:pPr>
              <w:rPr>
                <w:rFonts w:eastAsia="標楷體"/>
                <w:szCs w:val="24"/>
              </w:rPr>
            </w:pPr>
            <w:r w:rsidRPr="006D7BC2">
              <w:rPr>
                <w:rFonts w:eastAsia="標楷體" w:hint="eastAsia"/>
                <w:szCs w:val="24"/>
              </w:rPr>
              <w:t>1</w:t>
            </w:r>
            <w:r w:rsidRPr="006D7BC2">
              <w:rPr>
                <w:rFonts w:eastAsia="標楷體"/>
                <w:szCs w:val="24"/>
              </w:rPr>
              <w:t>/17</w:t>
            </w:r>
            <w:r w:rsidRPr="006D7BC2">
              <w:rPr>
                <w:rFonts w:eastAsia="標楷體" w:hint="eastAsia"/>
                <w:szCs w:val="24"/>
              </w:rPr>
              <w:t>召開基設審查會議，廠商修正基設資料中。</w:t>
            </w:r>
          </w:p>
        </w:tc>
        <w:tc>
          <w:tcPr>
            <w:tcW w:w="1429" w:type="dxa"/>
            <w:tcBorders>
              <w:top w:val="single" w:sz="6" w:space="0" w:color="auto"/>
              <w:left w:val="single" w:sz="6" w:space="0" w:color="auto"/>
              <w:bottom w:val="single" w:sz="6" w:space="0" w:color="auto"/>
              <w:right w:val="single" w:sz="6" w:space="0" w:color="auto"/>
            </w:tcBorders>
          </w:tcPr>
          <w:p w14:paraId="715AC053" w14:textId="77777777" w:rsidR="00E72840" w:rsidRPr="006D7BC2" w:rsidRDefault="00E72840" w:rsidP="00051594">
            <w:pPr>
              <w:rPr>
                <w:rFonts w:eastAsia="標楷體"/>
                <w:szCs w:val="24"/>
              </w:rPr>
            </w:pPr>
            <w:r w:rsidRPr="006D7BC2">
              <w:rPr>
                <w:rFonts w:eastAsia="標楷體" w:hint="eastAsia"/>
                <w:szCs w:val="24"/>
              </w:rPr>
              <w:t>1</w:t>
            </w:r>
            <w:r w:rsidRPr="006D7BC2">
              <w:rPr>
                <w:rFonts w:eastAsia="標楷體"/>
                <w:szCs w:val="24"/>
              </w:rPr>
              <w:t>13-114</w:t>
            </w:r>
          </w:p>
        </w:tc>
      </w:tr>
      <w:tr w:rsidR="00E72840" w:rsidRPr="006D7BC2" w14:paraId="11A5CE59" w14:textId="77777777" w:rsidTr="00E72840">
        <w:trPr>
          <w:jc w:val="center"/>
        </w:trPr>
        <w:tc>
          <w:tcPr>
            <w:tcW w:w="2686" w:type="dxa"/>
            <w:tcBorders>
              <w:top w:val="single" w:sz="6" w:space="0" w:color="auto"/>
              <w:left w:val="single" w:sz="6" w:space="0" w:color="auto"/>
              <w:bottom w:val="single" w:sz="6" w:space="0" w:color="auto"/>
              <w:right w:val="single" w:sz="6" w:space="0" w:color="auto"/>
            </w:tcBorders>
          </w:tcPr>
          <w:p w14:paraId="79C2472F" w14:textId="77777777" w:rsidR="00E72840" w:rsidRPr="006D7BC2" w:rsidRDefault="00E72840" w:rsidP="00051594">
            <w:pPr>
              <w:rPr>
                <w:rFonts w:eastAsia="標楷體"/>
                <w:szCs w:val="24"/>
              </w:rPr>
            </w:pPr>
            <w:r w:rsidRPr="006D7BC2">
              <w:rPr>
                <w:rFonts w:eastAsia="標楷體" w:hint="eastAsia"/>
                <w:szCs w:val="24"/>
              </w:rPr>
              <w:t>社教機構淨零轉型計畫</w:t>
            </w:r>
          </w:p>
        </w:tc>
        <w:tc>
          <w:tcPr>
            <w:tcW w:w="4536" w:type="dxa"/>
            <w:tcBorders>
              <w:top w:val="single" w:sz="6" w:space="0" w:color="auto"/>
              <w:left w:val="single" w:sz="6" w:space="0" w:color="auto"/>
              <w:bottom w:val="single" w:sz="6" w:space="0" w:color="auto"/>
              <w:right w:val="single" w:sz="6" w:space="0" w:color="auto"/>
            </w:tcBorders>
          </w:tcPr>
          <w:p w14:paraId="2D31D767" w14:textId="77777777" w:rsidR="00E72840" w:rsidRPr="006D7BC2" w:rsidRDefault="00E72840" w:rsidP="00B213FE">
            <w:pPr>
              <w:pStyle w:val="aff9"/>
              <w:numPr>
                <w:ilvl w:val="0"/>
                <w:numId w:val="19"/>
              </w:numPr>
              <w:ind w:leftChars="0" w:left="284" w:hanging="284"/>
              <w:rPr>
                <w:rFonts w:eastAsia="標楷體"/>
              </w:rPr>
            </w:pPr>
            <w:r w:rsidRPr="006D7BC2">
              <w:rPr>
                <w:rFonts w:eastAsia="標楷體" w:hint="eastAsia"/>
              </w:rPr>
              <w:t>1</w:t>
            </w:r>
            <w:r w:rsidRPr="006D7BC2">
              <w:rPr>
                <w:rFonts w:eastAsia="標楷體" w:hint="eastAsia"/>
              </w:rPr>
              <w:t>月</w:t>
            </w:r>
            <w:r w:rsidRPr="006D7BC2">
              <w:rPr>
                <w:rFonts w:eastAsia="標楷體" w:hint="eastAsia"/>
              </w:rPr>
              <w:t>10</w:t>
            </w:r>
            <w:r w:rsidRPr="006D7BC2">
              <w:rPr>
                <w:rFonts w:eastAsia="標楷體" w:hint="eastAsia"/>
              </w:rPr>
              <w:t>日接獲計畫核定文並請本館按核</w:t>
            </w:r>
            <w:r w:rsidRPr="006D7BC2">
              <w:rPr>
                <w:rFonts w:eastAsia="標楷體" w:hint="eastAsia"/>
              </w:rPr>
              <w:lastRenderedPageBreak/>
              <w:t>定內容修正計畫金額。</w:t>
            </w:r>
          </w:p>
          <w:p w14:paraId="6C2151AC" w14:textId="77777777" w:rsidR="00E72840" w:rsidRPr="006D7BC2" w:rsidRDefault="00E72840" w:rsidP="00B213FE">
            <w:pPr>
              <w:pStyle w:val="aff9"/>
              <w:numPr>
                <w:ilvl w:val="0"/>
                <w:numId w:val="19"/>
              </w:numPr>
              <w:ind w:leftChars="0" w:left="284" w:hanging="284"/>
              <w:rPr>
                <w:rFonts w:eastAsia="標楷體"/>
              </w:rPr>
            </w:pPr>
            <w:r w:rsidRPr="006D7BC2">
              <w:rPr>
                <w:rFonts w:eastAsia="標楷體" w:hint="eastAsia"/>
              </w:rPr>
              <w:t>1</w:t>
            </w:r>
            <w:r w:rsidRPr="006D7BC2">
              <w:rPr>
                <w:rFonts w:eastAsia="標楷體" w:hint="eastAsia"/>
              </w:rPr>
              <w:t>月</w:t>
            </w:r>
            <w:r w:rsidRPr="006D7BC2">
              <w:rPr>
                <w:rFonts w:eastAsia="標楷體" w:hint="eastAsia"/>
              </w:rPr>
              <w:t>15</w:t>
            </w:r>
            <w:r w:rsidRPr="006D7BC2">
              <w:rPr>
                <w:rFonts w:eastAsia="標楷體" w:hint="eastAsia"/>
              </w:rPr>
              <w:t>日函報教育部修正計畫。</w:t>
            </w:r>
          </w:p>
          <w:p w14:paraId="554729B8" w14:textId="77777777" w:rsidR="00E72840" w:rsidRPr="006D7BC2" w:rsidRDefault="00E72840" w:rsidP="00B213FE">
            <w:pPr>
              <w:pStyle w:val="aff9"/>
              <w:numPr>
                <w:ilvl w:val="0"/>
                <w:numId w:val="19"/>
              </w:numPr>
              <w:ind w:leftChars="0" w:left="284" w:hanging="284"/>
              <w:rPr>
                <w:rFonts w:eastAsia="標楷體"/>
              </w:rPr>
            </w:pPr>
            <w:r w:rsidRPr="006D7BC2">
              <w:rPr>
                <w:rFonts w:eastAsia="標楷體" w:hint="eastAsia"/>
              </w:rPr>
              <w:t>1</w:t>
            </w:r>
            <w:r w:rsidRPr="006D7BC2">
              <w:rPr>
                <w:rFonts w:eastAsia="標楷體" w:hint="eastAsia"/>
              </w:rPr>
              <w:t>月</w:t>
            </w:r>
            <w:r w:rsidRPr="006D7BC2">
              <w:rPr>
                <w:rFonts w:eastAsia="標楷體" w:hint="eastAsia"/>
              </w:rPr>
              <w:t>24</w:t>
            </w:r>
            <w:r w:rsidRPr="006D7BC2">
              <w:rPr>
                <w:rFonts w:eastAsia="標楷體" w:hint="eastAsia"/>
              </w:rPr>
              <w:t>日獲教育部撥第</w:t>
            </w:r>
            <w:r w:rsidRPr="006D7BC2">
              <w:rPr>
                <w:rFonts w:eastAsia="標楷體" w:hint="eastAsia"/>
              </w:rPr>
              <w:t>1</w:t>
            </w:r>
            <w:r w:rsidRPr="006D7BC2">
              <w:rPr>
                <w:rFonts w:eastAsia="標楷體" w:hint="eastAsia"/>
              </w:rPr>
              <w:t>期款計</w:t>
            </w:r>
            <w:r w:rsidRPr="006D7BC2">
              <w:rPr>
                <w:rFonts w:eastAsia="標楷體" w:hint="eastAsia"/>
              </w:rPr>
              <w:t>1,158</w:t>
            </w:r>
            <w:r w:rsidRPr="006D7BC2">
              <w:rPr>
                <w:rFonts w:eastAsia="標楷體" w:hint="eastAsia"/>
              </w:rPr>
              <w:t>萬</w:t>
            </w:r>
            <w:r w:rsidRPr="006D7BC2">
              <w:rPr>
                <w:rFonts w:eastAsia="標楷體" w:hint="eastAsia"/>
              </w:rPr>
              <w:t>7,200</w:t>
            </w:r>
            <w:r w:rsidRPr="006D7BC2">
              <w:rPr>
                <w:rFonts w:eastAsia="標楷體" w:hint="eastAsia"/>
              </w:rPr>
              <w:t>元。</w:t>
            </w:r>
          </w:p>
        </w:tc>
        <w:tc>
          <w:tcPr>
            <w:tcW w:w="1429" w:type="dxa"/>
            <w:tcBorders>
              <w:top w:val="single" w:sz="6" w:space="0" w:color="auto"/>
              <w:left w:val="single" w:sz="6" w:space="0" w:color="auto"/>
              <w:bottom w:val="single" w:sz="6" w:space="0" w:color="auto"/>
              <w:right w:val="single" w:sz="6" w:space="0" w:color="auto"/>
            </w:tcBorders>
          </w:tcPr>
          <w:p w14:paraId="261869F6" w14:textId="77777777" w:rsidR="00E72840" w:rsidRPr="006D7BC2" w:rsidRDefault="00E72840" w:rsidP="00051594">
            <w:pPr>
              <w:rPr>
                <w:rFonts w:eastAsia="標楷體"/>
                <w:szCs w:val="24"/>
              </w:rPr>
            </w:pPr>
            <w:r w:rsidRPr="006D7BC2">
              <w:rPr>
                <w:rFonts w:eastAsia="標楷體" w:hint="eastAsia"/>
                <w:szCs w:val="24"/>
              </w:rPr>
              <w:lastRenderedPageBreak/>
              <w:t>1</w:t>
            </w:r>
            <w:r w:rsidRPr="006D7BC2">
              <w:rPr>
                <w:rFonts w:eastAsia="標楷體"/>
                <w:szCs w:val="24"/>
              </w:rPr>
              <w:t>14-117</w:t>
            </w:r>
          </w:p>
        </w:tc>
      </w:tr>
      <w:tr w:rsidR="00E72840" w:rsidRPr="006D7BC2" w14:paraId="133AC5B5" w14:textId="77777777" w:rsidTr="00E72840">
        <w:trPr>
          <w:jc w:val="center"/>
        </w:trPr>
        <w:tc>
          <w:tcPr>
            <w:tcW w:w="2686" w:type="dxa"/>
            <w:tcBorders>
              <w:top w:val="single" w:sz="6" w:space="0" w:color="auto"/>
              <w:left w:val="single" w:sz="6" w:space="0" w:color="auto"/>
              <w:bottom w:val="single" w:sz="6" w:space="0" w:color="auto"/>
              <w:right w:val="single" w:sz="6" w:space="0" w:color="auto"/>
            </w:tcBorders>
          </w:tcPr>
          <w:p w14:paraId="20E9E6DA" w14:textId="77777777" w:rsidR="00E72840" w:rsidRPr="006D7BC2" w:rsidRDefault="00E72840" w:rsidP="00051594">
            <w:pPr>
              <w:rPr>
                <w:rFonts w:eastAsia="標楷體"/>
                <w:szCs w:val="24"/>
              </w:rPr>
            </w:pPr>
            <w:r w:rsidRPr="006D7BC2">
              <w:rPr>
                <w:rFonts w:eastAsia="標楷體" w:hint="eastAsia"/>
                <w:szCs w:val="24"/>
              </w:rPr>
              <w:t>114</w:t>
            </w:r>
            <w:r w:rsidRPr="006D7BC2">
              <w:rPr>
                <w:rFonts w:eastAsia="標楷體" w:hint="eastAsia"/>
                <w:szCs w:val="24"/>
              </w:rPr>
              <w:t>年中程</w:t>
            </w:r>
            <w:r w:rsidRPr="006D7BC2">
              <w:rPr>
                <w:rFonts w:eastAsia="標楷體" w:hint="eastAsia"/>
                <w:szCs w:val="24"/>
              </w:rPr>
              <w:t>-</w:t>
            </w:r>
            <w:r w:rsidRPr="006D7BC2">
              <w:rPr>
                <w:rFonts w:eastAsia="標楷體" w:hint="eastAsia"/>
                <w:szCs w:val="24"/>
              </w:rPr>
              <w:t>防火牆升級計畫</w:t>
            </w:r>
          </w:p>
        </w:tc>
        <w:tc>
          <w:tcPr>
            <w:tcW w:w="4536" w:type="dxa"/>
            <w:tcBorders>
              <w:top w:val="single" w:sz="6" w:space="0" w:color="auto"/>
              <w:left w:val="single" w:sz="6" w:space="0" w:color="auto"/>
              <w:bottom w:val="single" w:sz="6" w:space="0" w:color="auto"/>
              <w:right w:val="single" w:sz="6" w:space="0" w:color="auto"/>
            </w:tcBorders>
          </w:tcPr>
          <w:p w14:paraId="484A0DB7" w14:textId="77777777" w:rsidR="00E72840" w:rsidRPr="006D7BC2" w:rsidRDefault="00E72840" w:rsidP="00051594">
            <w:pPr>
              <w:rPr>
                <w:rFonts w:eastAsia="標楷體"/>
                <w:szCs w:val="24"/>
              </w:rPr>
            </w:pPr>
            <w:r w:rsidRPr="006D7BC2">
              <w:rPr>
                <w:rFonts w:eastAsia="標楷體" w:hint="eastAsia"/>
                <w:szCs w:val="24"/>
              </w:rPr>
              <w:t>規劃防火牆規格中</w:t>
            </w:r>
          </w:p>
        </w:tc>
        <w:tc>
          <w:tcPr>
            <w:tcW w:w="1429" w:type="dxa"/>
            <w:tcBorders>
              <w:top w:val="single" w:sz="6" w:space="0" w:color="auto"/>
              <w:left w:val="single" w:sz="6" w:space="0" w:color="auto"/>
              <w:bottom w:val="single" w:sz="6" w:space="0" w:color="auto"/>
              <w:right w:val="single" w:sz="6" w:space="0" w:color="auto"/>
            </w:tcBorders>
          </w:tcPr>
          <w:p w14:paraId="5BFCFB1F" w14:textId="77777777" w:rsidR="00E72840" w:rsidRPr="006D7BC2" w:rsidRDefault="00E72840" w:rsidP="00051594">
            <w:pPr>
              <w:rPr>
                <w:rFonts w:eastAsia="標楷體"/>
                <w:szCs w:val="24"/>
              </w:rPr>
            </w:pPr>
            <w:r w:rsidRPr="006D7BC2">
              <w:rPr>
                <w:rFonts w:eastAsia="標楷體"/>
                <w:szCs w:val="24"/>
              </w:rPr>
              <w:t>114</w:t>
            </w:r>
          </w:p>
        </w:tc>
      </w:tr>
    </w:tbl>
    <w:p w14:paraId="50BF6461" w14:textId="68928DF3" w:rsidR="00E72840" w:rsidRPr="006D7BC2" w:rsidRDefault="00E57932" w:rsidP="00B213FE">
      <w:pPr>
        <w:pStyle w:val="aff9"/>
        <w:numPr>
          <w:ilvl w:val="0"/>
          <w:numId w:val="71"/>
        </w:numPr>
        <w:spacing w:line="360" w:lineRule="exact"/>
        <w:ind w:leftChars="0" w:left="567" w:hanging="567"/>
        <w:jc w:val="both"/>
        <w:rPr>
          <w:rFonts w:eastAsia="標楷體"/>
          <w:b/>
          <w:bCs/>
        </w:rPr>
      </w:pPr>
      <w:r w:rsidRPr="00E57932">
        <w:rPr>
          <w:rFonts w:eastAsia="標楷體" w:hint="eastAsia"/>
          <w:b/>
          <w:bCs/>
        </w:rPr>
        <w:t>2</w:t>
      </w:r>
      <w:r w:rsidRPr="00E57932">
        <w:rPr>
          <w:rFonts w:eastAsia="標楷體" w:hint="eastAsia"/>
          <w:b/>
          <w:bCs/>
        </w:rPr>
        <w:t>月工作重點</w:t>
      </w:r>
      <w:r w:rsidRPr="00E57932">
        <w:rPr>
          <w:rFonts w:eastAsia="標楷體" w:hint="eastAsia"/>
          <w:b/>
          <w:bCs/>
        </w:rPr>
        <w:t>(2</w:t>
      </w:r>
      <w:r w:rsidRPr="00E57932">
        <w:rPr>
          <w:rFonts w:eastAsia="標楷體" w:hint="eastAsia"/>
          <w:b/>
          <w:bCs/>
        </w:rPr>
        <w:t>月</w:t>
      </w:r>
      <w:r w:rsidRPr="00E57932">
        <w:rPr>
          <w:rFonts w:eastAsia="標楷體" w:hint="eastAsia"/>
          <w:b/>
          <w:bCs/>
        </w:rPr>
        <w:t>1</w:t>
      </w:r>
      <w:r w:rsidRPr="00E57932">
        <w:rPr>
          <w:rFonts w:eastAsia="標楷體" w:hint="eastAsia"/>
          <w:b/>
          <w:bCs/>
        </w:rPr>
        <w:t>日至</w:t>
      </w:r>
      <w:r w:rsidRPr="00E57932">
        <w:rPr>
          <w:rFonts w:eastAsia="標楷體" w:hint="eastAsia"/>
          <w:b/>
          <w:bCs/>
        </w:rPr>
        <w:t>2</w:t>
      </w:r>
      <w:r w:rsidRPr="00E57932">
        <w:rPr>
          <w:rFonts w:eastAsia="標楷體" w:hint="eastAsia"/>
          <w:b/>
          <w:bCs/>
        </w:rPr>
        <w:t>月</w:t>
      </w:r>
      <w:r w:rsidRPr="00E57932">
        <w:rPr>
          <w:rFonts w:eastAsia="標楷體" w:hint="eastAsia"/>
          <w:b/>
          <w:bCs/>
        </w:rPr>
        <w:t>28</w:t>
      </w:r>
      <w:r w:rsidRPr="00E57932">
        <w:rPr>
          <w:rFonts w:eastAsia="標楷體" w:hint="eastAsia"/>
          <w:b/>
          <w:bCs/>
        </w:rPr>
        <w:t>日</w:t>
      </w:r>
      <w:r w:rsidRPr="00E57932">
        <w:rPr>
          <w:rFonts w:eastAsia="標楷體" w:hint="eastAsia"/>
          <w:b/>
          <w:bCs/>
        </w:rPr>
        <w:t>)</w:t>
      </w:r>
    </w:p>
    <w:p w14:paraId="597ABCD8" w14:textId="77777777" w:rsidR="00E72840" w:rsidRPr="006D7BC2" w:rsidRDefault="00E72840" w:rsidP="00B213FE">
      <w:pPr>
        <w:pStyle w:val="aff9"/>
        <w:numPr>
          <w:ilvl w:val="0"/>
          <w:numId w:val="73"/>
        </w:numPr>
        <w:spacing w:line="360" w:lineRule="exact"/>
        <w:ind w:leftChars="0"/>
        <w:jc w:val="both"/>
        <w:rPr>
          <w:rFonts w:eastAsia="標楷體"/>
        </w:rPr>
      </w:pPr>
      <w:r w:rsidRPr="006D7BC2">
        <w:rPr>
          <w:rFonts w:eastAsia="標楷體" w:hint="eastAsia"/>
        </w:rPr>
        <w:t>2</w:t>
      </w:r>
      <w:r w:rsidRPr="006D7BC2">
        <w:rPr>
          <w:rFonts w:eastAsia="標楷體" w:hint="eastAsia"/>
        </w:rPr>
        <w:t>月</w:t>
      </w:r>
      <w:r w:rsidRPr="006D7BC2">
        <w:rPr>
          <w:rFonts w:eastAsia="標楷體" w:hint="eastAsia"/>
        </w:rPr>
        <w:t>5</w:t>
      </w:r>
      <w:r w:rsidRPr="006D7BC2">
        <w:rPr>
          <w:rFonts w:eastAsia="標楷體" w:hint="eastAsia"/>
        </w:rPr>
        <w:t>日「南、北館入口天花板更換統包工程」上網公告資料已奉核，預計</w:t>
      </w:r>
      <w:r w:rsidRPr="006D7BC2">
        <w:rPr>
          <w:rFonts w:eastAsia="標楷體" w:hint="eastAsia"/>
        </w:rPr>
        <w:t>2</w:t>
      </w:r>
      <w:r w:rsidRPr="006D7BC2">
        <w:rPr>
          <w:rFonts w:eastAsia="標楷體" w:hint="eastAsia"/>
        </w:rPr>
        <w:t>月</w:t>
      </w:r>
      <w:r w:rsidRPr="006D7BC2">
        <w:rPr>
          <w:rFonts w:eastAsia="標楷體" w:hint="eastAsia"/>
        </w:rPr>
        <w:t>7</w:t>
      </w:r>
      <w:r w:rsidRPr="006D7BC2">
        <w:rPr>
          <w:rFonts w:eastAsia="標楷體" w:hint="eastAsia"/>
        </w:rPr>
        <w:t>日上網公告</w:t>
      </w:r>
      <w:r w:rsidRPr="006D7BC2">
        <w:rPr>
          <w:rFonts w:eastAsia="標楷體" w:hint="eastAsia"/>
        </w:rPr>
        <w:t>7</w:t>
      </w:r>
      <w:r w:rsidRPr="006D7BC2">
        <w:rPr>
          <w:rFonts w:eastAsia="標楷體" w:hint="eastAsia"/>
        </w:rPr>
        <w:t>日曆天，並訂於</w:t>
      </w:r>
      <w:r w:rsidRPr="006D7BC2">
        <w:rPr>
          <w:rFonts w:eastAsia="標楷體" w:hint="eastAsia"/>
        </w:rPr>
        <w:t>2</w:t>
      </w:r>
      <w:r w:rsidRPr="006D7BC2">
        <w:rPr>
          <w:rFonts w:eastAsia="標楷體" w:hint="eastAsia"/>
        </w:rPr>
        <w:t>月</w:t>
      </w:r>
      <w:r w:rsidRPr="006D7BC2">
        <w:rPr>
          <w:rFonts w:eastAsia="標楷體" w:hint="eastAsia"/>
        </w:rPr>
        <w:t>14</w:t>
      </w:r>
      <w:r w:rsidRPr="006D7BC2">
        <w:rPr>
          <w:rFonts w:eastAsia="標楷體" w:hint="eastAsia"/>
        </w:rPr>
        <w:t>日下午</w:t>
      </w:r>
      <w:r w:rsidRPr="006D7BC2">
        <w:rPr>
          <w:rFonts w:eastAsia="標楷體" w:hint="eastAsia"/>
        </w:rPr>
        <w:t>2</w:t>
      </w:r>
      <w:r w:rsidRPr="006D7BC2">
        <w:rPr>
          <w:rFonts w:eastAsia="標楷體" w:hint="eastAsia"/>
        </w:rPr>
        <w:t>時辦理評審會議，預計</w:t>
      </w:r>
      <w:r w:rsidRPr="006D7BC2">
        <w:rPr>
          <w:rFonts w:eastAsia="標楷體" w:hint="eastAsia"/>
        </w:rPr>
        <w:t>3</w:t>
      </w:r>
      <w:r w:rsidRPr="006D7BC2">
        <w:rPr>
          <w:rFonts w:eastAsia="標楷體" w:hint="eastAsia"/>
        </w:rPr>
        <w:t>月</w:t>
      </w:r>
      <w:r w:rsidRPr="006D7BC2">
        <w:rPr>
          <w:rFonts w:eastAsia="標楷體" w:hint="eastAsia"/>
        </w:rPr>
        <w:t>20</w:t>
      </w:r>
      <w:r w:rsidRPr="006D7BC2">
        <w:rPr>
          <w:rFonts w:eastAsia="標楷體" w:hint="eastAsia"/>
        </w:rPr>
        <w:t>日改善竣事。</w:t>
      </w:r>
    </w:p>
    <w:p w14:paraId="54ABA1FA" w14:textId="77777777" w:rsidR="00E72840" w:rsidRPr="006D7BC2" w:rsidRDefault="00E72840" w:rsidP="00B213FE">
      <w:pPr>
        <w:pStyle w:val="aff9"/>
        <w:numPr>
          <w:ilvl w:val="0"/>
          <w:numId w:val="73"/>
        </w:numPr>
        <w:spacing w:line="360" w:lineRule="exact"/>
        <w:ind w:leftChars="0" w:left="709" w:hanging="567"/>
        <w:jc w:val="both"/>
        <w:rPr>
          <w:rFonts w:eastAsia="標楷體"/>
        </w:rPr>
      </w:pPr>
      <w:r w:rsidRPr="006D7BC2">
        <w:rPr>
          <w:rFonts w:eastAsia="標楷體" w:hint="eastAsia"/>
        </w:rPr>
        <w:t>近日松鼠頻繁咬破水管，已請清潔同仁與水電駐點人員配合放置捕鼠籠，如若捕獲將送請動保處妥處，並於松鼠必經之處設置感應式高頻驅逐器及噴灑驅逐噴劑，透過聲響及異味友善防止松鼠進入天花內活動。</w:t>
      </w:r>
    </w:p>
    <w:p w14:paraId="5771E928" w14:textId="77777777" w:rsidR="00E72840" w:rsidRPr="006D7BC2" w:rsidRDefault="00E72840" w:rsidP="00B213FE">
      <w:pPr>
        <w:pStyle w:val="aff9"/>
        <w:numPr>
          <w:ilvl w:val="0"/>
          <w:numId w:val="73"/>
        </w:numPr>
        <w:spacing w:line="360" w:lineRule="exact"/>
        <w:ind w:leftChars="0" w:left="709" w:hanging="567"/>
        <w:jc w:val="both"/>
        <w:rPr>
          <w:rFonts w:eastAsia="標楷體"/>
        </w:rPr>
      </w:pPr>
      <w:r w:rsidRPr="006D7BC2">
        <w:rPr>
          <w:rFonts w:eastAsia="標楷體" w:hint="eastAsia"/>
        </w:rPr>
        <w:t>2</w:t>
      </w:r>
      <w:r w:rsidRPr="006D7BC2">
        <w:rPr>
          <w:rFonts w:eastAsia="標楷體" w:hint="eastAsia"/>
        </w:rPr>
        <w:t>月</w:t>
      </w:r>
      <w:r w:rsidRPr="006D7BC2">
        <w:rPr>
          <w:rFonts w:eastAsia="標楷體" w:hint="eastAsia"/>
        </w:rPr>
        <w:t>1</w:t>
      </w:r>
      <w:r w:rsidRPr="006D7BC2">
        <w:rPr>
          <w:rFonts w:eastAsia="標楷體"/>
        </w:rPr>
        <w:t>4</w:t>
      </w:r>
      <w:r w:rsidRPr="006D7BC2">
        <w:rPr>
          <w:rFonts w:eastAsia="標楷體" w:hint="eastAsia"/>
        </w:rPr>
        <w:t>日召開節能推動小組月會議，辦理節能檢討及改善。</w:t>
      </w:r>
    </w:p>
    <w:p w14:paraId="480A8E9B" w14:textId="77777777" w:rsidR="00E72840" w:rsidRPr="006D7BC2" w:rsidRDefault="00E72840" w:rsidP="00B213FE">
      <w:pPr>
        <w:pStyle w:val="aff9"/>
        <w:numPr>
          <w:ilvl w:val="0"/>
          <w:numId w:val="73"/>
        </w:numPr>
        <w:spacing w:line="360" w:lineRule="exact"/>
        <w:ind w:leftChars="0" w:left="709" w:hanging="567"/>
        <w:jc w:val="both"/>
        <w:rPr>
          <w:rFonts w:eastAsia="標楷體"/>
        </w:rPr>
      </w:pPr>
      <w:r w:rsidRPr="006D7BC2">
        <w:rPr>
          <w:rFonts w:eastAsia="標楷體" w:hint="eastAsia"/>
        </w:rPr>
        <w:t>對</w:t>
      </w:r>
      <w:r w:rsidRPr="006D7BC2">
        <w:rPr>
          <w:rFonts w:eastAsia="標楷體" w:hint="eastAsia"/>
        </w:rPr>
        <w:t>Fun</w:t>
      </w:r>
      <w:r w:rsidRPr="006D7BC2">
        <w:rPr>
          <w:rFonts w:eastAsia="標楷體" w:hint="eastAsia"/>
        </w:rPr>
        <w:t>城市空品不良處所針對性改善，男廁汙水坑已於</w:t>
      </w:r>
      <w:r w:rsidRPr="006D7BC2">
        <w:rPr>
          <w:rFonts w:eastAsia="標楷體" w:hint="eastAsia"/>
        </w:rPr>
        <w:t>2</w:t>
      </w:r>
      <w:r w:rsidRPr="006D7BC2">
        <w:rPr>
          <w:rFonts w:eastAsia="標楷體" w:hint="eastAsia"/>
        </w:rPr>
        <w:t>月</w:t>
      </w:r>
      <w:r w:rsidRPr="006D7BC2">
        <w:rPr>
          <w:rFonts w:eastAsia="標楷體" w:hint="eastAsia"/>
        </w:rPr>
        <w:t>7</w:t>
      </w:r>
      <w:r w:rsidRPr="006D7BC2">
        <w:rPr>
          <w:rFonts w:eastAsia="標楷體" w:hint="eastAsia"/>
        </w:rPr>
        <w:t>日密封作法處置，避免異味逸散；另</w:t>
      </w:r>
      <w:r w:rsidRPr="006D7BC2">
        <w:rPr>
          <w:rFonts w:eastAsia="標楷體" w:hint="eastAsia"/>
        </w:rPr>
        <w:t>Fun</w:t>
      </w:r>
      <w:r w:rsidRPr="006D7BC2">
        <w:rPr>
          <w:rFonts w:eastAsia="標楷體" w:hint="eastAsia"/>
        </w:rPr>
        <w:t>城市地毯也可能吸附異味，請清潔人員針對地毯作清洗去除異味。另室內溫濕度氣體手持偵測器</w:t>
      </w:r>
      <w:r w:rsidRPr="006D7BC2">
        <w:rPr>
          <w:rFonts w:eastAsia="標楷體" w:hint="eastAsia"/>
        </w:rPr>
        <w:t>2</w:t>
      </w:r>
      <w:r w:rsidRPr="006D7BC2">
        <w:rPr>
          <w:rFonts w:eastAsia="標楷體" w:hint="eastAsia"/>
        </w:rPr>
        <w:t>月</w:t>
      </w:r>
      <w:r w:rsidRPr="006D7BC2">
        <w:rPr>
          <w:rFonts w:eastAsia="標楷體" w:hint="eastAsia"/>
        </w:rPr>
        <w:t>8</w:t>
      </w:r>
      <w:r w:rsidRPr="006D7BC2">
        <w:rPr>
          <w:rFonts w:eastAsia="標楷體" w:hint="eastAsia"/>
        </w:rPr>
        <w:t>日已請購，待後續奉核後即可交貨，將依科學數據監控空氣品質。</w:t>
      </w:r>
    </w:p>
    <w:p w14:paraId="580D9970" w14:textId="77777777" w:rsidR="00E72840" w:rsidRPr="006D7BC2" w:rsidRDefault="00E72840" w:rsidP="00B213FE">
      <w:pPr>
        <w:pStyle w:val="aff9"/>
        <w:numPr>
          <w:ilvl w:val="0"/>
          <w:numId w:val="73"/>
        </w:numPr>
        <w:spacing w:line="360" w:lineRule="exact"/>
        <w:ind w:leftChars="0" w:left="709" w:hanging="567"/>
        <w:jc w:val="both"/>
        <w:rPr>
          <w:rFonts w:eastAsia="標楷體"/>
        </w:rPr>
      </w:pPr>
      <w:r w:rsidRPr="006D7BC2">
        <w:rPr>
          <w:rFonts w:eastAsia="標楷體" w:hint="eastAsia"/>
        </w:rPr>
        <w:t>2</w:t>
      </w:r>
      <w:r w:rsidRPr="006D7BC2">
        <w:rPr>
          <w:rFonts w:eastAsia="標楷體" w:hint="eastAsia"/>
        </w:rPr>
        <w:t>樓烹調廳既設抽排油煙機排放路徑查未介接中央空調設備，固可排除透過空調風管擴散，日前料理味道審認應為自然擴散至地下</w:t>
      </w:r>
      <w:r w:rsidRPr="006D7BC2">
        <w:rPr>
          <w:rFonts w:eastAsia="標楷體" w:hint="eastAsia"/>
        </w:rPr>
        <w:t>1</w:t>
      </w:r>
      <w:r w:rsidRPr="006D7BC2">
        <w:rPr>
          <w:rFonts w:eastAsia="標楷體" w:hint="eastAsia"/>
        </w:rPr>
        <w:t>樓。後續將依展示組排煙設備檢修結果配合科教組進行烹調廳油煙改善。</w:t>
      </w:r>
    </w:p>
    <w:p w14:paraId="1CC44252" w14:textId="77777777" w:rsidR="00E72840" w:rsidRPr="006D7BC2" w:rsidRDefault="00E72840" w:rsidP="00B213FE">
      <w:pPr>
        <w:pStyle w:val="aff9"/>
        <w:numPr>
          <w:ilvl w:val="0"/>
          <w:numId w:val="73"/>
        </w:numPr>
        <w:spacing w:line="360" w:lineRule="exact"/>
        <w:ind w:leftChars="0" w:left="709" w:hanging="567"/>
        <w:jc w:val="both"/>
        <w:rPr>
          <w:rFonts w:eastAsia="標楷體"/>
        </w:rPr>
      </w:pPr>
      <w:r w:rsidRPr="006D7BC2">
        <w:rPr>
          <w:rFonts w:eastAsia="標楷體" w:hint="eastAsia"/>
        </w:rPr>
        <w:t>北館椅子依各類、各色集中於各樓層，以提升視覺感受，目前已將各樓層椅子清點完畢，後續會同公服組擺放。</w:t>
      </w:r>
    </w:p>
    <w:p w14:paraId="3030F518" w14:textId="77777777" w:rsidR="00E72840" w:rsidRPr="006D7BC2" w:rsidRDefault="00E72840" w:rsidP="00B213FE">
      <w:pPr>
        <w:pStyle w:val="aff9"/>
        <w:numPr>
          <w:ilvl w:val="0"/>
          <w:numId w:val="73"/>
        </w:numPr>
        <w:spacing w:line="360" w:lineRule="exact"/>
        <w:ind w:leftChars="0" w:left="709" w:hanging="567"/>
        <w:jc w:val="both"/>
        <w:rPr>
          <w:rFonts w:eastAsia="標楷體"/>
        </w:rPr>
      </w:pPr>
      <w:r w:rsidRPr="006D7BC2">
        <w:rPr>
          <w:rFonts w:eastAsia="標楷體" w:hint="eastAsia"/>
        </w:rPr>
        <w:t>查</w:t>
      </w:r>
      <w:r w:rsidRPr="006D7BC2">
        <w:rPr>
          <w:rFonts w:eastAsia="標楷體" w:hint="eastAsia"/>
        </w:rPr>
        <w:t>6</w:t>
      </w:r>
      <w:r w:rsidRPr="006D7BC2">
        <w:rPr>
          <w:rFonts w:eastAsia="標楷體" w:hint="eastAsia"/>
        </w:rPr>
        <w:t>樓工業史蹟廳緊急廣播喇叭</w:t>
      </w:r>
      <w:r>
        <w:rPr>
          <w:rFonts w:eastAsia="標楷體" w:hint="eastAsia"/>
        </w:rPr>
        <w:t>全數</w:t>
      </w:r>
      <w:r w:rsidRPr="006D7BC2">
        <w:rPr>
          <w:rFonts w:eastAsia="標楷體" w:hint="eastAsia"/>
        </w:rPr>
        <w:t>作動</w:t>
      </w:r>
      <w:r w:rsidRPr="006D7BC2">
        <w:rPr>
          <w:rFonts w:eastAsia="標楷體" w:hint="eastAsia"/>
        </w:rPr>
        <w:t xml:space="preserve"> (</w:t>
      </w:r>
      <w:r w:rsidRPr="006760CD">
        <w:rPr>
          <w:rFonts w:eastAsia="標楷體" w:hint="eastAsia"/>
        </w:rPr>
        <w:t>全部有</w:t>
      </w:r>
      <w:r w:rsidRPr="006760CD">
        <w:rPr>
          <w:rFonts w:eastAsia="標楷體"/>
        </w:rPr>
        <w:t>16</w:t>
      </w:r>
      <w:r w:rsidRPr="006760CD">
        <w:rPr>
          <w:rFonts w:eastAsia="標楷體" w:hint="eastAsia"/>
        </w:rPr>
        <w:t>組</w:t>
      </w:r>
      <w:r w:rsidRPr="006D7BC2">
        <w:rPr>
          <w:rFonts w:eastAsia="標楷體" w:hint="eastAsia"/>
        </w:rPr>
        <w:t>)</w:t>
      </w:r>
      <w:r>
        <w:rPr>
          <w:rFonts w:eastAsia="標楷體" w:hint="eastAsia"/>
        </w:rPr>
        <w:t>，</w:t>
      </w:r>
      <w:r w:rsidRPr="006D7BC2">
        <w:rPr>
          <w:rFonts w:eastAsia="標楷體" w:hint="eastAsia"/>
        </w:rPr>
        <w:t>另業同步洽弱電廠商製作閉館時間過後再提醒之語音播放，以利協助清場作業。至逃生動線指引，因相關標示設備需配電、掛置尚須兼顧展廳美感，仍將持續會同展示組與水電廠商勘查現場以利進一步安排施作。</w:t>
      </w:r>
    </w:p>
    <w:p w14:paraId="61376120" w14:textId="77777777" w:rsidR="00E72840" w:rsidRPr="00284222" w:rsidRDefault="00E72840" w:rsidP="00B213FE">
      <w:pPr>
        <w:pStyle w:val="aff9"/>
        <w:numPr>
          <w:ilvl w:val="0"/>
          <w:numId w:val="71"/>
        </w:numPr>
        <w:spacing w:line="360" w:lineRule="exact"/>
        <w:ind w:leftChars="0" w:left="567" w:hanging="567"/>
        <w:jc w:val="both"/>
        <w:rPr>
          <w:rFonts w:eastAsia="標楷體"/>
          <w:b/>
          <w:bCs/>
        </w:rPr>
      </w:pPr>
      <w:r w:rsidRPr="00284222">
        <w:rPr>
          <w:rFonts w:eastAsia="標楷體" w:hint="eastAsia"/>
          <w:b/>
          <w:bCs/>
        </w:rPr>
        <w:t>業務會報決議辦理情形</w:t>
      </w:r>
    </w:p>
    <w:tbl>
      <w:tblPr>
        <w:tblStyle w:val="aa"/>
        <w:tblW w:w="8642" w:type="dxa"/>
        <w:jc w:val="center"/>
        <w:tblLayout w:type="fixed"/>
        <w:tblLook w:val="04A0" w:firstRow="1" w:lastRow="0" w:firstColumn="1" w:lastColumn="0" w:noHBand="0" w:noVBand="1"/>
      </w:tblPr>
      <w:tblGrid>
        <w:gridCol w:w="4413"/>
        <w:gridCol w:w="4229"/>
      </w:tblGrid>
      <w:tr w:rsidR="00E72840" w:rsidRPr="00C00237" w14:paraId="56122383" w14:textId="77777777" w:rsidTr="00E72840">
        <w:trPr>
          <w:tblHeader/>
          <w:jc w:val="center"/>
        </w:trPr>
        <w:tc>
          <w:tcPr>
            <w:tcW w:w="3402" w:type="dxa"/>
            <w:shd w:val="clear" w:color="auto" w:fill="EEECE1" w:themeFill="background2"/>
            <w:vAlign w:val="center"/>
          </w:tcPr>
          <w:p w14:paraId="2495E670" w14:textId="77777777" w:rsidR="00E72840" w:rsidRPr="00C00237" w:rsidRDefault="00E72840" w:rsidP="00051594">
            <w:pPr>
              <w:spacing w:line="320" w:lineRule="exact"/>
              <w:jc w:val="center"/>
              <w:rPr>
                <w:rFonts w:eastAsia="標楷體"/>
                <w:szCs w:val="24"/>
              </w:rPr>
            </w:pPr>
            <w:r>
              <w:rPr>
                <w:rFonts w:eastAsia="標楷體" w:hint="eastAsia"/>
                <w:szCs w:val="24"/>
              </w:rPr>
              <w:t>指示事項</w:t>
            </w:r>
          </w:p>
        </w:tc>
        <w:tc>
          <w:tcPr>
            <w:tcW w:w="3260" w:type="dxa"/>
            <w:shd w:val="clear" w:color="auto" w:fill="EEECE1" w:themeFill="background2"/>
            <w:vAlign w:val="center"/>
          </w:tcPr>
          <w:p w14:paraId="25B61A0D" w14:textId="77777777" w:rsidR="00E72840" w:rsidRPr="00C00237" w:rsidRDefault="00E72840" w:rsidP="00051594">
            <w:pPr>
              <w:spacing w:line="320" w:lineRule="exact"/>
              <w:jc w:val="center"/>
              <w:rPr>
                <w:rFonts w:eastAsia="標楷體"/>
                <w:szCs w:val="24"/>
              </w:rPr>
            </w:pPr>
            <w:r w:rsidRPr="00C00237">
              <w:rPr>
                <w:rFonts w:eastAsia="標楷體"/>
                <w:szCs w:val="24"/>
              </w:rPr>
              <w:t>辦理情形</w:t>
            </w:r>
          </w:p>
        </w:tc>
      </w:tr>
      <w:tr w:rsidR="00E72840" w:rsidRPr="00C00237" w14:paraId="7D959E0D" w14:textId="77777777" w:rsidTr="00E72840">
        <w:trPr>
          <w:jc w:val="center"/>
        </w:trPr>
        <w:tc>
          <w:tcPr>
            <w:tcW w:w="3402" w:type="dxa"/>
          </w:tcPr>
          <w:p w14:paraId="10E93AAD" w14:textId="77777777" w:rsidR="00E72840" w:rsidRPr="00431AE1" w:rsidRDefault="00E72840" w:rsidP="00051594">
            <w:pPr>
              <w:kinsoku w:val="0"/>
              <w:spacing w:line="320" w:lineRule="exact"/>
              <w:jc w:val="both"/>
              <w:rPr>
                <w:rFonts w:eastAsia="標楷體"/>
                <w:szCs w:val="24"/>
              </w:rPr>
            </w:pPr>
            <w:r w:rsidRPr="00431AE1">
              <w:rPr>
                <w:rFonts w:eastAsia="標楷體" w:hint="eastAsia"/>
              </w:rPr>
              <w:t>Green-BIM</w:t>
            </w:r>
            <w:r w:rsidRPr="00431AE1">
              <w:rPr>
                <w:rFonts w:eastAsia="標楷體" w:hint="eastAsia"/>
              </w:rPr>
              <w:t>、碳盤查及建築能效請於</w:t>
            </w:r>
            <w:r w:rsidRPr="00431AE1">
              <w:rPr>
                <w:rFonts w:eastAsia="標楷體" w:hint="eastAsia"/>
              </w:rPr>
              <w:t>2</w:t>
            </w:r>
            <w:r w:rsidRPr="00431AE1">
              <w:rPr>
                <w:rFonts w:eastAsia="標楷體" w:hint="eastAsia"/>
              </w:rPr>
              <w:t>月安排時間向各主管說明執行內容，並於</w:t>
            </w:r>
            <w:r w:rsidRPr="00431AE1">
              <w:rPr>
                <w:rFonts w:eastAsia="標楷體" w:hint="eastAsia"/>
              </w:rPr>
              <w:t>4</w:t>
            </w:r>
            <w:r w:rsidRPr="00431AE1">
              <w:rPr>
                <w:rFonts w:eastAsia="標楷體" w:hint="eastAsia"/>
              </w:rPr>
              <w:t>月</w:t>
            </w:r>
            <w:r w:rsidRPr="00431AE1">
              <w:rPr>
                <w:rFonts w:eastAsia="標楷體" w:hint="eastAsia"/>
              </w:rPr>
              <w:t>14</w:t>
            </w:r>
            <w:r w:rsidRPr="00431AE1">
              <w:rPr>
                <w:rFonts w:eastAsia="標楷體" w:hint="eastAsia"/>
              </w:rPr>
              <w:t>日擴大館務會報報告，讓同仁理解及知曉未來需配合事項</w:t>
            </w:r>
          </w:p>
        </w:tc>
        <w:tc>
          <w:tcPr>
            <w:tcW w:w="3260" w:type="dxa"/>
          </w:tcPr>
          <w:p w14:paraId="5E7CA968" w14:textId="77777777" w:rsidR="00E72840" w:rsidRPr="001652F0" w:rsidRDefault="00E72840" w:rsidP="00B213FE">
            <w:pPr>
              <w:pStyle w:val="aff9"/>
              <w:numPr>
                <w:ilvl w:val="0"/>
                <w:numId w:val="20"/>
              </w:numPr>
              <w:kinsoku w:val="0"/>
              <w:spacing w:line="320" w:lineRule="exact"/>
              <w:ind w:leftChars="0"/>
              <w:jc w:val="both"/>
              <w:rPr>
                <w:rFonts w:eastAsia="標楷體"/>
              </w:rPr>
            </w:pPr>
            <w:r w:rsidRPr="001652F0">
              <w:rPr>
                <w:rFonts w:eastAsia="標楷體" w:hint="eastAsia"/>
              </w:rPr>
              <w:t>Gr</w:t>
            </w:r>
            <w:r w:rsidRPr="001652F0">
              <w:rPr>
                <w:rFonts w:eastAsia="標楷體"/>
              </w:rPr>
              <w:t>een-BIM</w:t>
            </w:r>
            <w:r w:rsidRPr="001652F0">
              <w:rPr>
                <w:rFonts w:eastAsia="標楷體" w:hint="eastAsia"/>
              </w:rPr>
              <w:t>目前</w:t>
            </w:r>
            <w:r>
              <w:rPr>
                <w:rFonts w:eastAsia="標楷體" w:hint="eastAsia"/>
              </w:rPr>
              <w:t>正進行招標文件整理</w:t>
            </w:r>
            <w:r w:rsidRPr="001652F0">
              <w:rPr>
                <w:rFonts w:eastAsia="標楷體" w:hint="eastAsia"/>
              </w:rPr>
              <w:t>；另碳盤查、建築能效均已委託專業廠商辦理中，預計分別於</w:t>
            </w:r>
            <w:r w:rsidRPr="001652F0">
              <w:rPr>
                <w:rFonts w:eastAsia="標楷體" w:hint="eastAsia"/>
              </w:rPr>
              <w:t>3</w:t>
            </w:r>
            <w:r w:rsidRPr="001652F0">
              <w:rPr>
                <w:rFonts w:eastAsia="標楷體" w:hint="eastAsia"/>
              </w:rPr>
              <w:t>月、</w:t>
            </w:r>
            <w:r w:rsidRPr="001652F0">
              <w:rPr>
                <w:rFonts w:eastAsia="標楷體" w:hint="eastAsia"/>
              </w:rPr>
              <w:t>6</w:t>
            </w:r>
            <w:r w:rsidRPr="001652F0">
              <w:rPr>
                <w:rFonts w:eastAsia="標楷體" w:hint="eastAsia"/>
              </w:rPr>
              <w:t>月完成。</w:t>
            </w:r>
          </w:p>
          <w:p w14:paraId="6F7BDB36" w14:textId="77777777" w:rsidR="00E72840" w:rsidRPr="00817154" w:rsidRDefault="00E72840" w:rsidP="00B213FE">
            <w:pPr>
              <w:pStyle w:val="aff9"/>
              <w:numPr>
                <w:ilvl w:val="0"/>
                <w:numId w:val="20"/>
              </w:numPr>
              <w:kinsoku w:val="0"/>
              <w:spacing w:line="320" w:lineRule="exact"/>
              <w:ind w:leftChars="0"/>
              <w:rPr>
                <w:rFonts w:eastAsia="標楷體"/>
              </w:rPr>
            </w:pPr>
            <w:r w:rsidRPr="00817154">
              <w:rPr>
                <w:rFonts w:eastAsia="標楷體" w:hint="eastAsia"/>
              </w:rPr>
              <w:t>將就現況辦理裡情形於</w:t>
            </w:r>
            <w:r w:rsidRPr="00817154">
              <w:rPr>
                <w:rFonts w:eastAsia="標楷體" w:hint="eastAsia"/>
              </w:rPr>
              <w:t>2</w:t>
            </w:r>
            <w:r w:rsidRPr="00817154">
              <w:rPr>
                <w:rFonts w:eastAsia="標楷體" w:hint="eastAsia"/>
              </w:rPr>
              <w:t>月</w:t>
            </w:r>
            <w:r w:rsidRPr="00817154">
              <w:rPr>
                <w:rFonts w:eastAsia="標楷體" w:hint="eastAsia"/>
              </w:rPr>
              <w:t>27</w:t>
            </w:r>
            <w:r w:rsidRPr="00817154">
              <w:rPr>
                <w:rFonts w:eastAsia="標楷體" w:hint="eastAsia"/>
              </w:rPr>
              <w:t>日輿情會議內報告。</w:t>
            </w:r>
          </w:p>
        </w:tc>
      </w:tr>
      <w:tr w:rsidR="00E72840" w:rsidRPr="00C00237" w14:paraId="663299B4" w14:textId="77777777" w:rsidTr="00E72840">
        <w:trPr>
          <w:jc w:val="center"/>
        </w:trPr>
        <w:tc>
          <w:tcPr>
            <w:tcW w:w="3402" w:type="dxa"/>
          </w:tcPr>
          <w:p w14:paraId="6FDD473D" w14:textId="77777777" w:rsidR="00E72840" w:rsidRPr="00431AE1" w:rsidRDefault="00E72840" w:rsidP="00051594">
            <w:pPr>
              <w:kinsoku w:val="0"/>
              <w:spacing w:line="320" w:lineRule="exact"/>
              <w:rPr>
                <w:rFonts w:eastAsia="標楷體"/>
                <w:szCs w:val="24"/>
              </w:rPr>
            </w:pPr>
            <w:r w:rsidRPr="00431AE1">
              <w:rPr>
                <w:rFonts w:eastAsia="標楷體" w:hint="eastAsia"/>
              </w:rPr>
              <w:t>請了解科教館及海科館的開會頻率及型式。</w:t>
            </w:r>
          </w:p>
        </w:tc>
        <w:tc>
          <w:tcPr>
            <w:tcW w:w="3260" w:type="dxa"/>
          </w:tcPr>
          <w:p w14:paraId="1702EC5E" w14:textId="77777777" w:rsidR="00E72840" w:rsidRPr="00C00237" w:rsidRDefault="00E72840" w:rsidP="00051594">
            <w:pPr>
              <w:spacing w:line="320" w:lineRule="exact"/>
              <w:rPr>
                <w:rFonts w:eastAsia="標楷體"/>
                <w:szCs w:val="24"/>
              </w:rPr>
            </w:pPr>
            <w:r>
              <w:rPr>
                <w:rFonts w:eastAsia="標楷體" w:hint="eastAsia"/>
                <w:szCs w:val="24"/>
              </w:rPr>
              <w:t>經向兩館確認，科教館開會頻率為每</w:t>
            </w:r>
            <w:r>
              <w:rPr>
                <w:rFonts w:eastAsia="標楷體" w:hint="eastAsia"/>
                <w:szCs w:val="24"/>
              </w:rPr>
              <w:t>2</w:t>
            </w:r>
            <w:r>
              <w:rPr>
                <w:rFonts w:eastAsia="標楷體" w:hint="eastAsia"/>
                <w:szCs w:val="24"/>
              </w:rPr>
              <w:t>週</w:t>
            </w:r>
            <w:r>
              <w:rPr>
                <w:rFonts w:eastAsia="標楷體" w:hint="eastAsia"/>
                <w:szCs w:val="24"/>
              </w:rPr>
              <w:t>1</w:t>
            </w:r>
            <w:r>
              <w:rPr>
                <w:rFonts w:eastAsia="標楷體" w:hint="eastAsia"/>
                <w:szCs w:val="24"/>
              </w:rPr>
              <w:t>次，海科館為每月</w:t>
            </w:r>
            <w:r>
              <w:rPr>
                <w:rFonts w:eastAsia="標楷體" w:hint="eastAsia"/>
                <w:szCs w:val="24"/>
              </w:rPr>
              <w:t>1</w:t>
            </w:r>
            <w:r>
              <w:rPr>
                <w:rFonts w:eastAsia="標楷體" w:hint="eastAsia"/>
                <w:szCs w:val="24"/>
              </w:rPr>
              <w:t>次，皆由單位主管出席會議。</w:t>
            </w:r>
          </w:p>
        </w:tc>
      </w:tr>
    </w:tbl>
    <w:p w14:paraId="3E3F7A23" w14:textId="77777777" w:rsidR="00E72840" w:rsidRPr="00284222" w:rsidRDefault="00E72840" w:rsidP="00B213FE">
      <w:pPr>
        <w:pStyle w:val="aff9"/>
        <w:numPr>
          <w:ilvl w:val="0"/>
          <w:numId w:val="71"/>
        </w:numPr>
        <w:spacing w:line="360" w:lineRule="exact"/>
        <w:ind w:leftChars="0" w:left="567" w:hanging="567"/>
        <w:jc w:val="both"/>
        <w:rPr>
          <w:rFonts w:eastAsia="標楷體"/>
          <w:b/>
          <w:bCs/>
        </w:rPr>
      </w:pPr>
      <w:r w:rsidRPr="00284222">
        <w:rPr>
          <w:rFonts w:eastAsia="標楷體" w:hint="eastAsia"/>
          <w:b/>
          <w:bCs/>
        </w:rPr>
        <w:t>專案報告事項</w:t>
      </w:r>
      <w:r w:rsidRPr="00284222">
        <w:rPr>
          <w:rFonts w:eastAsia="標楷體" w:hint="eastAsia"/>
          <w:b/>
          <w:bCs/>
        </w:rPr>
        <w:t>-</w:t>
      </w:r>
      <w:r w:rsidRPr="00284222">
        <w:rPr>
          <w:rFonts w:eastAsia="標楷體" w:hint="eastAsia"/>
          <w:b/>
          <w:bCs/>
        </w:rPr>
        <w:t>無</w:t>
      </w:r>
    </w:p>
    <w:p w14:paraId="243D7233" w14:textId="77777777" w:rsidR="00E72840" w:rsidRDefault="00E72840" w:rsidP="00B213FE">
      <w:pPr>
        <w:pStyle w:val="aff9"/>
        <w:numPr>
          <w:ilvl w:val="0"/>
          <w:numId w:val="71"/>
        </w:numPr>
        <w:spacing w:line="360" w:lineRule="exact"/>
        <w:ind w:leftChars="0" w:left="567" w:hanging="567"/>
        <w:jc w:val="both"/>
        <w:rPr>
          <w:rFonts w:eastAsia="標楷體"/>
          <w:b/>
          <w:bCs/>
        </w:rPr>
      </w:pPr>
      <w:r w:rsidRPr="00284222">
        <w:rPr>
          <w:rFonts w:eastAsia="標楷體"/>
          <w:b/>
          <w:bCs/>
        </w:rPr>
        <w:t>其他</w:t>
      </w:r>
      <w:r w:rsidRPr="00284222">
        <w:rPr>
          <w:rFonts w:eastAsia="標楷體" w:hint="eastAsia"/>
          <w:b/>
          <w:bCs/>
        </w:rPr>
        <w:t>(</w:t>
      </w:r>
      <w:r w:rsidRPr="00284222">
        <w:rPr>
          <w:rFonts w:eastAsia="標楷體" w:hint="eastAsia"/>
          <w:b/>
          <w:bCs/>
        </w:rPr>
        <w:t>待協調事項</w:t>
      </w:r>
      <w:r w:rsidRPr="00284222">
        <w:rPr>
          <w:rFonts w:eastAsia="標楷體" w:hint="eastAsia"/>
          <w:b/>
          <w:bCs/>
        </w:rPr>
        <w:t>)</w:t>
      </w:r>
      <w:r w:rsidRPr="00284222">
        <w:rPr>
          <w:rFonts w:eastAsia="標楷體"/>
          <w:b/>
          <w:bCs/>
        </w:rPr>
        <w:t>-</w:t>
      </w:r>
      <w:r w:rsidRPr="00284222">
        <w:rPr>
          <w:rFonts w:eastAsia="標楷體" w:hint="eastAsia"/>
          <w:b/>
          <w:bCs/>
        </w:rPr>
        <w:t>無</w:t>
      </w:r>
    </w:p>
    <w:p w14:paraId="6452CE11" w14:textId="77777777" w:rsidR="00E72840" w:rsidRDefault="00E72840" w:rsidP="00E72840">
      <w:pPr>
        <w:widowControl/>
        <w:rPr>
          <w:rFonts w:eastAsia="標楷體"/>
          <w:b/>
          <w:bCs/>
        </w:rPr>
      </w:pPr>
      <w:r>
        <w:rPr>
          <w:rFonts w:eastAsia="標楷體"/>
          <w:b/>
          <w:bCs/>
        </w:rPr>
        <w:br w:type="page"/>
      </w:r>
    </w:p>
    <w:p w14:paraId="57B83D36" w14:textId="77777777" w:rsidR="00E72840" w:rsidRPr="00665E0A" w:rsidRDefault="00E72840" w:rsidP="00E72840">
      <w:pPr>
        <w:spacing w:line="360" w:lineRule="exact"/>
        <w:jc w:val="both"/>
        <w:rPr>
          <w:rFonts w:eastAsia="標楷體"/>
          <w:b/>
          <w:bCs/>
        </w:rPr>
      </w:pPr>
      <w:r>
        <w:rPr>
          <w:rFonts w:eastAsia="標楷體" w:hint="eastAsia"/>
          <w:b/>
          <w:bCs/>
          <w:noProof/>
          <w:lang w:val="zh-TW"/>
        </w:rPr>
        <w:lastRenderedPageBreak/>
        <mc:AlternateContent>
          <mc:Choice Requires="wps">
            <w:drawing>
              <wp:anchor distT="0" distB="0" distL="114300" distR="114300" simplePos="0" relativeHeight="251658244" behindDoc="0" locked="0" layoutInCell="1" allowOverlap="1" wp14:anchorId="18BD4082" wp14:editId="2F608CE6">
                <wp:simplePos x="0" y="0"/>
                <wp:positionH relativeFrom="column">
                  <wp:posOffset>135890</wp:posOffset>
                </wp:positionH>
                <wp:positionV relativeFrom="paragraph">
                  <wp:posOffset>-198755</wp:posOffset>
                </wp:positionV>
                <wp:extent cx="541020" cy="350520"/>
                <wp:effectExtent l="0" t="0" r="11430" b="11430"/>
                <wp:wrapNone/>
                <wp:docPr id="6" name="矩形 6"/>
                <wp:cNvGraphicFramePr/>
                <a:graphic xmlns:a="http://schemas.openxmlformats.org/drawingml/2006/main">
                  <a:graphicData uri="http://schemas.microsoft.com/office/word/2010/wordprocessingShape">
                    <wps:wsp>
                      <wps:cNvSpPr/>
                      <wps:spPr>
                        <a:xfrm>
                          <a:off x="0" y="0"/>
                          <a:ext cx="541020" cy="350520"/>
                        </a:xfrm>
                        <a:prstGeom prst="rect">
                          <a:avLst/>
                        </a:prstGeom>
                        <a:no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C2A39" id="矩形 6" o:spid="_x0000_s1026" style="position:absolute;margin-left:10.7pt;margin-top:-15.65pt;width:42.6pt;height:27.6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" filled="f" strokecolor="#243f60 [1604]" strokeweight=".25pt"/>
            </w:pict>
          </mc:Fallback>
        </mc:AlternateContent>
      </w:r>
      <w:r>
        <w:rPr>
          <w:rFonts w:eastAsia="標楷體" w:hint="eastAsia"/>
          <w:b/>
          <w:bCs/>
          <w:noProof/>
          <w:lang w:val="zh-TW"/>
        </w:rPr>
        <mc:AlternateContent>
          <mc:Choice Requires="wps">
            <w:drawing>
              <wp:anchor distT="0" distB="0" distL="114300" distR="114300" simplePos="0" relativeHeight="251658245" behindDoc="0" locked="0" layoutInCell="1" allowOverlap="1" wp14:anchorId="260A2CF2" wp14:editId="6F6B0E23">
                <wp:simplePos x="0" y="0"/>
                <wp:positionH relativeFrom="column">
                  <wp:posOffset>151130</wp:posOffset>
                </wp:positionH>
                <wp:positionV relativeFrom="paragraph">
                  <wp:posOffset>-153035</wp:posOffset>
                </wp:positionV>
                <wp:extent cx="510540" cy="281940"/>
                <wp:effectExtent l="0" t="0" r="3810" b="3810"/>
                <wp:wrapNone/>
                <wp:docPr id="7" name="文字方塊 7"/>
                <wp:cNvGraphicFramePr/>
                <a:graphic xmlns:a="http://schemas.openxmlformats.org/drawingml/2006/main">
                  <a:graphicData uri="http://schemas.microsoft.com/office/word/2010/wordprocessingShape">
                    <wps:wsp>
                      <wps:cNvSpPr txBox="1"/>
                      <wps:spPr>
                        <a:xfrm>
                          <a:off x="0" y="0"/>
                          <a:ext cx="510540" cy="281940"/>
                        </a:xfrm>
                        <a:prstGeom prst="rect">
                          <a:avLst/>
                        </a:prstGeom>
                        <a:solidFill>
                          <a:schemeClr val="lt1"/>
                        </a:solidFill>
                        <a:ln w="6350">
                          <a:noFill/>
                        </a:ln>
                      </wps:spPr>
                      <wps:txbx>
                        <w:txbxContent>
                          <w:p w14:paraId="612DF005" w14:textId="77777777" w:rsidR="00E72840" w:rsidRDefault="00E72840" w:rsidP="00E72840">
                            <w:r w:rsidRPr="00665E0A">
                              <w:rPr>
                                <w:rFonts w:eastAsia="標楷體" w:hint="eastAsia"/>
                                <w:b/>
                                <w:bCs/>
                              </w:rPr>
                              <w:t>附表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A2CF2" id="文字方塊 7" o:spid="_x0000_s1028" type="#_x0000_t202" style="position:absolute;left:0;text-align:left;margin-left:11.9pt;margin-top:-12.05pt;width:40.2pt;height:22.2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" fillcolor="white [3201]" stroked="f" strokeweight=".5pt">
                <v:textbox>
                  <w:txbxContent>
                    <w:p w14:paraId="612DF005" w14:textId="77777777" w:rsidR="00E72840" w:rsidRDefault="00E72840" w:rsidP="00E72840">
                      <w:r w:rsidRPr="00665E0A">
                        <w:rPr>
                          <w:rFonts w:eastAsia="標楷體" w:hint="eastAsia"/>
                          <w:b/>
                          <w:bCs/>
                        </w:rPr>
                        <w:t>附表</w:t>
                      </w:r>
                    </w:p>
                  </w:txbxContent>
                </v:textbox>
              </v:shape>
            </w:pict>
          </mc:Fallback>
        </mc:AlternateContent>
      </w:r>
    </w:p>
    <w:tbl>
      <w:tblPr>
        <w:tblStyle w:val="aa"/>
        <w:tblW w:w="8672" w:type="dxa"/>
        <w:jc w:val="center"/>
        <w:tblLook w:val="04A0" w:firstRow="1" w:lastRow="0" w:firstColumn="1" w:lastColumn="0" w:noHBand="0" w:noVBand="1"/>
      </w:tblPr>
      <w:tblGrid>
        <w:gridCol w:w="421"/>
        <w:gridCol w:w="1006"/>
        <w:gridCol w:w="1633"/>
        <w:gridCol w:w="1046"/>
        <w:gridCol w:w="2277"/>
        <w:gridCol w:w="1085"/>
        <w:gridCol w:w="1204"/>
      </w:tblGrid>
      <w:tr w:rsidR="00E72840" w:rsidRPr="00C00237" w14:paraId="792D3E43" w14:textId="77777777" w:rsidTr="00E72840">
        <w:trPr>
          <w:tblHeader/>
          <w:jc w:val="center"/>
        </w:trPr>
        <w:tc>
          <w:tcPr>
            <w:tcW w:w="8672" w:type="dxa"/>
            <w:gridSpan w:val="7"/>
            <w:shd w:val="clear" w:color="auto" w:fill="FFFF00"/>
          </w:tcPr>
          <w:p w14:paraId="5211350E" w14:textId="77777777" w:rsidR="00E72840" w:rsidRPr="00D421AD" w:rsidRDefault="00E72840" w:rsidP="00051594">
            <w:pPr>
              <w:tabs>
                <w:tab w:val="left" w:pos="3261"/>
              </w:tabs>
              <w:spacing w:line="360" w:lineRule="exact"/>
              <w:ind w:leftChars="-50" w:left="-120" w:rightChars="-50" w:right="-120"/>
              <w:jc w:val="center"/>
              <w:rPr>
                <w:rFonts w:eastAsia="標楷體"/>
                <w:b/>
                <w:bCs/>
                <w:szCs w:val="24"/>
              </w:rPr>
            </w:pPr>
            <w:r>
              <w:rPr>
                <w:rFonts w:eastAsia="標楷體"/>
                <w:szCs w:val="24"/>
              </w:rPr>
              <w:br w:type="page"/>
            </w:r>
            <w:r>
              <w:rPr>
                <w:rFonts w:eastAsia="標楷體" w:hint="eastAsia"/>
                <w:b/>
                <w:bCs/>
              </w:rPr>
              <w:t>附</w:t>
            </w:r>
            <w:r w:rsidRPr="00C00237">
              <w:rPr>
                <w:rFonts w:eastAsia="標楷體" w:hint="eastAsia"/>
                <w:b/>
                <w:bCs/>
              </w:rPr>
              <w:t>表</w:t>
            </w:r>
            <w:r w:rsidRPr="00C00237">
              <w:rPr>
                <w:rFonts w:eastAsia="標楷體" w:hint="eastAsia"/>
                <w:b/>
                <w:bCs/>
              </w:rPr>
              <w:t>1</w:t>
            </w:r>
            <w:r>
              <w:rPr>
                <w:rFonts w:eastAsia="標楷體"/>
                <w:b/>
                <w:bCs/>
              </w:rPr>
              <w:t>-</w:t>
            </w:r>
            <w:r w:rsidRPr="00D421AD">
              <w:rPr>
                <w:rFonts w:eastAsia="標楷體" w:hint="eastAsia"/>
                <w:b/>
                <w:bCs/>
              </w:rPr>
              <w:t>公告金額以上採購案</w:t>
            </w:r>
          </w:p>
        </w:tc>
      </w:tr>
      <w:tr w:rsidR="00E72840" w:rsidRPr="00C00237" w14:paraId="7670A101" w14:textId="77777777" w:rsidTr="00E72840">
        <w:trPr>
          <w:tblHeader/>
          <w:jc w:val="center"/>
        </w:trPr>
        <w:tc>
          <w:tcPr>
            <w:tcW w:w="421" w:type="dxa"/>
            <w:shd w:val="clear" w:color="auto" w:fill="EEECE1" w:themeFill="background2"/>
          </w:tcPr>
          <w:p w14:paraId="57BA8AEC" w14:textId="77777777" w:rsidR="00E72840" w:rsidRPr="00C00237" w:rsidRDefault="00E72840" w:rsidP="00051594">
            <w:pPr>
              <w:tabs>
                <w:tab w:val="left" w:pos="3261"/>
              </w:tabs>
              <w:spacing w:line="360" w:lineRule="exact"/>
              <w:ind w:leftChars="-50" w:left="-120" w:rightChars="-50" w:right="-120"/>
              <w:jc w:val="center"/>
              <w:rPr>
                <w:rFonts w:eastAsia="標楷體"/>
                <w:b/>
                <w:bCs/>
                <w:szCs w:val="24"/>
              </w:rPr>
            </w:pPr>
          </w:p>
        </w:tc>
        <w:tc>
          <w:tcPr>
            <w:tcW w:w="1006" w:type="dxa"/>
            <w:shd w:val="clear" w:color="auto" w:fill="EEECE1" w:themeFill="background2"/>
          </w:tcPr>
          <w:p w14:paraId="2A705FDE"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hint="eastAsia"/>
                <w:szCs w:val="24"/>
              </w:rPr>
              <w:t>採購案號</w:t>
            </w:r>
          </w:p>
        </w:tc>
        <w:tc>
          <w:tcPr>
            <w:tcW w:w="1633" w:type="dxa"/>
            <w:shd w:val="clear" w:color="auto" w:fill="EEECE1" w:themeFill="background2"/>
          </w:tcPr>
          <w:p w14:paraId="341AA336"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hint="eastAsia"/>
              </w:rPr>
              <w:t>採購案</w:t>
            </w:r>
            <w:r w:rsidRPr="00C00237">
              <w:rPr>
                <w:rFonts w:eastAsia="標楷體" w:hint="eastAsia"/>
                <w:szCs w:val="24"/>
              </w:rPr>
              <w:t>名稱</w:t>
            </w:r>
          </w:p>
        </w:tc>
        <w:tc>
          <w:tcPr>
            <w:tcW w:w="1046" w:type="dxa"/>
            <w:shd w:val="clear" w:color="auto" w:fill="EEECE1" w:themeFill="background2"/>
          </w:tcPr>
          <w:p w14:paraId="7CF4271B"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hint="eastAsia"/>
                <w:szCs w:val="24"/>
              </w:rPr>
              <w:t>申購組室</w:t>
            </w:r>
          </w:p>
        </w:tc>
        <w:tc>
          <w:tcPr>
            <w:tcW w:w="2277" w:type="dxa"/>
            <w:shd w:val="clear" w:color="auto" w:fill="EEECE1" w:themeFill="background2"/>
          </w:tcPr>
          <w:p w14:paraId="3D8D2481" w14:textId="77777777" w:rsidR="00E72840" w:rsidRPr="00C00237" w:rsidRDefault="00E72840" w:rsidP="00051594">
            <w:pPr>
              <w:tabs>
                <w:tab w:val="left" w:pos="3261"/>
              </w:tabs>
              <w:spacing w:line="360" w:lineRule="exact"/>
              <w:jc w:val="center"/>
              <w:rPr>
                <w:rFonts w:eastAsia="標楷體"/>
                <w:szCs w:val="24"/>
              </w:rPr>
            </w:pPr>
            <w:r w:rsidRPr="00C00237">
              <w:rPr>
                <w:rFonts w:eastAsia="標楷體" w:hint="eastAsia"/>
                <w:szCs w:val="24"/>
              </w:rPr>
              <w:t>本室辦理情形</w:t>
            </w:r>
          </w:p>
        </w:tc>
        <w:tc>
          <w:tcPr>
            <w:tcW w:w="1085" w:type="dxa"/>
            <w:shd w:val="clear" w:color="auto" w:fill="EEECE1" w:themeFill="background2"/>
          </w:tcPr>
          <w:p w14:paraId="6ABE3FB4" w14:textId="77777777" w:rsidR="00E72840" w:rsidRPr="00C00237" w:rsidRDefault="00E72840" w:rsidP="00051594">
            <w:pPr>
              <w:tabs>
                <w:tab w:val="left" w:pos="3261"/>
              </w:tabs>
              <w:spacing w:line="360" w:lineRule="exact"/>
              <w:jc w:val="center"/>
              <w:rPr>
                <w:rFonts w:eastAsia="標楷體"/>
                <w:szCs w:val="24"/>
              </w:rPr>
            </w:pPr>
            <w:r w:rsidRPr="00C00237">
              <w:rPr>
                <w:rFonts w:eastAsia="標楷體" w:hint="eastAsia"/>
                <w:szCs w:val="24"/>
              </w:rPr>
              <w:t>決標</w:t>
            </w:r>
          </w:p>
          <w:p w14:paraId="1F9ECA3D" w14:textId="77777777" w:rsidR="00E72840" w:rsidRPr="00C00237" w:rsidRDefault="00E72840" w:rsidP="00051594">
            <w:pPr>
              <w:tabs>
                <w:tab w:val="left" w:pos="3261"/>
              </w:tabs>
              <w:spacing w:line="360" w:lineRule="exact"/>
              <w:jc w:val="center"/>
              <w:rPr>
                <w:rFonts w:eastAsia="標楷體"/>
                <w:szCs w:val="24"/>
              </w:rPr>
            </w:pPr>
            <w:r w:rsidRPr="00C00237">
              <w:rPr>
                <w:rFonts w:eastAsia="標楷體" w:hint="eastAsia"/>
                <w:szCs w:val="24"/>
              </w:rPr>
              <w:t>金額</w:t>
            </w:r>
          </w:p>
        </w:tc>
        <w:tc>
          <w:tcPr>
            <w:tcW w:w="1204" w:type="dxa"/>
            <w:shd w:val="clear" w:color="auto" w:fill="EEECE1" w:themeFill="background2"/>
          </w:tcPr>
          <w:p w14:paraId="29C14494"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承作廠商</w:t>
            </w:r>
          </w:p>
        </w:tc>
      </w:tr>
      <w:tr w:rsidR="00E72840" w:rsidRPr="00C00237" w14:paraId="39609ED5" w14:textId="77777777" w:rsidTr="00E72840">
        <w:trPr>
          <w:jc w:val="center"/>
        </w:trPr>
        <w:tc>
          <w:tcPr>
            <w:tcW w:w="421" w:type="dxa"/>
          </w:tcPr>
          <w:p w14:paraId="59DD88E4" w14:textId="77777777" w:rsidR="00E72840" w:rsidRPr="00C00237" w:rsidRDefault="00E72840" w:rsidP="00B213FE">
            <w:pPr>
              <w:pStyle w:val="aff9"/>
              <w:numPr>
                <w:ilvl w:val="0"/>
                <w:numId w:val="14"/>
              </w:numPr>
              <w:tabs>
                <w:tab w:val="left" w:pos="3261"/>
              </w:tabs>
              <w:spacing w:line="360" w:lineRule="exact"/>
              <w:ind w:leftChars="0" w:rightChars="-50" w:right="-120"/>
              <w:jc w:val="both"/>
              <w:rPr>
                <w:rFonts w:eastAsia="標楷體"/>
              </w:rPr>
            </w:pPr>
          </w:p>
        </w:tc>
        <w:tc>
          <w:tcPr>
            <w:tcW w:w="1006" w:type="dxa"/>
            <w:shd w:val="clear" w:color="auto" w:fill="auto"/>
          </w:tcPr>
          <w:p w14:paraId="22D97177"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hint="eastAsia"/>
                <w:szCs w:val="24"/>
              </w:rPr>
              <w:t>113085</w:t>
            </w:r>
          </w:p>
        </w:tc>
        <w:tc>
          <w:tcPr>
            <w:tcW w:w="1633" w:type="dxa"/>
            <w:shd w:val="clear" w:color="auto" w:fill="auto"/>
          </w:tcPr>
          <w:p w14:paraId="0AE2A585" w14:textId="77777777" w:rsidR="00E72840" w:rsidRPr="00C00237" w:rsidRDefault="00E72840" w:rsidP="00051594">
            <w:pPr>
              <w:tabs>
                <w:tab w:val="left" w:pos="3261"/>
              </w:tabs>
              <w:spacing w:line="360" w:lineRule="exact"/>
              <w:ind w:leftChars="-50" w:left="-120" w:rightChars="-50" w:right="-120"/>
              <w:jc w:val="both"/>
              <w:rPr>
                <w:rFonts w:eastAsia="標楷體"/>
                <w:szCs w:val="24"/>
              </w:rPr>
            </w:pPr>
            <w:r w:rsidRPr="00C00237">
              <w:rPr>
                <w:rFonts w:eastAsia="標楷體" w:hint="eastAsia"/>
              </w:rPr>
              <w:t>「烽火船說</w:t>
            </w:r>
            <w:r w:rsidRPr="00C00237">
              <w:rPr>
                <w:rFonts w:eastAsia="標楷體" w:hint="eastAsia"/>
              </w:rPr>
              <w:t>-</w:t>
            </w:r>
            <w:r w:rsidRPr="00C00237">
              <w:rPr>
                <w:rFonts w:eastAsia="標楷體" w:hint="eastAsia"/>
              </w:rPr>
              <w:t>水下文化資產特展」展示設計製作採購案</w:t>
            </w:r>
          </w:p>
        </w:tc>
        <w:tc>
          <w:tcPr>
            <w:tcW w:w="1046" w:type="dxa"/>
            <w:shd w:val="clear" w:color="auto" w:fill="auto"/>
          </w:tcPr>
          <w:p w14:paraId="33F49724"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展示組</w:t>
            </w:r>
          </w:p>
        </w:tc>
        <w:tc>
          <w:tcPr>
            <w:tcW w:w="2277" w:type="dxa"/>
            <w:shd w:val="clear" w:color="auto" w:fill="auto"/>
          </w:tcPr>
          <w:p w14:paraId="4956FFEB"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決標資料於</w:t>
            </w:r>
            <w:r w:rsidRPr="00C00237">
              <w:rPr>
                <w:rFonts w:eastAsia="標楷體" w:hint="eastAsia"/>
                <w:szCs w:val="24"/>
              </w:rPr>
              <w:t>114</w:t>
            </w:r>
            <w:r w:rsidRPr="00C00237">
              <w:rPr>
                <w:rFonts w:eastAsia="標楷體" w:hint="eastAsia"/>
                <w:szCs w:val="24"/>
              </w:rPr>
              <w:t>年</w:t>
            </w:r>
            <w:r w:rsidRPr="00C00237">
              <w:rPr>
                <w:rFonts w:eastAsia="標楷體" w:hint="eastAsia"/>
                <w:szCs w:val="24"/>
              </w:rPr>
              <w:t>1</w:t>
            </w:r>
            <w:r w:rsidRPr="00C00237">
              <w:rPr>
                <w:rFonts w:eastAsia="標楷體" w:hint="eastAsia"/>
                <w:szCs w:val="24"/>
              </w:rPr>
              <w:t>月</w:t>
            </w:r>
            <w:r w:rsidRPr="00C00237">
              <w:rPr>
                <w:rFonts w:eastAsia="標楷體" w:hint="eastAsia"/>
                <w:szCs w:val="24"/>
              </w:rPr>
              <w:t>21</w:t>
            </w:r>
            <w:r w:rsidRPr="00C00237">
              <w:rPr>
                <w:rFonts w:eastAsia="標楷體" w:hint="eastAsia"/>
                <w:szCs w:val="24"/>
              </w:rPr>
              <w:t>日函報教育部核備。</w:t>
            </w:r>
          </w:p>
        </w:tc>
        <w:tc>
          <w:tcPr>
            <w:tcW w:w="1085" w:type="dxa"/>
            <w:shd w:val="clear" w:color="auto" w:fill="auto"/>
          </w:tcPr>
          <w:p w14:paraId="29A4AAEC"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rPr>
              <w:t>1</w:t>
            </w:r>
            <w:r w:rsidRPr="00C00237">
              <w:rPr>
                <w:rFonts w:eastAsia="標楷體"/>
              </w:rPr>
              <w:t>,</w:t>
            </w:r>
            <w:r w:rsidRPr="00C00237">
              <w:rPr>
                <w:rFonts w:eastAsia="標楷體" w:hint="eastAsia"/>
              </w:rPr>
              <w:t>350</w:t>
            </w:r>
            <w:r w:rsidRPr="00C00237">
              <w:rPr>
                <w:rFonts w:eastAsia="標楷體" w:hint="eastAsia"/>
              </w:rPr>
              <w:t>萬元</w:t>
            </w:r>
          </w:p>
        </w:tc>
        <w:tc>
          <w:tcPr>
            <w:tcW w:w="1204" w:type="dxa"/>
            <w:shd w:val="clear" w:color="auto" w:fill="auto"/>
          </w:tcPr>
          <w:p w14:paraId="2D3DDD54"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rPr>
              <w:t>方陣聯合數位科技股份有限公司</w:t>
            </w:r>
          </w:p>
        </w:tc>
      </w:tr>
      <w:tr w:rsidR="00E72840" w:rsidRPr="00C00237" w14:paraId="3C9CAB0A" w14:textId="77777777" w:rsidTr="00E72840">
        <w:trPr>
          <w:jc w:val="center"/>
        </w:trPr>
        <w:tc>
          <w:tcPr>
            <w:tcW w:w="421" w:type="dxa"/>
          </w:tcPr>
          <w:p w14:paraId="4ABA1783" w14:textId="77777777" w:rsidR="00E72840" w:rsidRPr="00C00237" w:rsidRDefault="00E72840" w:rsidP="00B213FE">
            <w:pPr>
              <w:pStyle w:val="aff9"/>
              <w:numPr>
                <w:ilvl w:val="0"/>
                <w:numId w:val="14"/>
              </w:numPr>
              <w:tabs>
                <w:tab w:val="left" w:pos="3261"/>
              </w:tabs>
              <w:spacing w:line="360" w:lineRule="exact"/>
              <w:ind w:leftChars="0" w:rightChars="-50" w:right="-120"/>
              <w:jc w:val="center"/>
              <w:rPr>
                <w:rFonts w:eastAsia="標楷體"/>
              </w:rPr>
            </w:pPr>
          </w:p>
        </w:tc>
        <w:tc>
          <w:tcPr>
            <w:tcW w:w="1006" w:type="dxa"/>
          </w:tcPr>
          <w:p w14:paraId="6024D707"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hint="eastAsia"/>
                <w:szCs w:val="24"/>
              </w:rPr>
              <w:t>113087</w:t>
            </w:r>
          </w:p>
        </w:tc>
        <w:tc>
          <w:tcPr>
            <w:tcW w:w="1633" w:type="dxa"/>
          </w:tcPr>
          <w:p w14:paraId="005A0A9A" w14:textId="77777777" w:rsidR="00E72840" w:rsidRPr="00C00237" w:rsidRDefault="00E72840" w:rsidP="00051594">
            <w:pPr>
              <w:tabs>
                <w:tab w:val="left" w:pos="3261"/>
              </w:tabs>
              <w:spacing w:line="360" w:lineRule="exact"/>
              <w:ind w:leftChars="-50" w:left="-120" w:rightChars="-50" w:right="-120"/>
              <w:jc w:val="both"/>
              <w:rPr>
                <w:rFonts w:eastAsia="標楷體"/>
                <w:szCs w:val="24"/>
              </w:rPr>
            </w:pPr>
            <w:r w:rsidRPr="00C00237">
              <w:rPr>
                <w:rFonts w:eastAsia="標楷體" w:hint="eastAsia"/>
              </w:rPr>
              <w:t>「職探任意門：你想成為什麼人</w:t>
            </w:r>
            <w:r w:rsidRPr="00C00237">
              <w:rPr>
                <w:rFonts w:eastAsia="標楷體" w:hint="eastAsia"/>
              </w:rPr>
              <w:t>?</w:t>
            </w:r>
            <w:r w:rsidRPr="00C00237">
              <w:rPr>
                <w:rFonts w:eastAsia="標楷體" w:hint="eastAsia"/>
              </w:rPr>
              <w:t>」展示設計製作採購案</w:t>
            </w:r>
          </w:p>
        </w:tc>
        <w:tc>
          <w:tcPr>
            <w:tcW w:w="1046" w:type="dxa"/>
          </w:tcPr>
          <w:p w14:paraId="19556E5E"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展示組</w:t>
            </w:r>
          </w:p>
        </w:tc>
        <w:tc>
          <w:tcPr>
            <w:tcW w:w="2277" w:type="dxa"/>
          </w:tcPr>
          <w:p w14:paraId="7D77DD5E"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決標資料於</w:t>
            </w:r>
            <w:r w:rsidRPr="00C00237">
              <w:rPr>
                <w:rFonts w:eastAsia="標楷體" w:hint="eastAsia"/>
                <w:szCs w:val="24"/>
              </w:rPr>
              <w:t>114</w:t>
            </w:r>
            <w:r w:rsidRPr="00C00237">
              <w:rPr>
                <w:rFonts w:eastAsia="標楷體" w:hint="eastAsia"/>
                <w:szCs w:val="24"/>
              </w:rPr>
              <w:t>年</w:t>
            </w:r>
            <w:r w:rsidRPr="00C00237">
              <w:rPr>
                <w:rFonts w:eastAsia="標楷體" w:hint="eastAsia"/>
                <w:szCs w:val="24"/>
              </w:rPr>
              <w:t>1</w:t>
            </w:r>
            <w:r w:rsidRPr="00C00237">
              <w:rPr>
                <w:rFonts w:eastAsia="標楷體" w:hint="eastAsia"/>
                <w:szCs w:val="24"/>
              </w:rPr>
              <w:t>月</w:t>
            </w:r>
            <w:r w:rsidRPr="00C00237">
              <w:rPr>
                <w:rFonts w:eastAsia="標楷體" w:hint="eastAsia"/>
                <w:szCs w:val="24"/>
              </w:rPr>
              <w:t>21</w:t>
            </w:r>
            <w:r w:rsidRPr="00C00237">
              <w:rPr>
                <w:rFonts w:eastAsia="標楷體" w:hint="eastAsia"/>
                <w:szCs w:val="24"/>
              </w:rPr>
              <w:t>日函報教育部核備。</w:t>
            </w:r>
          </w:p>
        </w:tc>
        <w:tc>
          <w:tcPr>
            <w:tcW w:w="1085" w:type="dxa"/>
          </w:tcPr>
          <w:p w14:paraId="7A7469D2"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rPr>
              <w:t>1</w:t>
            </w:r>
            <w:r w:rsidRPr="00C00237">
              <w:rPr>
                <w:rFonts w:eastAsia="標楷體"/>
              </w:rPr>
              <w:t>,</w:t>
            </w:r>
            <w:r w:rsidRPr="00C00237">
              <w:rPr>
                <w:rFonts w:eastAsia="標楷體" w:hint="eastAsia"/>
              </w:rPr>
              <w:t>100</w:t>
            </w:r>
            <w:r w:rsidRPr="00C00237">
              <w:rPr>
                <w:rFonts w:eastAsia="標楷體" w:hint="eastAsia"/>
              </w:rPr>
              <w:t>萬元</w:t>
            </w:r>
          </w:p>
        </w:tc>
        <w:tc>
          <w:tcPr>
            <w:tcW w:w="1204" w:type="dxa"/>
          </w:tcPr>
          <w:p w14:paraId="5F0C8750"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rPr>
              <w:t>王一國際展覽室內裝修設計有限公司</w:t>
            </w:r>
          </w:p>
          <w:p w14:paraId="7EAFE2CC" w14:textId="77777777" w:rsidR="00E72840" w:rsidRPr="00C00237" w:rsidRDefault="00E72840" w:rsidP="00051594">
            <w:pPr>
              <w:tabs>
                <w:tab w:val="left" w:pos="732"/>
              </w:tabs>
              <w:rPr>
                <w:rFonts w:eastAsia="標楷體"/>
                <w:szCs w:val="24"/>
              </w:rPr>
            </w:pPr>
            <w:r w:rsidRPr="00C00237">
              <w:rPr>
                <w:rFonts w:eastAsia="標楷體"/>
                <w:szCs w:val="24"/>
              </w:rPr>
              <w:tab/>
            </w:r>
          </w:p>
        </w:tc>
      </w:tr>
      <w:tr w:rsidR="00E72840" w:rsidRPr="00C00237" w14:paraId="3C0123E9" w14:textId="77777777" w:rsidTr="00E72840">
        <w:trPr>
          <w:jc w:val="center"/>
        </w:trPr>
        <w:tc>
          <w:tcPr>
            <w:tcW w:w="421" w:type="dxa"/>
          </w:tcPr>
          <w:p w14:paraId="615A6D15" w14:textId="77777777" w:rsidR="00E72840" w:rsidRPr="00C00237" w:rsidRDefault="00E72840" w:rsidP="00B213FE">
            <w:pPr>
              <w:pStyle w:val="aff9"/>
              <w:numPr>
                <w:ilvl w:val="0"/>
                <w:numId w:val="14"/>
              </w:numPr>
              <w:tabs>
                <w:tab w:val="left" w:pos="3261"/>
              </w:tabs>
              <w:spacing w:line="360" w:lineRule="exact"/>
              <w:ind w:leftChars="0" w:rightChars="-50" w:right="-120"/>
              <w:jc w:val="center"/>
              <w:rPr>
                <w:rFonts w:eastAsia="標楷體"/>
              </w:rPr>
            </w:pPr>
          </w:p>
        </w:tc>
        <w:tc>
          <w:tcPr>
            <w:tcW w:w="1006" w:type="dxa"/>
          </w:tcPr>
          <w:p w14:paraId="65179F49"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hint="eastAsia"/>
                <w:szCs w:val="24"/>
              </w:rPr>
              <w:t>113089</w:t>
            </w:r>
          </w:p>
        </w:tc>
        <w:tc>
          <w:tcPr>
            <w:tcW w:w="1633" w:type="dxa"/>
          </w:tcPr>
          <w:p w14:paraId="5646997F" w14:textId="77777777" w:rsidR="00E72840" w:rsidRPr="00C00237" w:rsidRDefault="00E72840" w:rsidP="00051594">
            <w:pPr>
              <w:tabs>
                <w:tab w:val="left" w:pos="3261"/>
              </w:tabs>
              <w:spacing w:line="360" w:lineRule="exact"/>
              <w:ind w:leftChars="-50" w:left="-120" w:rightChars="-50" w:right="-120"/>
              <w:jc w:val="both"/>
              <w:rPr>
                <w:rFonts w:eastAsia="標楷體"/>
                <w:szCs w:val="24"/>
              </w:rPr>
            </w:pPr>
            <w:r w:rsidRPr="00C00237">
              <w:rPr>
                <w:rFonts w:eastAsia="標楷體" w:hint="eastAsia"/>
              </w:rPr>
              <w:t>113</w:t>
            </w:r>
            <w:r w:rsidRPr="00C00237">
              <w:rPr>
                <w:rFonts w:eastAsia="標楷體" w:hint="eastAsia"/>
              </w:rPr>
              <w:t>學年度科技教育創意實作競賽及成果展示採購案</w:t>
            </w:r>
          </w:p>
        </w:tc>
        <w:tc>
          <w:tcPr>
            <w:tcW w:w="1046" w:type="dxa"/>
          </w:tcPr>
          <w:p w14:paraId="6D7B7F24"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科教組</w:t>
            </w:r>
          </w:p>
        </w:tc>
        <w:tc>
          <w:tcPr>
            <w:tcW w:w="2277" w:type="dxa"/>
          </w:tcPr>
          <w:p w14:paraId="35C97866"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於</w:t>
            </w:r>
            <w:r w:rsidRPr="00C00237">
              <w:rPr>
                <w:rFonts w:eastAsia="標楷體" w:hint="eastAsia"/>
                <w:szCs w:val="24"/>
              </w:rPr>
              <w:t>114</w:t>
            </w:r>
            <w:r w:rsidRPr="00C00237">
              <w:rPr>
                <w:rFonts w:eastAsia="標楷體" w:hint="eastAsia"/>
                <w:szCs w:val="24"/>
              </w:rPr>
              <w:t>年</w:t>
            </w:r>
            <w:r w:rsidRPr="00C00237">
              <w:rPr>
                <w:rFonts w:eastAsia="標楷體" w:hint="eastAsia"/>
                <w:szCs w:val="24"/>
              </w:rPr>
              <w:t>1</w:t>
            </w:r>
            <w:r w:rsidRPr="00C00237">
              <w:rPr>
                <w:rFonts w:eastAsia="標楷體" w:hint="eastAsia"/>
                <w:szCs w:val="24"/>
              </w:rPr>
              <w:t>月</w:t>
            </w:r>
            <w:r w:rsidRPr="00C00237">
              <w:rPr>
                <w:rFonts w:eastAsia="標楷體" w:hint="eastAsia"/>
                <w:szCs w:val="24"/>
              </w:rPr>
              <w:t>21</w:t>
            </w:r>
            <w:r w:rsidRPr="00C00237">
              <w:rPr>
                <w:rFonts w:eastAsia="標楷體" w:hint="eastAsia"/>
                <w:szCs w:val="24"/>
              </w:rPr>
              <w:t>日議價，議價結果以新臺幣</w:t>
            </w:r>
            <w:r w:rsidRPr="00C00237">
              <w:rPr>
                <w:rFonts w:eastAsia="標楷體" w:hint="eastAsia"/>
                <w:szCs w:val="24"/>
              </w:rPr>
              <w:t>235</w:t>
            </w:r>
            <w:r w:rsidRPr="00C00237">
              <w:rPr>
                <w:rFonts w:eastAsia="標楷體" w:hint="eastAsia"/>
                <w:szCs w:val="24"/>
              </w:rPr>
              <w:t>萬元決標。</w:t>
            </w:r>
          </w:p>
        </w:tc>
        <w:tc>
          <w:tcPr>
            <w:tcW w:w="1085" w:type="dxa"/>
          </w:tcPr>
          <w:p w14:paraId="0D1C9F53"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235</w:t>
            </w:r>
            <w:r w:rsidRPr="00C00237">
              <w:rPr>
                <w:rFonts w:eastAsia="標楷體" w:hint="eastAsia"/>
                <w:szCs w:val="24"/>
              </w:rPr>
              <w:t>萬元</w:t>
            </w:r>
          </w:p>
        </w:tc>
        <w:tc>
          <w:tcPr>
            <w:tcW w:w="1204" w:type="dxa"/>
          </w:tcPr>
          <w:p w14:paraId="1E18E475"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佳作企業社</w:t>
            </w:r>
          </w:p>
        </w:tc>
      </w:tr>
      <w:tr w:rsidR="00E72840" w:rsidRPr="00C00237" w14:paraId="53FB5F80" w14:textId="77777777" w:rsidTr="00E72840">
        <w:trPr>
          <w:jc w:val="center"/>
        </w:trPr>
        <w:tc>
          <w:tcPr>
            <w:tcW w:w="421" w:type="dxa"/>
          </w:tcPr>
          <w:p w14:paraId="12CB7F75" w14:textId="77777777" w:rsidR="00E72840" w:rsidRPr="00C00237" w:rsidRDefault="00E72840" w:rsidP="00B213FE">
            <w:pPr>
              <w:pStyle w:val="aff9"/>
              <w:numPr>
                <w:ilvl w:val="0"/>
                <w:numId w:val="14"/>
              </w:numPr>
              <w:tabs>
                <w:tab w:val="left" w:pos="3261"/>
              </w:tabs>
              <w:spacing w:line="360" w:lineRule="exact"/>
              <w:ind w:leftChars="0" w:rightChars="-50" w:right="-120"/>
              <w:jc w:val="center"/>
              <w:rPr>
                <w:rFonts w:eastAsia="標楷體"/>
              </w:rPr>
            </w:pPr>
          </w:p>
        </w:tc>
        <w:tc>
          <w:tcPr>
            <w:tcW w:w="1006" w:type="dxa"/>
          </w:tcPr>
          <w:p w14:paraId="23E56EDE"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hint="eastAsia"/>
              </w:rPr>
              <w:t>107028</w:t>
            </w:r>
          </w:p>
        </w:tc>
        <w:tc>
          <w:tcPr>
            <w:tcW w:w="1633" w:type="dxa"/>
          </w:tcPr>
          <w:p w14:paraId="33DAF970" w14:textId="77777777" w:rsidR="00E72840" w:rsidRPr="00C00237" w:rsidRDefault="00E72840" w:rsidP="00051594">
            <w:pPr>
              <w:tabs>
                <w:tab w:val="left" w:pos="3261"/>
              </w:tabs>
              <w:spacing w:line="360" w:lineRule="exact"/>
              <w:ind w:leftChars="-50" w:left="-120" w:rightChars="-50" w:right="-120"/>
              <w:jc w:val="both"/>
              <w:rPr>
                <w:rFonts w:eastAsia="標楷體"/>
                <w:szCs w:val="24"/>
              </w:rPr>
            </w:pPr>
            <w:r w:rsidRPr="00C00237">
              <w:rPr>
                <w:rFonts w:eastAsia="標楷體" w:hint="eastAsia"/>
              </w:rPr>
              <w:t>餐廳場地標租租賃契約</w:t>
            </w:r>
          </w:p>
        </w:tc>
        <w:tc>
          <w:tcPr>
            <w:tcW w:w="1046" w:type="dxa"/>
          </w:tcPr>
          <w:p w14:paraId="72A01FC4"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公服組</w:t>
            </w:r>
          </w:p>
        </w:tc>
        <w:tc>
          <w:tcPr>
            <w:tcW w:w="2277" w:type="dxa"/>
          </w:tcPr>
          <w:p w14:paraId="03EF997E"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廠商業已繳清房屋稅，辦理退還履約保證金新臺幣</w:t>
            </w:r>
            <w:r w:rsidRPr="00C00237">
              <w:rPr>
                <w:rFonts w:eastAsia="標楷體" w:hint="eastAsia"/>
                <w:szCs w:val="24"/>
              </w:rPr>
              <w:t>83</w:t>
            </w:r>
            <w:r w:rsidRPr="00C00237">
              <w:rPr>
                <w:rFonts w:eastAsia="標楷體" w:hint="eastAsia"/>
                <w:szCs w:val="24"/>
              </w:rPr>
              <w:t>萬</w:t>
            </w:r>
            <w:r w:rsidRPr="00C00237">
              <w:rPr>
                <w:rFonts w:eastAsia="標楷體" w:hint="eastAsia"/>
                <w:szCs w:val="24"/>
              </w:rPr>
              <w:t>8,365</w:t>
            </w:r>
            <w:r w:rsidRPr="00C00237">
              <w:rPr>
                <w:rFonts w:eastAsia="標楷體" w:hint="eastAsia"/>
                <w:szCs w:val="24"/>
              </w:rPr>
              <w:t>元。</w:t>
            </w:r>
          </w:p>
        </w:tc>
        <w:tc>
          <w:tcPr>
            <w:tcW w:w="1085" w:type="dxa"/>
          </w:tcPr>
          <w:p w14:paraId="19E030D8"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1</w:t>
            </w:r>
            <w:r w:rsidRPr="00C00237">
              <w:rPr>
                <w:rFonts w:eastAsia="標楷體"/>
                <w:szCs w:val="24"/>
              </w:rPr>
              <w:t>,</w:t>
            </w:r>
            <w:r w:rsidRPr="00C00237">
              <w:rPr>
                <w:rFonts w:eastAsia="標楷體" w:hint="eastAsia"/>
                <w:szCs w:val="24"/>
              </w:rPr>
              <w:t>080</w:t>
            </w:r>
            <w:r w:rsidRPr="00C00237">
              <w:rPr>
                <w:rFonts w:eastAsia="標楷體" w:hint="eastAsia"/>
                <w:szCs w:val="24"/>
              </w:rPr>
              <w:t>萬元</w:t>
            </w:r>
          </w:p>
        </w:tc>
        <w:tc>
          <w:tcPr>
            <w:tcW w:w="1204" w:type="dxa"/>
          </w:tcPr>
          <w:p w14:paraId="48BE9F8A"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御象國際顧問有限公司</w:t>
            </w:r>
          </w:p>
        </w:tc>
      </w:tr>
      <w:tr w:rsidR="00E72840" w:rsidRPr="00C00237" w14:paraId="59BC3A88" w14:textId="77777777" w:rsidTr="00E72840">
        <w:trPr>
          <w:jc w:val="center"/>
        </w:trPr>
        <w:tc>
          <w:tcPr>
            <w:tcW w:w="421" w:type="dxa"/>
          </w:tcPr>
          <w:p w14:paraId="6D8BA0B1" w14:textId="77777777" w:rsidR="00E72840" w:rsidRPr="00C00237" w:rsidRDefault="00E72840" w:rsidP="00B213FE">
            <w:pPr>
              <w:pStyle w:val="aff9"/>
              <w:numPr>
                <w:ilvl w:val="0"/>
                <w:numId w:val="14"/>
              </w:numPr>
              <w:tabs>
                <w:tab w:val="left" w:pos="3261"/>
              </w:tabs>
              <w:spacing w:line="360" w:lineRule="exact"/>
              <w:ind w:leftChars="0" w:rightChars="-50" w:right="-120"/>
              <w:jc w:val="center"/>
              <w:rPr>
                <w:rFonts w:eastAsia="標楷體"/>
              </w:rPr>
            </w:pPr>
          </w:p>
        </w:tc>
        <w:tc>
          <w:tcPr>
            <w:tcW w:w="1006" w:type="dxa"/>
          </w:tcPr>
          <w:p w14:paraId="20A0956C"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hint="eastAsia"/>
                <w:szCs w:val="24"/>
              </w:rPr>
              <w:t>110070</w:t>
            </w:r>
          </w:p>
        </w:tc>
        <w:tc>
          <w:tcPr>
            <w:tcW w:w="1633" w:type="dxa"/>
          </w:tcPr>
          <w:p w14:paraId="4B911219" w14:textId="77777777" w:rsidR="00E72840" w:rsidRPr="00C00237" w:rsidRDefault="00E72840" w:rsidP="00051594">
            <w:pPr>
              <w:tabs>
                <w:tab w:val="left" w:pos="3261"/>
              </w:tabs>
              <w:spacing w:line="360" w:lineRule="exact"/>
              <w:ind w:leftChars="-50" w:left="-120" w:rightChars="-50" w:right="-120"/>
              <w:jc w:val="both"/>
              <w:rPr>
                <w:rFonts w:eastAsia="標楷體"/>
                <w:szCs w:val="24"/>
              </w:rPr>
            </w:pPr>
            <w:r w:rsidRPr="00C00237">
              <w:rPr>
                <w:rFonts w:eastAsia="標楷體" w:hint="eastAsia"/>
                <w:szCs w:val="24"/>
              </w:rPr>
              <w:t>票務暨會員系統整合再造建置資訊服務</w:t>
            </w:r>
          </w:p>
        </w:tc>
        <w:tc>
          <w:tcPr>
            <w:tcW w:w="1046" w:type="dxa"/>
          </w:tcPr>
          <w:p w14:paraId="177015F6"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秘書室資訊小組</w:t>
            </w:r>
          </w:p>
        </w:tc>
        <w:tc>
          <w:tcPr>
            <w:tcW w:w="2277" w:type="dxa"/>
          </w:tcPr>
          <w:p w14:paraId="42073FC8"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保固期滿，退還保固保證金新臺幣</w:t>
            </w:r>
            <w:r w:rsidRPr="00C00237">
              <w:rPr>
                <w:rFonts w:eastAsia="標楷體" w:hint="eastAsia"/>
                <w:szCs w:val="24"/>
              </w:rPr>
              <w:t>2</w:t>
            </w:r>
            <w:r w:rsidRPr="00C00237">
              <w:rPr>
                <w:rFonts w:eastAsia="標楷體" w:hint="eastAsia"/>
                <w:szCs w:val="24"/>
              </w:rPr>
              <w:t>萬</w:t>
            </w:r>
            <w:r w:rsidRPr="00C00237">
              <w:rPr>
                <w:rFonts w:eastAsia="標楷體" w:hint="eastAsia"/>
                <w:szCs w:val="24"/>
              </w:rPr>
              <w:t>1</w:t>
            </w:r>
            <w:r w:rsidRPr="00C00237">
              <w:rPr>
                <w:rFonts w:eastAsia="標楷體"/>
                <w:szCs w:val="24"/>
              </w:rPr>
              <w:t>,</w:t>
            </w:r>
            <w:r w:rsidRPr="00C00237">
              <w:rPr>
                <w:rFonts w:eastAsia="標楷體" w:hint="eastAsia"/>
                <w:szCs w:val="24"/>
              </w:rPr>
              <w:t>000</w:t>
            </w:r>
            <w:r w:rsidRPr="00C00237">
              <w:rPr>
                <w:rFonts w:eastAsia="標楷體" w:hint="eastAsia"/>
                <w:szCs w:val="24"/>
              </w:rPr>
              <w:t>元。</w:t>
            </w:r>
          </w:p>
        </w:tc>
        <w:tc>
          <w:tcPr>
            <w:tcW w:w="1085" w:type="dxa"/>
          </w:tcPr>
          <w:p w14:paraId="2B26A516"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1</w:t>
            </w:r>
            <w:r w:rsidRPr="00C00237">
              <w:rPr>
                <w:rFonts w:eastAsia="標楷體"/>
                <w:szCs w:val="24"/>
              </w:rPr>
              <w:t>,</w:t>
            </w:r>
            <w:r w:rsidRPr="00C00237">
              <w:rPr>
                <w:rFonts w:eastAsia="標楷體" w:hint="eastAsia"/>
                <w:szCs w:val="24"/>
              </w:rPr>
              <w:t>052</w:t>
            </w:r>
            <w:r w:rsidRPr="00C00237">
              <w:rPr>
                <w:rFonts w:eastAsia="標楷體" w:hint="eastAsia"/>
                <w:szCs w:val="24"/>
              </w:rPr>
              <w:t>萬元</w:t>
            </w:r>
          </w:p>
        </w:tc>
        <w:tc>
          <w:tcPr>
            <w:tcW w:w="1204" w:type="dxa"/>
          </w:tcPr>
          <w:p w14:paraId="04981723"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三商電腦股份有限公司</w:t>
            </w:r>
          </w:p>
        </w:tc>
      </w:tr>
      <w:tr w:rsidR="00E72840" w:rsidRPr="00C00237" w14:paraId="51462495" w14:textId="77777777" w:rsidTr="00E72840">
        <w:trPr>
          <w:jc w:val="center"/>
        </w:trPr>
        <w:tc>
          <w:tcPr>
            <w:tcW w:w="421" w:type="dxa"/>
          </w:tcPr>
          <w:p w14:paraId="251E62AD" w14:textId="77777777" w:rsidR="00E72840" w:rsidRPr="00C00237" w:rsidRDefault="00E72840" w:rsidP="00B213FE">
            <w:pPr>
              <w:pStyle w:val="aff9"/>
              <w:numPr>
                <w:ilvl w:val="0"/>
                <w:numId w:val="14"/>
              </w:numPr>
              <w:tabs>
                <w:tab w:val="left" w:pos="3261"/>
              </w:tabs>
              <w:spacing w:line="360" w:lineRule="exact"/>
              <w:ind w:leftChars="0" w:rightChars="-50" w:right="-120"/>
              <w:jc w:val="center"/>
              <w:rPr>
                <w:rFonts w:eastAsia="標楷體"/>
              </w:rPr>
            </w:pPr>
          </w:p>
        </w:tc>
        <w:tc>
          <w:tcPr>
            <w:tcW w:w="1006" w:type="dxa"/>
          </w:tcPr>
          <w:p w14:paraId="19BC5693"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hint="eastAsia"/>
                <w:szCs w:val="24"/>
              </w:rPr>
              <w:t>110071</w:t>
            </w:r>
          </w:p>
        </w:tc>
        <w:tc>
          <w:tcPr>
            <w:tcW w:w="1633" w:type="dxa"/>
          </w:tcPr>
          <w:p w14:paraId="69520311" w14:textId="77777777" w:rsidR="00E72840" w:rsidRPr="00C00237" w:rsidRDefault="00E72840" w:rsidP="00051594">
            <w:pPr>
              <w:tabs>
                <w:tab w:val="left" w:pos="3261"/>
              </w:tabs>
              <w:spacing w:line="360" w:lineRule="exact"/>
              <w:ind w:leftChars="-50" w:left="-120" w:rightChars="-50" w:right="-120"/>
              <w:jc w:val="both"/>
              <w:rPr>
                <w:rFonts w:eastAsia="標楷體"/>
                <w:szCs w:val="24"/>
              </w:rPr>
            </w:pPr>
            <w:r w:rsidRPr="00C00237">
              <w:rPr>
                <w:rFonts w:eastAsia="標楷體" w:hint="eastAsia"/>
                <w:szCs w:val="24"/>
              </w:rPr>
              <w:t>中央走道空調設備增設工程</w:t>
            </w:r>
          </w:p>
        </w:tc>
        <w:tc>
          <w:tcPr>
            <w:tcW w:w="1046" w:type="dxa"/>
          </w:tcPr>
          <w:p w14:paraId="0A4C8FD3"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秘書室</w:t>
            </w:r>
          </w:p>
        </w:tc>
        <w:tc>
          <w:tcPr>
            <w:tcW w:w="2277" w:type="dxa"/>
          </w:tcPr>
          <w:p w14:paraId="363653AA"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保固期滿，退還保固保證金新臺幣</w:t>
            </w:r>
            <w:r w:rsidRPr="00C00237">
              <w:rPr>
                <w:rFonts w:eastAsia="標楷體" w:hint="eastAsia"/>
                <w:szCs w:val="24"/>
              </w:rPr>
              <w:t>6</w:t>
            </w:r>
            <w:r w:rsidRPr="00C00237">
              <w:rPr>
                <w:rFonts w:eastAsia="標楷體" w:hint="eastAsia"/>
                <w:szCs w:val="24"/>
              </w:rPr>
              <w:t>萬元。</w:t>
            </w:r>
          </w:p>
        </w:tc>
        <w:tc>
          <w:tcPr>
            <w:tcW w:w="1085" w:type="dxa"/>
          </w:tcPr>
          <w:p w14:paraId="5D347B92"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2</w:t>
            </w:r>
            <w:r w:rsidRPr="00C00237">
              <w:rPr>
                <w:rFonts w:eastAsia="標楷體"/>
                <w:szCs w:val="24"/>
              </w:rPr>
              <w:t>12</w:t>
            </w:r>
            <w:r w:rsidRPr="00C00237">
              <w:rPr>
                <w:rFonts w:eastAsia="標楷體" w:hint="eastAsia"/>
                <w:szCs w:val="24"/>
              </w:rPr>
              <w:t>萬元</w:t>
            </w:r>
          </w:p>
        </w:tc>
        <w:tc>
          <w:tcPr>
            <w:tcW w:w="1204" w:type="dxa"/>
          </w:tcPr>
          <w:p w14:paraId="41756F93"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武峰實業有限公司</w:t>
            </w:r>
          </w:p>
        </w:tc>
      </w:tr>
      <w:tr w:rsidR="00E72840" w:rsidRPr="00C00237" w14:paraId="0EFC53AC" w14:textId="77777777" w:rsidTr="00E72840">
        <w:trPr>
          <w:jc w:val="center"/>
        </w:trPr>
        <w:tc>
          <w:tcPr>
            <w:tcW w:w="421" w:type="dxa"/>
          </w:tcPr>
          <w:p w14:paraId="0AF63B3A" w14:textId="77777777" w:rsidR="00E72840" w:rsidRPr="00C00237" w:rsidRDefault="00E72840" w:rsidP="00B213FE">
            <w:pPr>
              <w:pStyle w:val="aff9"/>
              <w:numPr>
                <w:ilvl w:val="0"/>
                <w:numId w:val="14"/>
              </w:numPr>
              <w:tabs>
                <w:tab w:val="left" w:pos="3261"/>
              </w:tabs>
              <w:spacing w:line="360" w:lineRule="exact"/>
              <w:ind w:leftChars="0" w:rightChars="-50" w:right="-120"/>
              <w:jc w:val="center"/>
              <w:rPr>
                <w:rFonts w:eastAsia="標楷體"/>
              </w:rPr>
            </w:pPr>
          </w:p>
        </w:tc>
        <w:tc>
          <w:tcPr>
            <w:tcW w:w="1006" w:type="dxa"/>
          </w:tcPr>
          <w:p w14:paraId="234AE468"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hint="eastAsia"/>
                <w:szCs w:val="24"/>
              </w:rPr>
              <w:t>110068</w:t>
            </w:r>
          </w:p>
        </w:tc>
        <w:tc>
          <w:tcPr>
            <w:tcW w:w="1633" w:type="dxa"/>
          </w:tcPr>
          <w:p w14:paraId="0B293670" w14:textId="77777777" w:rsidR="00E72840" w:rsidRPr="00C00237" w:rsidRDefault="00E72840" w:rsidP="00051594">
            <w:pPr>
              <w:tabs>
                <w:tab w:val="left" w:pos="3261"/>
              </w:tabs>
              <w:spacing w:line="360" w:lineRule="exact"/>
              <w:ind w:leftChars="-50" w:left="-120" w:rightChars="-50" w:right="-120"/>
              <w:jc w:val="both"/>
              <w:rPr>
                <w:rFonts w:eastAsia="標楷體"/>
                <w:szCs w:val="24"/>
              </w:rPr>
            </w:pPr>
            <w:r w:rsidRPr="00C00237">
              <w:rPr>
                <w:rFonts w:eastAsia="標楷體" w:hint="eastAsia"/>
                <w:szCs w:val="24"/>
              </w:rPr>
              <w:t>大銀幕電影院舞台增設及地毯座椅更新工程</w:t>
            </w:r>
          </w:p>
        </w:tc>
        <w:tc>
          <w:tcPr>
            <w:tcW w:w="1046" w:type="dxa"/>
          </w:tcPr>
          <w:p w14:paraId="471A1332"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展示組</w:t>
            </w:r>
          </w:p>
        </w:tc>
        <w:tc>
          <w:tcPr>
            <w:tcW w:w="2277" w:type="dxa"/>
          </w:tcPr>
          <w:p w14:paraId="4E5F3AF5"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保固期滿，退還保固保證金新臺幣</w:t>
            </w:r>
            <w:r w:rsidRPr="00C00237">
              <w:rPr>
                <w:rFonts w:eastAsia="標楷體" w:hint="eastAsia"/>
                <w:szCs w:val="24"/>
              </w:rPr>
              <w:t>18</w:t>
            </w:r>
            <w:r w:rsidRPr="00C00237">
              <w:rPr>
                <w:rFonts w:eastAsia="標楷體" w:hint="eastAsia"/>
                <w:szCs w:val="24"/>
              </w:rPr>
              <w:t>萬</w:t>
            </w:r>
            <w:r w:rsidRPr="00C00237">
              <w:rPr>
                <w:rFonts w:eastAsia="標楷體" w:hint="eastAsia"/>
                <w:szCs w:val="24"/>
              </w:rPr>
              <w:t>8</w:t>
            </w:r>
            <w:r w:rsidRPr="00C00237">
              <w:rPr>
                <w:rFonts w:eastAsia="標楷體"/>
                <w:szCs w:val="24"/>
              </w:rPr>
              <w:t>,</w:t>
            </w:r>
            <w:r w:rsidRPr="00C00237">
              <w:rPr>
                <w:rFonts w:eastAsia="標楷體" w:hint="eastAsia"/>
                <w:szCs w:val="24"/>
              </w:rPr>
              <w:t>062</w:t>
            </w:r>
            <w:r w:rsidRPr="00C00237">
              <w:rPr>
                <w:rFonts w:eastAsia="標楷體" w:hint="eastAsia"/>
                <w:szCs w:val="24"/>
              </w:rPr>
              <w:t>元，本案刻正簽核中。</w:t>
            </w:r>
          </w:p>
        </w:tc>
        <w:tc>
          <w:tcPr>
            <w:tcW w:w="1085" w:type="dxa"/>
          </w:tcPr>
          <w:p w14:paraId="3665A205"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813</w:t>
            </w:r>
            <w:r w:rsidRPr="00C00237">
              <w:rPr>
                <w:rFonts w:eastAsia="標楷體" w:hint="eastAsia"/>
                <w:szCs w:val="24"/>
              </w:rPr>
              <w:t>萬元</w:t>
            </w:r>
          </w:p>
        </w:tc>
        <w:tc>
          <w:tcPr>
            <w:tcW w:w="1204" w:type="dxa"/>
          </w:tcPr>
          <w:p w14:paraId="74056B8F"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耕懋室內裝修工程行</w:t>
            </w:r>
          </w:p>
        </w:tc>
      </w:tr>
      <w:tr w:rsidR="00E72840" w:rsidRPr="00C00237" w14:paraId="1E81C764" w14:textId="77777777" w:rsidTr="00E72840">
        <w:trPr>
          <w:jc w:val="center"/>
        </w:trPr>
        <w:tc>
          <w:tcPr>
            <w:tcW w:w="421" w:type="dxa"/>
          </w:tcPr>
          <w:p w14:paraId="0122B7BE" w14:textId="77777777" w:rsidR="00E72840" w:rsidRPr="00C00237" w:rsidRDefault="00E72840" w:rsidP="00B213FE">
            <w:pPr>
              <w:pStyle w:val="aff9"/>
              <w:numPr>
                <w:ilvl w:val="0"/>
                <w:numId w:val="14"/>
              </w:numPr>
              <w:tabs>
                <w:tab w:val="left" w:pos="3261"/>
              </w:tabs>
              <w:spacing w:line="360" w:lineRule="exact"/>
              <w:ind w:leftChars="0" w:rightChars="-50" w:right="-120"/>
              <w:jc w:val="center"/>
              <w:rPr>
                <w:rFonts w:eastAsia="標楷體"/>
              </w:rPr>
            </w:pPr>
          </w:p>
        </w:tc>
        <w:tc>
          <w:tcPr>
            <w:tcW w:w="1006" w:type="dxa"/>
          </w:tcPr>
          <w:p w14:paraId="2BEFA7BA"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szCs w:val="24"/>
              </w:rPr>
              <w:t>112079</w:t>
            </w:r>
          </w:p>
        </w:tc>
        <w:tc>
          <w:tcPr>
            <w:tcW w:w="1633" w:type="dxa"/>
          </w:tcPr>
          <w:p w14:paraId="24024AC9" w14:textId="77777777" w:rsidR="00E72840" w:rsidRPr="00C00237" w:rsidRDefault="00E72840" w:rsidP="00051594">
            <w:pPr>
              <w:tabs>
                <w:tab w:val="left" w:pos="3261"/>
              </w:tabs>
              <w:spacing w:line="360" w:lineRule="exact"/>
              <w:ind w:leftChars="-50" w:left="-120" w:rightChars="-50" w:right="-120"/>
              <w:jc w:val="both"/>
              <w:rPr>
                <w:rFonts w:eastAsia="標楷體"/>
                <w:szCs w:val="24"/>
              </w:rPr>
            </w:pPr>
            <w:r w:rsidRPr="00C00237">
              <w:rPr>
                <w:rFonts w:eastAsia="標楷體" w:hint="eastAsia"/>
                <w:szCs w:val="24"/>
              </w:rPr>
              <w:t>空調設備運轉維護保養</w:t>
            </w:r>
          </w:p>
        </w:tc>
        <w:tc>
          <w:tcPr>
            <w:tcW w:w="1046" w:type="dxa"/>
          </w:tcPr>
          <w:p w14:paraId="06FBD98D"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秘書室</w:t>
            </w:r>
          </w:p>
        </w:tc>
        <w:tc>
          <w:tcPr>
            <w:tcW w:w="2277" w:type="dxa"/>
          </w:tcPr>
          <w:p w14:paraId="06D5ADDC"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驗收通過，於</w:t>
            </w:r>
            <w:r w:rsidRPr="00C00237">
              <w:rPr>
                <w:rFonts w:eastAsia="標楷體"/>
                <w:szCs w:val="24"/>
              </w:rPr>
              <w:t>2/6</w:t>
            </w:r>
            <w:r w:rsidRPr="00C00237">
              <w:rPr>
                <w:rFonts w:eastAsia="標楷體" w:hint="eastAsia"/>
                <w:szCs w:val="24"/>
              </w:rPr>
              <w:t>退還履約保證金新臺幣</w:t>
            </w:r>
            <w:r w:rsidRPr="00C00237">
              <w:rPr>
                <w:rFonts w:eastAsia="標楷體"/>
                <w:szCs w:val="24"/>
              </w:rPr>
              <w:t>10</w:t>
            </w:r>
            <w:r w:rsidRPr="00C00237">
              <w:rPr>
                <w:rFonts w:eastAsia="標楷體" w:hint="eastAsia"/>
                <w:szCs w:val="24"/>
              </w:rPr>
              <w:t>萬元。</w:t>
            </w:r>
          </w:p>
        </w:tc>
        <w:tc>
          <w:tcPr>
            <w:tcW w:w="1085" w:type="dxa"/>
          </w:tcPr>
          <w:p w14:paraId="4E7B9285"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szCs w:val="24"/>
              </w:rPr>
              <w:t>267</w:t>
            </w:r>
            <w:r w:rsidRPr="00C00237">
              <w:rPr>
                <w:rFonts w:eastAsia="標楷體" w:hint="eastAsia"/>
                <w:szCs w:val="24"/>
              </w:rPr>
              <w:t>萬元</w:t>
            </w:r>
          </w:p>
        </w:tc>
        <w:tc>
          <w:tcPr>
            <w:tcW w:w="1204" w:type="dxa"/>
          </w:tcPr>
          <w:p w14:paraId="75B0E658"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詠馳企業有限公司</w:t>
            </w:r>
          </w:p>
        </w:tc>
      </w:tr>
      <w:tr w:rsidR="00E72840" w:rsidRPr="00C00237" w14:paraId="513930C7" w14:textId="77777777" w:rsidTr="00E72840">
        <w:trPr>
          <w:jc w:val="center"/>
        </w:trPr>
        <w:tc>
          <w:tcPr>
            <w:tcW w:w="421" w:type="dxa"/>
          </w:tcPr>
          <w:p w14:paraId="73CAFFE5" w14:textId="77777777" w:rsidR="00E72840" w:rsidRPr="00C00237" w:rsidRDefault="00E72840" w:rsidP="00B213FE">
            <w:pPr>
              <w:pStyle w:val="aff9"/>
              <w:numPr>
                <w:ilvl w:val="0"/>
                <w:numId w:val="14"/>
              </w:numPr>
              <w:tabs>
                <w:tab w:val="left" w:pos="3261"/>
              </w:tabs>
              <w:spacing w:line="360" w:lineRule="exact"/>
              <w:ind w:leftChars="0" w:rightChars="-50" w:right="-120"/>
              <w:jc w:val="center"/>
              <w:rPr>
                <w:rFonts w:eastAsia="標楷體"/>
              </w:rPr>
            </w:pPr>
          </w:p>
        </w:tc>
        <w:tc>
          <w:tcPr>
            <w:tcW w:w="1006" w:type="dxa"/>
          </w:tcPr>
          <w:p w14:paraId="4DC7F9B7"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szCs w:val="24"/>
              </w:rPr>
              <w:t>113001</w:t>
            </w:r>
          </w:p>
        </w:tc>
        <w:tc>
          <w:tcPr>
            <w:tcW w:w="1633" w:type="dxa"/>
          </w:tcPr>
          <w:p w14:paraId="0BC3AF56" w14:textId="77777777" w:rsidR="00E72840" w:rsidRPr="00C00237" w:rsidRDefault="00E72840" w:rsidP="00051594">
            <w:pPr>
              <w:tabs>
                <w:tab w:val="left" w:pos="3261"/>
              </w:tabs>
              <w:spacing w:line="360" w:lineRule="exact"/>
              <w:ind w:leftChars="-50" w:left="-120" w:rightChars="-50" w:right="-120"/>
              <w:jc w:val="both"/>
              <w:rPr>
                <w:rFonts w:eastAsia="標楷體"/>
                <w:szCs w:val="24"/>
              </w:rPr>
            </w:pPr>
            <w:r w:rsidRPr="00C00237">
              <w:rPr>
                <w:rFonts w:eastAsia="標楷體"/>
                <w:szCs w:val="24"/>
              </w:rPr>
              <w:t>113</w:t>
            </w:r>
            <w:r w:rsidRPr="00C00237">
              <w:rPr>
                <w:rFonts w:eastAsia="標楷體" w:hint="eastAsia"/>
                <w:szCs w:val="24"/>
              </w:rPr>
              <w:t>年顧客服務與行政協助業務勞務承攬</w:t>
            </w:r>
          </w:p>
        </w:tc>
        <w:tc>
          <w:tcPr>
            <w:tcW w:w="1046" w:type="dxa"/>
          </w:tcPr>
          <w:p w14:paraId="6D2A1F27"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公服組</w:t>
            </w:r>
          </w:p>
        </w:tc>
        <w:tc>
          <w:tcPr>
            <w:tcW w:w="2277" w:type="dxa"/>
          </w:tcPr>
          <w:p w14:paraId="03F9FBC1"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驗收通過，於</w:t>
            </w:r>
            <w:r w:rsidRPr="00C00237">
              <w:rPr>
                <w:rFonts w:eastAsia="標楷體"/>
                <w:szCs w:val="24"/>
              </w:rPr>
              <w:t>2/6</w:t>
            </w:r>
            <w:r w:rsidRPr="00C00237">
              <w:rPr>
                <w:rFonts w:eastAsia="標楷體" w:hint="eastAsia"/>
                <w:szCs w:val="24"/>
              </w:rPr>
              <w:t>退還履約保證金新臺幣</w:t>
            </w:r>
            <w:r w:rsidRPr="00C00237">
              <w:rPr>
                <w:rFonts w:eastAsia="標楷體"/>
                <w:szCs w:val="24"/>
              </w:rPr>
              <w:t>15</w:t>
            </w:r>
            <w:r w:rsidRPr="00C00237">
              <w:rPr>
                <w:rFonts w:eastAsia="標楷體" w:hint="eastAsia"/>
                <w:szCs w:val="24"/>
              </w:rPr>
              <w:t>萬元。</w:t>
            </w:r>
          </w:p>
        </w:tc>
        <w:tc>
          <w:tcPr>
            <w:tcW w:w="1085" w:type="dxa"/>
          </w:tcPr>
          <w:p w14:paraId="283BD3D6"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szCs w:val="24"/>
              </w:rPr>
              <w:t>429</w:t>
            </w:r>
            <w:r w:rsidRPr="00C00237">
              <w:rPr>
                <w:rFonts w:eastAsia="標楷體" w:hint="eastAsia"/>
                <w:szCs w:val="24"/>
              </w:rPr>
              <w:t>萬元</w:t>
            </w:r>
          </w:p>
        </w:tc>
        <w:tc>
          <w:tcPr>
            <w:tcW w:w="1204" w:type="dxa"/>
          </w:tcPr>
          <w:p w14:paraId="1A3A7F7A"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佛廣大工程有限公司</w:t>
            </w:r>
          </w:p>
        </w:tc>
      </w:tr>
    </w:tbl>
    <w:p w14:paraId="1A112ABF" w14:textId="77777777" w:rsidR="00E72840" w:rsidRDefault="00E72840" w:rsidP="00E72840">
      <w:pPr>
        <w:rPr>
          <w:rFonts w:eastAsia="標楷體"/>
          <w:szCs w:val="22"/>
        </w:rPr>
      </w:pPr>
    </w:p>
    <w:tbl>
      <w:tblPr>
        <w:tblStyle w:val="aa"/>
        <w:tblW w:w="8747" w:type="dxa"/>
        <w:jc w:val="center"/>
        <w:tblLook w:val="04A0" w:firstRow="1" w:lastRow="0" w:firstColumn="1" w:lastColumn="0" w:noHBand="0" w:noVBand="1"/>
      </w:tblPr>
      <w:tblGrid>
        <w:gridCol w:w="421"/>
        <w:gridCol w:w="1009"/>
        <w:gridCol w:w="1643"/>
        <w:gridCol w:w="945"/>
        <w:gridCol w:w="2498"/>
        <w:gridCol w:w="1071"/>
        <w:gridCol w:w="1149"/>
        <w:gridCol w:w="11"/>
      </w:tblGrid>
      <w:tr w:rsidR="00E72840" w:rsidRPr="00C00237" w14:paraId="16096640" w14:textId="77777777" w:rsidTr="00E72840">
        <w:trPr>
          <w:tblHeader/>
          <w:jc w:val="center"/>
        </w:trPr>
        <w:tc>
          <w:tcPr>
            <w:tcW w:w="8747" w:type="dxa"/>
            <w:gridSpan w:val="8"/>
            <w:shd w:val="clear" w:color="auto" w:fill="FFFF00"/>
          </w:tcPr>
          <w:p w14:paraId="1FA19CCF" w14:textId="77777777" w:rsidR="00E72840" w:rsidRPr="00D421AD" w:rsidRDefault="00E72840" w:rsidP="00051594">
            <w:pPr>
              <w:tabs>
                <w:tab w:val="left" w:pos="3261"/>
              </w:tabs>
              <w:spacing w:line="360" w:lineRule="exact"/>
              <w:jc w:val="center"/>
              <w:rPr>
                <w:rFonts w:eastAsia="標楷體"/>
                <w:b/>
                <w:bCs/>
                <w:szCs w:val="24"/>
              </w:rPr>
            </w:pPr>
            <w:r w:rsidRPr="00D421AD">
              <w:rPr>
                <w:rFonts w:eastAsia="標楷體" w:hint="eastAsia"/>
                <w:b/>
                <w:bCs/>
              </w:rPr>
              <w:t>附表</w:t>
            </w:r>
            <w:r w:rsidRPr="00D421AD">
              <w:rPr>
                <w:rFonts w:eastAsia="標楷體" w:hint="eastAsia"/>
                <w:b/>
                <w:bCs/>
              </w:rPr>
              <w:t>2</w:t>
            </w:r>
            <w:r w:rsidRPr="00D421AD">
              <w:rPr>
                <w:rFonts w:eastAsia="標楷體"/>
                <w:b/>
                <w:bCs/>
              </w:rPr>
              <w:t>-</w:t>
            </w:r>
            <w:r w:rsidRPr="00D421AD">
              <w:rPr>
                <w:rFonts w:eastAsia="標楷體" w:hint="eastAsia"/>
                <w:b/>
                <w:bCs/>
              </w:rPr>
              <w:t>公告金額以下採購案</w:t>
            </w:r>
          </w:p>
        </w:tc>
      </w:tr>
      <w:tr w:rsidR="00E72840" w:rsidRPr="00C00237" w14:paraId="18E058BD" w14:textId="77777777" w:rsidTr="00E72840">
        <w:trPr>
          <w:gridAfter w:val="1"/>
          <w:wAfter w:w="11" w:type="dxa"/>
          <w:tblHeader/>
          <w:jc w:val="center"/>
        </w:trPr>
        <w:tc>
          <w:tcPr>
            <w:tcW w:w="421" w:type="dxa"/>
            <w:shd w:val="clear" w:color="auto" w:fill="EEECE1" w:themeFill="background2"/>
          </w:tcPr>
          <w:p w14:paraId="01A46FCF"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p>
        </w:tc>
        <w:tc>
          <w:tcPr>
            <w:tcW w:w="1009" w:type="dxa"/>
            <w:shd w:val="clear" w:color="auto" w:fill="EEECE1" w:themeFill="background2"/>
          </w:tcPr>
          <w:p w14:paraId="1C62016A"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hint="eastAsia"/>
                <w:szCs w:val="24"/>
              </w:rPr>
              <w:t>採購案號</w:t>
            </w:r>
          </w:p>
        </w:tc>
        <w:tc>
          <w:tcPr>
            <w:tcW w:w="1643" w:type="dxa"/>
            <w:shd w:val="clear" w:color="auto" w:fill="EEECE1" w:themeFill="background2"/>
          </w:tcPr>
          <w:p w14:paraId="76DCEF3C"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hint="eastAsia"/>
              </w:rPr>
              <w:t>採購案</w:t>
            </w:r>
            <w:r w:rsidRPr="00C00237">
              <w:rPr>
                <w:rFonts w:eastAsia="標楷體" w:hint="eastAsia"/>
                <w:szCs w:val="24"/>
              </w:rPr>
              <w:t>名稱</w:t>
            </w:r>
          </w:p>
        </w:tc>
        <w:tc>
          <w:tcPr>
            <w:tcW w:w="945" w:type="dxa"/>
            <w:shd w:val="clear" w:color="auto" w:fill="EEECE1" w:themeFill="background2"/>
          </w:tcPr>
          <w:p w14:paraId="14D2D131"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hint="eastAsia"/>
                <w:szCs w:val="24"/>
              </w:rPr>
              <w:t>申購組室</w:t>
            </w:r>
          </w:p>
        </w:tc>
        <w:tc>
          <w:tcPr>
            <w:tcW w:w="2498" w:type="dxa"/>
            <w:shd w:val="clear" w:color="auto" w:fill="EEECE1" w:themeFill="background2"/>
          </w:tcPr>
          <w:p w14:paraId="76AFEE62" w14:textId="77777777" w:rsidR="00E72840" w:rsidRPr="00C00237" w:rsidRDefault="00E72840" w:rsidP="00051594">
            <w:pPr>
              <w:tabs>
                <w:tab w:val="left" w:pos="3261"/>
              </w:tabs>
              <w:spacing w:line="360" w:lineRule="exact"/>
              <w:jc w:val="center"/>
              <w:rPr>
                <w:rFonts w:eastAsia="標楷體"/>
                <w:szCs w:val="24"/>
              </w:rPr>
            </w:pPr>
            <w:r w:rsidRPr="00C00237">
              <w:rPr>
                <w:rFonts w:eastAsia="標楷體" w:hint="eastAsia"/>
                <w:szCs w:val="24"/>
              </w:rPr>
              <w:t>本室辦理情形</w:t>
            </w:r>
          </w:p>
        </w:tc>
        <w:tc>
          <w:tcPr>
            <w:tcW w:w="1071" w:type="dxa"/>
            <w:shd w:val="clear" w:color="auto" w:fill="EEECE1" w:themeFill="background2"/>
          </w:tcPr>
          <w:p w14:paraId="56591E89" w14:textId="77777777" w:rsidR="00E72840" w:rsidRPr="00C00237" w:rsidRDefault="00E72840" w:rsidP="00051594">
            <w:pPr>
              <w:tabs>
                <w:tab w:val="left" w:pos="3261"/>
              </w:tabs>
              <w:spacing w:line="360" w:lineRule="exact"/>
              <w:jc w:val="center"/>
              <w:rPr>
                <w:rFonts w:eastAsia="標楷體"/>
                <w:szCs w:val="24"/>
              </w:rPr>
            </w:pPr>
            <w:r w:rsidRPr="00C00237">
              <w:rPr>
                <w:rFonts w:eastAsia="標楷體" w:hint="eastAsia"/>
                <w:szCs w:val="24"/>
              </w:rPr>
              <w:t>決標</w:t>
            </w:r>
          </w:p>
          <w:p w14:paraId="33F54E34" w14:textId="77777777" w:rsidR="00E72840" w:rsidRPr="00C00237" w:rsidRDefault="00E72840" w:rsidP="00051594">
            <w:pPr>
              <w:tabs>
                <w:tab w:val="left" w:pos="3261"/>
              </w:tabs>
              <w:spacing w:line="360" w:lineRule="exact"/>
              <w:jc w:val="center"/>
              <w:rPr>
                <w:rFonts w:eastAsia="標楷體"/>
                <w:szCs w:val="24"/>
              </w:rPr>
            </w:pPr>
            <w:r w:rsidRPr="00C00237">
              <w:rPr>
                <w:rFonts w:eastAsia="標楷體" w:hint="eastAsia"/>
                <w:szCs w:val="24"/>
              </w:rPr>
              <w:t>金額</w:t>
            </w:r>
          </w:p>
        </w:tc>
        <w:tc>
          <w:tcPr>
            <w:tcW w:w="1149" w:type="dxa"/>
            <w:shd w:val="clear" w:color="auto" w:fill="EEECE1" w:themeFill="background2"/>
          </w:tcPr>
          <w:p w14:paraId="64C5F1F6"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承作廠商</w:t>
            </w:r>
          </w:p>
        </w:tc>
      </w:tr>
      <w:tr w:rsidR="00E72840" w:rsidRPr="00C00237" w14:paraId="49E39944" w14:textId="77777777" w:rsidTr="00E72840">
        <w:trPr>
          <w:gridAfter w:val="1"/>
          <w:wAfter w:w="11" w:type="dxa"/>
          <w:jc w:val="center"/>
        </w:trPr>
        <w:tc>
          <w:tcPr>
            <w:tcW w:w="421" w:type="dxa"/>
          </w:tcPr>
          <w:p w14:paraId="71B9137D" w14:textId="77777777" w:rsidR="00E72840" w:rsidRPr="00C00237" w:rsidRDefault="00E72840" w:rsidP="00B213FE">
            <w:pPr>
              <w:pStyle w:val="aff9"/>
              <w:numPr>
                <w:ilvl w:val="0"/>
                <w:numId w:val="15"/>
              </w:numPr>
              <w:tabs>
                <w:tab w:val="left" w:pos="3261"/>
              </w:tabs>
              <w:spacing w:line="360" w:lineRule="exact"/>
              <w:ind w:leftChars="0" w:rightChars="-50" w:right="-120"/>
              <w:jc w:val="center"/>
              <w:rPr>
                <w:rFonts w:eastAsia="標楷體"/>
              </w:rPr>
            </w:pPr>
          </w:p>
        </w:tc>
        <w:tc>
          <w:tcPr>
            <w:tcW w:w="1009" w:type="dxa"/>
            <w:shd w:val="clear" w:color="auto" w:fill="auto"/>
          </w:tcPr>
          <w:p w14:paraId="642D9187"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hint="eastAsia"/>
              </w:rPr>
              <w:t>11</w:t>
            </w:r>
            <w:r w:rsidRPr="00C00237">
              <w:rPr>
                <w:rFonts w:eastAsia="標楷體"/>
              </w:rPr>
              <w:t>40</w:t>
            </w:r>
            <w:r w:rsidRPr="00C00237">
              <w:rPr>
                <w:rFonts w:eastAsia="標楷體" w:hint="eastAsia"/>
              </w:rPr>
              <w:t>0</w:t>
            </w:r>
            <w:r w:rsidRPr="00C00237">
              <w:rPr>
                <w:rFonts w:eastAsia="標楷體"/>
              </w:rPr>
              <w:t>1</w:t>
            </w:r>
          </w:p>
        </w:tc>
        <w:tc>
          <w:tcPr>
            <w:tcW w:w="1643" w:type="dxa"/>
            <w:shd w:val="clear" w:color="auto" w:fill="auto"/>
          </w:tcPr>
          <w:p w14:paraId="4334D045" w14:textId="77777777" w:rsidR="00E72840" w:rsidRPr="00C00237" w:rsidRDefault="00E72840" w:rsidP="00051594">
            <w:pPr>
              <w:tabs>
                <w:tab w:val="left" w:pos="3261"/>
              </w:tabs>
              <w:spacing w:line="360" w:lineRule="exact"/>
              <w:ind w:leftChars="-50" w:left="-120" w:rightChars="-50" w:right="-120"/>
              <w:rPr>
                <w:rFonts w:eastAsia="標楷體"/>
                <w:szCs w:val="24"/>
              </w:rPr>
            </w:pPr>
            <w:r w:rsidRPr="00C00237">
              <w:rPr>
                <w:rFonts w:eastAsia="標楷體" w:hint="eastAsia"/>
              </w:rPr>
              <w:t>114</w:t>
            </w:r>
            <w:r w:rsidRPr="00C00237">
              <w:rPr>
                <w:rFonts w:eastAsia="標楷體" w:hint="eastAsia"/>
              </w:rPr>
              <w:t>年度寒假國</w:t>
            </w:r>
            <w:r w:rsidRPr="00C00237">
              <w:rPr>
                <w:rFonts w:eastAsia="標楷體" w:hint="eastAsia"/>
              </w:rPr>
              <w:lastRenderedPageBreak/>
              <w:t>立社教機構及文化機構聯合行銷活動推廣品《環遊知識島列車》</w:t>
            </w:r>
          </w:p>
        </w:tc>
        <w:tc>
          <w:tcPr>
            <w:tcW w:w="945" w:type="dxa"/>
            <w:shd w:val="clear" w:color="auto" w:fill="auto"/>
          </w:tcPr>
          <w:p w14:paraId="5C26B3F1"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lastRenderedPageBreak/>
              <w:t>科教組</w:t>
            </w:r>
          </w:p>
        </w:tc>
        <w:tc>
          <w:tcPr>
            <w:tcW w:w="2498" w:type="dxa"/>
            <w:shd w:val="clear" w:color="auto" w:fill="auto"/>
          </w:tcPr>
          <w:p w14:paraId="53D20C53"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rPr>
              <w:t>履約期限為</w:t>
            </w:r>
            <w:r w:rsidRPr="00C00237">
              <w:rPr>
                <w:rFonts w:eastAsia="標楷體" w:hint="eastAsia"/>
              </w:rPr>
              <w:t>1</w:t>
            </w:r>
            <w:r w:rsidRPr="00C00237">
              <w:rPr>
                <w:rFonts w:eastAsia="標楷體" w:hint="eastAsia"/>
              </w:rPr>
              <w:t>月</w:t>
            </w:r>
            <w:r w:rsidRPr="00C00237">
              <w:rPr>
                <w:rFonts w:eastAsia="標楷體" w:hint="eastAsia"/>
              </w:rPr>
              <w:t>1</w:t>
            </w:r>
            <w:r w:rsidRPr="00C00237">
              <w:rPr>
                <w:rFonts w:eastAsia="標楷體"/>
              </w:rPr>
              <w:t>7</w:t>
            </w:r>
            <w:r w:rsidRPr="00C00237">
              <w:rPr>
                <w:rFonts w:eastAsia="標楷體" w:hint="eastAsia"/>
              </w:rPr>
              <w:t>日，</w:t>
            </w:r>
            <w:r w:rsidRPr="00C00237">
              <w:rPr>
                <w:rFonts w:eastAsia="標楷體" w:hint="eastAsia"/>
              </w:rPr>
              <w:lastRenderedPageBreak/>
              <w:t>實際完成日</w:t>
            </w:r>
            <w:r w:rsidRPr="00C00237">
              <w:rPr>
                <w:rFonts w:eastAsia="標楷體" w:hint="eastAsia"/>
              </w:rPr>
              <w:t>1</w:t>
            </w:r>
            <w:r w:rsidRPr="00C00237">
              <w:rPr>
                <w:rFonts w:eastAsia="標楷體" w:hint="eastAsia"/>
              </w:rPr>
              <w:t>月</w:t>
            </w:r>
            <w:r w:rsidRPr="00C00237">
              <w:rPr>
                <w:rFonts w:eastAsia="標楷體" w:hint="eastAsia"/>
              </w:rPr>
              <w:t>2</w:t>
            </w:r>
            <w:r w:rsidRPr="00C00237">
              <w:rPr>
                <w:rFonts w:eastAsia="標楷體"/>
              </w:rPr>
              <w:t>2</w:t>
            </w:r>
            <w:r w:rsidRPr="00C00237">
              <w:rPr>
                <w:rFonts w:eastAsia="標楷體" w:hint="eastAsia"/>
              </w:rPr>
              <w:t>日，辦理驗收作業中。</w:t>
            </w:r>
          </w:p>
        </w:tc>
        <w:tc>
          <w:tcPr>
            <w:tcW w:w="1071" w:type="dxa"/>
            <w:shd w:val="clear" w:color="auto" w:fill="auto"/>
          </w:tcPr>
          <w:p w14:paraId="3C2FBBF2"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szCs w:val="24"/>
              </w:rPr>
              <w:lastRenderedPageBreak/>
              <w:t>122</w:t>
            </w:r>
            <w:r w:rsidRPr="00C00237">
              <w:rPr>
                <w:rFonts w:eastAsia="標楷體" w:hint="eastAsia"/>
                <w:szCs w:val="24"/>
              </w:rPr>
              <w:t>萬</w:t>
            </w:r>
            <w:r w:rsidRPr="00C00237">
              <w:rPr>
                <w:rFonts w:eastAsia="標楷體" w:hint="eastAsia"/>
                <w:szCs w:val="24"/>
              </w:rPr>
              <w:lastRenderedPageBreak/>
              <w:t>元</w:t>
            </w:r>
          </w:p>
        </w:tc>
        <w:tc>
          <w:tcPr>
            <w:tcW w:w="1149" w:type="dxa"/>
            <w:shd w:val="clear" w:color="auto" w:fill="auto"/>
          </w:tcPr>
          <w:p w14:paraId="0E4A0D0E"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lastRenderedPageBreak/>
              <w:t>創藝天</w:t>
            </w:r>
            <w:r w:rsidRPr="00C00237">
              <w:rPr>
                <w:rFonts w:eastAsia="標楷體" w:hint="eastAsia"/>
                <w:szCs w:val="24"/>
              </w:rPr>
              <w:lastRenderedPageBreak/>
              <w:t>時科技股份有限公司</w:t>
            </w:r>
          </w:p>
        </w:tc>
      </w:tr>
      <w:tr w:rsidR="00E72840" w:rsidRPr="00C00237" w14:paraId="455358D1" w14:textId="77777777" w:rsidTr="00E72840">
        <w:trPr>
          <w:gridAfter w:val="1"/>
          <w:wAfter w:w="11" w:type="dxa"/>
          <w:jc w:val="center"/>
        </w:trPr>
        <w:tc>
          <w:tcPr>
            <w:tcW w:w="421" w:type="dxa"/>
          </w:tcPr>
          <w:p w14:paraId="3B7BB4F9" w14:textId="77777777" w:rsidR="00E72840" w:rsidRPr="00C00237" w:rsidRDefault="00E72840" w:rsidP="00B213FE">
            <w:pPr>
              <w:pStyle w:val="aff9"/>
              <w:numPr>
                <w:ilvl w:val="0"/>
                <w:numId w:val="15"/>
              </w:numPr>
              <w:tabs>
                <w:tab w:val="left" w:pos="3261"/>
              </w:tabs>
              <w:spacing w:line="360" w:lineRule="exact"/>
              <w:ind w:leftChars="0" w:rightChars="-50" w:right="-120"/>
              <w:jc w:val="center"/>
              <w:rPr>
                <w:rFonts w:eastAsia="標楷體"/>
              </w:rPr>
            </w:pPr>
          </w:p>
        </w:tc>
        <w:tc>
          <w:tcPr>
            <w:tcW w:w="1009" w:type="dxa"/>
            <w:shd w:val="clear" w:color="auto" w:fill="auto"/>
          </w:tcPr>
          <w:p w14:paraId="13DA842F"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hint="eastAsia"/>
              </w:rPr>
              <w:t>11</w:t>
            </w:r>
            <w:r w:rsidRPr="00C00237">
              <w:rPr>
                <w:rFonts w:eastAsia="標楷體"/>
              </w:rPr>
              <w:t>4</w:t>
            </w:r>
            <w:r w:rsidRPr="00C00237">
              <w:rPr>
                <w:rFonts w:eastAsia="標楷體" w:hint="eastAsia"/>
              </w:rPr>
              <w:t>0</w:t>
            </w:r>
            <w:r w:rsidRPr="00C00237">
              <w:rPr>
                <w:rFonts w:eastAsia="標楷體"/>
              </w:rPr>
              <w:t>13</w:t>
            </w:r>
          </w:p>
        </w:tc>
        <w:tc>
          <w:tcPr>
            <w:tcW w:w="1643" w:type="dxa"/>
            <w:shd w:val="clear" w:color="auto" w:fill="auto"/>
          </w:tcPr>
          <w:p w14:paraId="410DBCBE" w14:textId="77777777" w:rsidR="00E72840" w:rsidRPr="00C00237" w:rsidRDefault="00E72840" w:rsidP="00051594">
            <w:pPr>
              <w:tabs>
                <w:tab w:val="left" w:pos="3261"/>
              </w:tabs>
              <w:spacing w:line="360" w:lineRule="exact"/>
              <w:ind w:leftChars="-50" w:left="-120" w:rightChars="-50" w:right="-120"/>
              <w:rPr>
                <w:rFonts w:eastAsia="標楷體"/>
                <w:szCs w:val="24"/>
              </w:rPr>
            </w:pPr>
            <w:r w:rsidRPr="00C00237">
              <w:rPr>
                <w:rFonts w:eastAsia="標楷體" w:hint="eastAsia"/>
              </w:rPr>
              <w:t>運用</w:t>
            </w:r>
            <w:r w:rsidRPr="00C00237">
              <w:rPr>
                <w:rFonts w:eastAsia="標楷體" w:hint="eastAsia"/>
              </w:rPr>
              <w:t>AI</w:t>
            </w:r>
            <w:r w:rsidRPr="00C00237">
              <w:rPr>
                <w:rFonts w:eastAsia="標楷體" w:hint="eastAsia"/>
              </w:rPr>
              <w:t>人工智能系統服務規劃設計</w:t>
            </w:r>
          </w:p>
        </w:tc>
        <w:tc>
          <w:tcPr>
            <w:tcW w:w="945" w:type="dxa"/>
            <w:shd w:val="clear" w:color="auto" w:fill="auto"/>
          </w:tcPr>
          <w:p w14:paraId="470E8B4E"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綜規小組</w:t>
            </w:r>
          </w:p>
        </w:tc>
        <w:tc>
          <w:tcPr>
            <w:tcW w:w="2498" w:type="dxa"/>
            <w:shd w:val="clear" w:color="auto" w:fill="auto"/>
          </w:tcPr>
          <w:p w14:paraId="140317B7"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1</w:t>
            </w:r>
            <w:r w:rsidRPr="00C00237">
              <w:rPr>
                <w:rFonts w:eastAsia="標楷體" w:hint="eastAsia"/>
                <w:szCs w:val="24"/>
              </w:rPr>
              <w:t>月</w:t>
            </w:r>
            <w:r w:rsidRPr="00C00237">
              <w:rPr>
                <w:rFonts w:eastAsia="標楷體" w:hint="eastAsia"/>
                <w:szCs w:val="24"/>
              </w:rPr>
              <w:t>2</w:t>
            </w:r>
            <w:r w:rsidRPr="00C00237">
              <w:rPr>
                <w:rFonts w:eastAsia="標楷體"/>
                <w:szCs w:val="24"/>
              </w:rPr>
              <w:t>4</w:t>
            </w:r>
            <w:r w:rsidRPr="00C00237">
              <w:rPr>
                <w:rFonts w:eastAsia="標楷體" w:hint="eastAsia"/>
                <w:szCs w:val="24"/>
              </w:rPr>
              <w:t>日上網、</w:t>
            </w:r>
            <w:r w:rsidRPr="00C00237">
              <w:rPr>
                <w:rFonts w:eastAsia="標楷體" w:hint="eastAsia"/>
                <w:szCs w:val="24"/>
              </w:rPr>
              <w:t>2</w:t>
            </w:r>
            <w:r w:rsidRPr="00C00237">
              <w:rPr>
                <w:rFonts w:eastAsia="標楷體" w:hint="eastAsia"/>
                <w:szCs w:val="24"/>
              </w:rPr>
              <w:t>月</w:t>
            </w:r>
            <w:r w:rsidRPr="00C00237">
              <w:rPr>
                <w:rFonts w:eastAsia="標楷體" w:hint="eastAsia"/>
                <w:szCs w:val="24"/>
              </w:rPr>
              <w:t>3</w:t>
            </w:r>
            <w:r w:rsidRPr="00C00237">
              <w:rPr>
                <w:rFonts w:eastAsia="標楷體" w:hint="eastAsia"/>
                <w:szCs w:val="24"/>
              </w:rPr>
              <w:t>日公告、</w:t>
            </w:r>
            <w:r w:rsidRPr="00C00237">
              <w:rPr>
                <w:rFonts w:eastAsia="標楷體"/>
              </w:rPr>
              <w:t>2</w:t>
            </w:r>
            <w:r w:rsidRPr="00C00237">
              <w:rPr>
                <w:rFonts w:eastAsia="標楷體" w:hint="eastAsia"/>
              </w:rPr>
              <w:t>月</w:t>
            </w:r>
            <w:r w:rsidRPr="00C00237">
              <w:rPr>
                <w:rFonts w:eastAsia="標楷體" w:hint="eastAsia"/>
              </w:rPr>
              <w:t>1</w:t>
            </w:r>
            <w:r w:rsidRPr="00C00237">
              <w:rPr>
                <w:rFonts w:eastAsia="標楷體"/>
              </w:rPr>
              <w:t>3</w:t>
            </w:r>
            <w:r w:rsidRPr="00C00237">
              <w:rPr>
                <w:rFonts w:eastAsia="標楷體" w:hint="eastAsia"/>
              </w:rPr>
              <w:t>日開資格標、</w:t>
            </w:r>
            <w:r w:rsidRPr="00C00237">
              <w:rPr>
                <w:rFonts w:eastAsia="標楷體" w:hint="eastAsia"/>
              </w:rPr>
              <w:t>2</w:t>
            </w:r>
            <w:r w:rsidRPr="00C00237">
              <w:rPr>
                <w:rFonts w:eastAsia="標楷體" w:hint="eastAsia"/>
              </w:rPr>
              <w:t>月</w:t>
            </w:r>
            <w:r w:rsidRPr="00C00237">
              <w:rPr>
                <w:rFonts w:eastAsia="標楷體" w:hint="eastAsia"/>
              </w:rPr>
              <w:t>1</w:t>
            </w:r>
            <w:r w:rsidRPr="00C00237">
              <w:rPr>
                <w:rFonts w:eastAsia="標楷體"/>
              </w:rPr>
              <w:t>9</w:t>
            </w:r>
            <w:r w:rsidRPr="00C00237">
              <w:rPr>
                <w:rFonts w:eastAsia="標楷體" w:hint="eastAsia"/>
              </w:rPr>
              <w:t>日召開評審會議。</w:t>
            </w:r>
          </w:p>
        </w:tc>
        <w:tc>
          <w:tcPr>
            <w:tcW w:w="1071" w:type="dxa"/>
            <w:shd w:val="clear" w:color="auto" w:fill="auto"/>
          </w:tcPr>
          <w:p w14:paraId="55B17BEE"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公告中</w:t>
            </w:r>
          </w:p>
        </w:tc>
        <w:tc>
          <w:tcPr>
            <w:tcW w:w="1149" w:type="dxa"/>
            <w:shd w:val="clear" w:color="auto" w:fill="auto"/>
          </w:tcPr>
          <w:p w14:paraId="14EC38FF"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w:t>
            </w:r>
          </w:p>
        </w:tc>
      </w:tr>
      <w:tr w:rsidR="00E72840" w:rsidRPr="00C00237" w14:paraId="22D16DD0" w14:textId="77777777" w:rsidTr="00E72840">
        <w:trPr>
          <w:gridAfter w:val="1"/>
          <w:wAfter w:w="11" w:type="dxa"/>
          <w:jc w:val="center"/>
        </w:trPr>
        <w:tc>
          <w:tcPr>
            <w:tcW w:w="421" w:type="dxa"/>
          </w:tcPr>
          <w:p w14:paraId="29831D06" w14:textId="77777777" w:rsidR="00E72840" w:rsidRPr="00C00237" w:rsidRDefault="00E72840" w:rsidP="00B213FE">
            <w:pPr>
              <w:pStyle w:val="aff9"/>
              <w:numPr>
                <w:ilvl w:val="0"/>
                <w:numId w:val="15"/>
              </w:numPr>
              <w:tabs>
                <w:tab w:val="left" w:pos="3261"/>
              </w:tabs>
              <w:spacing w:line="360" w:lineRule="exact"/>
              <w:ind w:leftChars="0" w:rightChars="-50" w:right="-120"/>
              <w:jc w:val="center"/>
              <w:rPr>
                <w:rFonts w:eastAsia="標楷體"/>
              </w:rPr>
            </w:pPr>
          </w:p>
        </w:tc>
        <w:tc>
          <w:tcPr>
            <w:tcW w:w="1009" w:type="dxa"/>
            <w:shd w:val="clear" w:color="auto" w:fill="auto"/>
          </w:tcPr>
          <w:p w14:paraId="25FD3384"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hint="eastAsia"/>
                <w:szCs w:val="24"/>
              </w:rPr>
              <w:t>1</w:t>
            </w:r>
            <w:r w:rsidRPr="00C00237">
              <w:rPr>
                <w:rFonts w:eastAsia="標楷體"/>
                <w:szCs w:val="24"/>
              </w:rPr>
              <w:t>14015</w:t>
            </w:r>
          </w:p>
        </w:tc>
        <w:tc>
          <w:tcPr>
            <w:tcW w:w="1643" w:type="dxa"/>
            <w:shd w:val="clear" w:color="auto" w:fill="auto"/>
          </w:tcPr>
          <w:p w14:paraId="7DAE1B9A" w14:textId="77777777" w:rsidR="00E72840" w:rsidRPr="00C00237" w:rsidRDefault="00E72840" w:rsidP="00051594">
            <w:pPr>
              <w:tabs>
                <w:tab w:val="left" w:pos="3261"/>
              </w:tabs>
              <w:spacing w:line="360" w:lineRule="exact"/>
              <w:ind w:leftChars="-50" w:left="-120" w:rightChars="-50" w:right="-120"/>
              <w:rPr>
                <w:rFonts w:eastAsia="標楷體"/>
                <w:szCs w:val="24"/>
              </w:rPr>
            </w:pPr>
            <w:r w:rsidRPr="00C00237">
              <w:rPr>
                <w:rFonts w:eastAsia="標楷體" w:hint="eastAsia"/>
              </w:rPr>
              <w:t>南北館入口天花板更換統包工程</w:t>
            </w:r>
          </w:p>
        </w:tc>
        <w:tc>
          <w:tcPr>
            <w:tcW w:w="945" w:type="dxa"/>
            <w:shd w:val="clear" w:color="auto" w:fill="auto"/>
          </w:tcPr>
          <w:p w14:paraId="1B65DC2F"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秘書室</w:t>
            </w:r>
          </w:p>
        </w:tc>
        <w:tc>
          <w:tcPr>
            <w:tcW w:w="2498" w:type="dxa"/>
            <w:shd w:val="clear" w:color="auto" w:fill="auto"/>
          </w:tcPr>
          <w:p w14:paraId="2DBCA6A8"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rPr>
              <w:t>2</w:t>
            </w:r>
            <w:r w:rsidRPr="00C00237">
              <w:rPr>
                <w:rFonts w:eastAsia="標楷體" w:hint="eastAsia"/>
              </w:rPr>
              <w:t>月</w:t>
            </w:r>
            <w:r w:rsidRPr="00C00237">
              <w:rPr>
                <w:rFonts w:eastAsia="標楷體" w:hint="eastAsia"/>
              </w:rPr>
              <w:t>6</w:t>
            </w:r>
            <w:r w:rsidRPr="00C00237">
              <w:rPr>
                <w:rFonts w:eastAsia="標楷體" w:hint="eastAsia"/>
              </w:rPr>
              <w:t>日上網、</w:t>
            </w:r>
            <w:r w:rsidRPr="00C00237">
              <w:rPr>
                <w:rFonts w:eastAsia="標楷體" w:hint="eastAsia"/>
              </w:rPr>
              <w:t>7</w:t>
            </w:r>
            <w:r w:rsidRPr="00C00237">
              <w:rPr>
                <w:rFonts w:eastAsia="標楷體" w:hint="eastAsia"/>
              </w:rPr>
              <w:t>日公告、訂於</w:t>
            </w:r>
            <w:r w:rsidRPr="00C00237">
              <w:rPr>
                <w:rFonts w:eastAsia="標楷體"/>
              </w:rPr>
              <w:t>2</w:t>
            </w:r>
            <w:r w:rsidRPr="00C00237">
              <w:rPr>
                <w:rFonts w:eastAsia="標楷體" w:hint="eastAsia"/>
              </w:rPr>
              <w:t>月</w:t>
            </w:r>
            <w:r w:rsidRPr="00C00237">
              <w:rPr>
                <w:rFonts w:eastAsia="標楷體" w:hint="eastAsia"/>
              </w:rPr>
              <w:t>1</w:t>
            </w:r>
            <w:r w:rsidRPr="00C00237">
              <w:rPr>
                <w:rFonts w:eastAsia="標楷體"/>
              </w:rPr>
              <w:t>4</w:t>
            </w:r>
            <w:r w:rsidRPr="00C00237">
              <w:rPr>
                <w:rFonts w:eastAsia="標楷體" w:hint="eastAsia"/>
              </w:rPr>
              <w:t>日上午開資格標、</w:t>
            </w:r>
            <w:r w:rsidRPr="00C00237">
              <w:rPr>
                <w:rFonts w:eastAsia="標楷體" w:hint="eastAsia"/>
              </w:rPr>
              <w:t>2</w:t>
            </w:r>
            <w:r w:rsidRPr="00C00237">
              <w:rPr>
                <w:rFonts w:eastAsia="標楷體" w:hint="eastAsia"/>
              </w:rPr>
              <w:t>月</w:t>
            </w:r>
            <w:r w:rsidRPr="00C00237">
              <w:rPr>
                <w:rFonts w:eastAsia="標楷體" w:hint="eastAsia"/>
              </w:rPr>
              <w:t>1</w:t>
            </w:r>
            <w:r w:rsidRPr="00C00237">
              <w:rPr>
                <w:rFonts w:eastAsia="標楷體"/>
              </w:rPr>
              <w:t>4</w:t>
            </w:r>
            <w:r w:rsidRPr="00C00237">
              <w:rPr>
                <w:rFonts w:eastAsia="標楷體" w:hint="eastAsia"/>
              </w:rPr>
              <w:t>日下午召開評審會議。</w:t>
            </w:r>
          </w:p>
        </w:tc>
        <w:tc>
          <w:tcPr>
            <w:tcW w:w="1071" w:type="dxa"/>
            <w:shd w:val="clear" w:color="auto" w:fill="auto"/>
          </w:tcPr>
          <w:p w14:paraId="39523B9F"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公告中</w:t>
            </w:r>
          </w:p>
        </w:tc>
        <w:tc>
          <w:tcPr>
            <w:tcW w:w="1149" w:type="dxa"/>
            <w:shd w:val="clear" w:color="auto" w:fill="auto"/>
          </w:tcPr>
          <w:p w14:paraId="22C60C45"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w:t>
            </w:r>
          </w:p>
        </w:tc>
      </w:tr>
      <w:tr w:rsidR="00E72840" w:rsidRPr="00C00237" w14:paraId="270E0620" w14:textId="77777777" w:rsidTr="00E72840">
        <w:trPr>
          <w:gridAfter w:val="1"/>
          <w:wAfter w:w="11" w:type="dxa"/>
          <w:jc w:val="center"/>
        </w:trPr>
        <w:tc>
          <w:tcPr>
            <w:tcW w:w="421" w:type="dxa"/>
          </w:tcPr>
          <w:p w14:paraId="576E879F" w14:textId="77777777" w:rsidR="00E72840" w:rsidRPr="00C00237" w:rsidRDefault="00E72840" w:rsidP="00B213FE">
            <w:pPr>
              <w:pStyle w:val="aff9"/>
              <w:numPr>
                <w:ilvl w:val="0"/>
                <w:numId w:val="15"/>
              </w:numPr>
              <w:tabs>
                <w:tab w:val="left" w:pos="3261"/>
              </w:tabs>
              <w:spacing w:line="360" w:lineRule="exact"/>
              <w:ind w:leftChars="0" w:rightChars="-50" w:right="-120"/>
              <w:jc w:val="center"/>
              <w:rPr>
                <w:rFonts w:eastAsia="標楷體"/>
              </w:rPr>
            </w:pPr>
          </w:p>
        </w:tc>
        <w:tc>
          <w:tcPr>
            <w:tcW w:w="1009" w:type="dxa"/>
          </w:tcPr>
          <w:p w14:paraId="4655CE68"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hint="eastAsia"/>
                <w:szCs w:val="24"/>
              </w:rPr>
              <w:t>1</w:t>
            </w:r>
            <w:r w:rsidRPr="00C00237">
              <w:rPr>
                <w:rFonts w:eastAsia="標楷體"/>
                <w:szCs w:val="24"/>
              </w:rPr>
              <w:t>14016</w:t>
            </w:r>
          </w:p>
        </w:tc>
        <w:tc>
          <w:tcPr>
            <w:tcW w:w="1643" w:type="dxa"/>
          </w:tcPr>
          <w:p w14:paraId="64DC37FB" w14:textId="77777777" w:rsidR="00E72840" w:rsidRPr="00C00237" w:rsidRDefault="00E72840" w:rsidP="00051594">
            <w:pPr>
              <w:tabs>
                <w:tab w:val="left" w:pos="3261"/>
              </w:tabs>
              <w:spacing w:line="360" w:lineRule="exact"/>
              <w:ind w:leftChars="-50" w:left="-120" w:rightChars="-50" w:right="-120"/>
              <w:rPr>
                <w:rFonts w:eastAsia="標楷體"/>
                <w:szCs w:val="24"/>
              </w:rPr>
            </w:pPr>
            <w:r w:rsidRPr="00C00237">
              <w:rPr>
                <w:rFonts w:eastAsia="標楷體" w:hint="eastAsia"/>
              </w:rPr>
              <w:t xml:space="preserve">2025 </w:t>
            </w:r>
            <w:r w:rsidRPr="00C00237">
              <w:rPr>
                <w:rFonts w:eastAsia="標楷體" w:hint="eastAsia"/>
              </w:rPr>
              <w:t>第六屆臺灣科學節主視覺及延伸文宣設計</w:t>
            </w:r>
          </w:p>
        </w:tc>
        <w:tc>
          <w:tcPr>
            <w:tcW w:w="945" w:type="dxa"/>
          </w:tcPr>
          <w:p w14:paraId="6F5C8DF8"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媒宣小組</w:t>
            </w:r>
          </w:p>
        </w:tc>
        <w:tc>
          <w:tcPr>
            <w:tcW w:w="2498" w:type="dxa"/>
          </w:tcPr>
          <w:p w14:paraId="4CBF519D"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rPr>
              <w:t>2</w:t>
            </w:r>
            <w:r w:rsidRPr="00C00237">
              <w:rPr>
                <w:rFonts w:eastAsia="標楷體" w:hint="eastAsia"/>
              </w:rPr>
              <w:t>月</w:t>
            </w:r>
            <w:r w:rsidRPr="00C00237">
              <w:rPr>
                <w:rFonts w:eastAsia="標楷體"/>
              </w:rPr>
              <w:t>7</w:t>
            </w:r>
            <w:r w:rsidRPr="00C00237">
              <w:rPr>
                <w:rFonts w:eastAsia="標楷體" w:hint="eastAsia"/>
              </w:rPr>
              <w:t>日上網、</w:t>
            </w:r>
            <w:r w:rsidRPr="00C00237">
              <w:rPr>
                <w:rFonts w:eastAsia="標楷體"/>
              </w:rPr>
              <w:t>2</w:t>
            </w:r>
            <w:r w:rsidRPr="00C00237">
              <w:rPr>
                <w:rFonts w:eastAsia="標楷體" w:hint="eastAsia"/>
              </w:rPr>
              <w:t>月</w:t>
            </w:r>
            <w:r w:rsidRPr="00C00237">
              <w:rPr>
                <w:rFonts w:eastAsia="標楷體"/>
              </w:rPr>
              <w:t>8</w:t>
            </w:r>
            <w:r w:rsidRPr="00C00237">
              <w:rPr>
                <w:rFonts w:eastAsia="標楷體" w:hint="eastAsia"/>
              </w:rPr>
              <w:t>日公告、訂於</w:t>
            </w:r>
            <w:r w:rsidRPr="00C00237">
              <w:rPr>
                <w:rFonts w:eastAsia="標楷體"/>
              </w:rPr>
              <w:t>2</w:t>
            </w:r>
            <w:r w:rsidRPr="00C00237">
              <w:rPr>
                <w:rFonts w:eastAsia="標楷體" w:hint="eastAsia"/>
              </w:rPr>
              <w:t>月</w:t>
            </w:r>
            <w:r w:rsidRPr="00C00237">
              <w:rPr>
                <w:rFonts w:eastAsia="標楷體" w:hint="eastAsia"/>
              </w:rPr>
              <w:t>21</w:t>
            </w:r>
            <w:r w:rsidRPr="00C00237">
              <w:rPr>
                <w:rFonts w:eastAsia="標楷體" w:hint="eastAsia"/>
              </w:rPr>
              <w:t>日開資格標、</w:t>
            </w:r>
            <w:r w:rsidRPr="00C00237">
              <w:rPr>
                <w:rFonts w:eastAsia="標楷體" w:hint="eastAsia"/>
              </w:rPr>
              <w:t>2</w:t>
            </w:r>
            <w:r w:rsidRPr="00C00237">
              <w:rPr>
                <w:rFonts w:eastAsia="標楷體" w:hint="eastAsia"/>
              </w:rPr>
              <w:t>月</w:t>
            </w:r>
            <w:r w:rsidRPr="00C00237">
              <w:rPr>
                <w:rFonts w:eastAsia="標楷體" w:hint="eastAsia"/>
              </w:rPr>
              <w:t>2</w:t>
            </w:r>
            <w:r w:rsidRPr="00C00237">
              <w:rPr>
                <w:rFonts w:eastAsia="標楷體"/>
              </w:rPr>
              <w:t>5</w:t>
            </w:r>
            <w:r w:rsidRPr="00C00237">
              <w:rPr>
                <w:rFonts w:eastAsia="標楷體" w:hint="eastAsia"/>
              </w:rPr>
              <w:t>日召開評審會議。</w:t>
            </w:r>
          </w:p>
        </w:tc>
        <w:tc>
          <w:tcPr>
            <w:tcW w:w="1071" w:type="dxa"/>
          </w:tcPr>
          <w:p w14:paraId="62AACAE0"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公告中</w:t>
            </w:r>
          </w:p>
        </w:tc>
        <w:tc>
          <w:tcPr>
            <w:tcW w:w="1149" w:type="dxa"/>
          </w:tcPr>
          <w:p w14:paraId="4D35E138"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w:t>
            </w:r>
          </w:p>
        </w:tc>
      </w:tr>
    </w:tbl>
    <w:p w14:paraId="600DB8DD" w14:textId="77777777" w:rsidR="00E72840" w:rsidRDefault="00E72840" w:rsidP="00E72840">
      <w:pPr>
        <w:rPr>
          <w:rFonts w:eastAsia="標楷體"/>
          <w:szCs w:val="22"/>
        </w:rPr>
      </w:pPr>
    </w:p>
    <w:tbl>
      <w:tblPr>
        <w:tblW w:w="9634" w:type="dxa"/>
        <w:tblCellMar>
          <w:left w:w="28" w:type="dxa"/>
          <w:right w:w="28" w:type="dxa"/>
        </w:tblCellMar>
        <w:tblLook w:val="04A0" w:firstRow="1" w:lastRow="0" w:firstColumn="1" w:lastColumn="0" w:noHBand="0" w:noVBand="1"/>
      </w:tblPr>
      <w:tblGrid>
        <w:gridCol w:w="423"/>
        <w:gridCol w:w="1000"/>
        <w:gridCol w:w="880"/>
        <w:gridCol w:w="1803"/>
        <w:gridCol w:w="2360"/>
        <w:gridCol w:w="860"/>
        <w:gridCol w:w="980"/>
        <w:gridCol w:w="1328"/>
      </w:tblGrid>
      <w:tr w:rsidR="00E72840" w:rsidRPr="00C00237" w14:paraId="22F29920" w14:textId="77777777" w:rsidTr="00051594">
        <w:trPr>
          <w:trHeight w:val="330"/>
          <w:tblHeader/>
        </w:trPr>
        <w:tc>
          <w:tcPr>
            <w:tcW w:w="9634" w:type="dxa"/>
            <w:gridSpan w:val="8"/>
            <w:tcBorders>
              <w:top w:val="single" w:sz="4" w:space="0" w:color="auto"/>
              <w:left w:val="single" w:sz="4" w:space="0" w:color="auto"/>
              <w:bottom w:val="nil"/>
              <w:right w:val="single" w:sz="4" w:space="0" w:color="auto"/>
            </w:tcBorders>
            <w:shd w:val="clear" w:color="auto" w:fill="FFFF00"/>
          </w:tcPr>
          <w:p w14:paraId="0979DBD1" w14:textId="77777777" w:rsidR="00E72840" w:rsidRPr="00783288" w:rsidRDefault="00E72840" w:rsidP="00051594">
            <w:pPr>
              <w:widowControl/>
              <w:jc w:val="center"/>
              <w:rPr>
                <w:rFonts w:ascii="標楷體" w:eastAsia="標楷體" w:hAnsi="標楷體"/>
                <w:b/>
                <w:bCs/>
                <w:kern w:val="0"/>
                <w:sz w:val="20"/>
              </w:rPr>
            </w:pPr>
            <w:r w:rsidRPr="00783288">
              <w:rPr>
                <w:rFonts w:eastAsia="標楷體" w:hint="eastAsia"/>
                <w:b/>
                <w:bCs/>
                <w:szCs w:val="24"/>
              </w:rPr>
              <w:t>附表</w:t>
            </w:r>
            <w:r w:rsidRPr="00783288">
              <w:rPr>
                <w:rFonts w:eastAsia="標楷體" w:hint="eastAsia"/>
                <w:b/>
                <w:bCs/>
                <w:szCs w:val="24"/>
              </w:rPr>
              <w:t>3</w:t>
            </w:r>
            <w:r w:rsidRPr="00783288">
              <w:rPr>
                <w:rFonts w:eastAsia="標楷體"/>
                <w:b/>
                <w:bCs/>
                <w:szCs w:val="24"/>
              </w:rPr>
              <w:t>-</w:t>
            </w:r>
            <w:r w:rsidRPr="00783288">
              <w:rPr>
                <w:rFonts w:eastAsia="標楷體" w:hint="eastAsia"/>
                <w:b/>
                <w:bCs/>
                <w:szCs w:val="24"/>
              </w:rPr>
              <w:t>小額採購</w:t>
            </w:r>
            <w:r w:rsidRPr="00783288">
              <w:rPr>
                <w:rFonts w:eastAsia="標楷體" w:hint="eastAsia"/>
                <w:b/>
                <w:bCs/>
                <w:szCs w:val="24"/>
              </w:rPr>
              <w:t>(1</w:t>
            </w:r>
            <w:r w:rsidRPr="00783288">
              <w:rPr>
                <w:rFonts w:eastAsia="標楷體" w:hint="eastAsia"/>
                <w:b/>
                <w:bCs/>
                <w:szCs w:val="24"/>
              </w:rPr>
              <w:t>萬至</w:t>
            </w:r>
            <w:r w:rsidRPr="00783288">
              <w:rPr>
                <w:rFonts w:eastAsia="標楷體" w:hint="eastAsia"/>
                <w:b/>
                <w:bCs/>
                <w:szCs w:val="24"/>
              </w:rPr>
              <w:t>15</w:t>
            </w:r>
            <w:r w:rsidRPr="00783288">
              <w:rPr>
                <w:rFonts w:eastAsia="標楷體" w:hint="eastAsia"/>
                <w:b/>
                <w:bCs/>
                <w:szCs w:val="24"/>
              </w:rPr>
              <w:t>萬元</w:t>
            </w:r>
            <w:r w:rsidRPr="00783288">
              <w:rPr>
                <w:rFonts w:eastAsia="標楷體" w:hint="eastAsia"/>
                <w:b/>
                <w:bCs/>
                <w:szCs w:val="24"/>
              </w:rPr>
              <w:t>)</w:t>
            </w:r>
            <w:r w:rsidRPr="00783288">
              <w:rPr>
                <w:rFonts w:eastAsia="標楷體" w:hint="eastAsia"/>
                <w:b/>
                <w:bCs/>
                <w:szCs w:val="24"/>
              </w:rPr>
              <w:t>訪價執行情形</w:t>
            </w:r>
          </w:p>
        </w:tc>
      </w:tr>
      <w:tr w:rsidR="00E72840" w:rsidRPr="00C00237" w14:paraId="43B3F3A8" w14:textId="77777777" w:rsidTr="00051594">
        <w:trPr>
          <w:trHeight w:val="330"/>
          <w:tblHeader/>
        </w:trPr>
        <w:tc>
          <w:tcPr>
            <w:tcW w:w="423" w:type="dxa"/>
            <w:tcBorders>
              <w:top w:val="single" w:sz="4" w:space="0" w:color="auto"/>
              <w:left w:val="single" w:sz="4" w:space="0" w:color="auto"/>
              <w:bottom w:val="nil"/>
              <w:right w:val="single" w:sz="4" w:space="0" w:color="auto"/>
            </w:tcBorders>
            <w:shd w:val="clear" w:color="000000" w:fill="E7E6E6"/>
          </w:tcPr>
          <w:p w14:paraId="4FE91CF1" w14:textId="77777777" w:rsidR="00E72840" w:rsidRPr="00C00237" w:rsidRDefault="00E72840" w:rsidP="00051594">
            <w:pPr>
              <w:widowControl/>
              <w:jc w:val="center"/>
              <w:rPr>
                <w:rFonts w:ascii="標楷體" w:eastAsia="標楷體" w:hAnsi="標楷體"/>
                <w:kern w:val="0"/>
                <w:sz w:val="20"/>
              </w:rPr>
            </w:pPr>
          </w:p>
        </w:tc>
        <w:tc>
          <w:tcPr>
            <w:tcW w:w="1000" w:type="dxa"/>
            <w:tcBorders>
              <w:top w:val="single" w:sz="4" w:space="0" w:color="auto"/>
              <w:left w:val="single" w:sz="4" w:space="0" w:color="auto"/>
              <w:bottom w:val="nil"/>
              <w:right w:val="single" w:sz="4" w:space="0" w:color="auto"/>
            </w:tcBorders>
            <w:shd w:val="clear" w:color="000000" w:fill="E7E6E6"/>
            <w:vAlign w:val="center"/>
            <w:hideMark/>
          </w:tcPr>
          <w:p w14:paraId="3D082BDB" w14:textId="77777777" w:rsidR="00E72840" w:rsidRPr="00C00237" w:rsidRDefault="00E72840" w:rsidP="00051594">
            <w:pPr>
              <w:widowControl/>
              <w:jc w:val="center"/>
              <w:rPr>
                <w:kern w:val="0"/>
                <w:sz w:val="20"/>
              </w:rPr>
            </w:pPr>
            <w:r w:rsidRPr="00C00237">
              <w:rPr>
                <w:rFonts w:ascii="標楷體" w:eastAsia="標楷體" w:hAnsi="標楷體" w:hint="eastAsia"/>
                <w:kern w:val="0"/>
                <w:sz w:val="20"/>
              </w:rPr>
              <w:t>申購</w:t>
            </w:r>
          </w:p>
        </w:tc>
        <w:tc>
          <w:tcPr>
            <w:tcW w:w="880" w:type="dxa"/>
            <w:tcBorders>
              <w:top w:val="single" w:sz="4" w:space="0" w:color="auto"/>
              <w:left w:val="nil"/>
              <w:bottom w:val="nil"/>
              <w:right w:val="single" w:sz="4" w:space="0" w:color="auto"/>
            </w:tcBorders>
            <w:shd w:val="clear" w:color="000000" w:fill="E7E6E6"/>
            <w:vAlign w:val="center"/>
            <w:hideMark/>
          </w:tcPr>
          <w:p w14:paraId="7D875662" w14:textId="77777777" w:rsidR="00E72840" w:rsidRPr="00C00237" w:rsidRDefault="00E72840" w:rsidP="00051594">
            <w:pPr>
              <w:widowControl/>
              <w:jc w:val="center"/>
              <w:rPr>
                <w:kern w:val="0"/>
                <w:sz w:val="20"/>
              </w:rPr>
            </w:pPr>
            <w:r w:rsidRPr="00C00237">
              <w:rPr>
                <w:rFonts w:ascii="標楷體" w:eastAsia="標楷體" w:hAnsi="標楷體" w:hint="eastAsia"/>
                <w:kern w:val="0"/>
                <w:sz w:val="20"/>
              </w:rPr>
              <w:t>申購</w:t>
            </w:r>
          </w:p>
        </w:tc>
        <w:tc>
          <w:tcPr>
            <w:tcW w:w="1803" w:type="dxa"/>
            <w:vMerge w:val="restart"/>
            <w:tcBorders>
              <w:top w:val="single" w:sz="4" w:space="0" w:color="auto"/>
              <w:left w:val="nil"/>
              <w:bottom w:val="single" w:sz="4" w:space="0" w:color="auto"/>
              <w:right w:val="single" w:sz="4" w:space="0" w:color="auto"/>
            </w:tcBorders>
            <w:shd w:val="clear" w:color="000000" w:fill="E7E6E6"/>
            <w:vAlign w:val="center"/>
            <w:hideMark/>
          </w:tcPr>
          <w:p w14:paraId="4C09E809" w14:textId="77777777" w:rsidR="00E72840" w:rsidRPr="00C00237" w:rsidRDefault="00E72840" w:rsidP="00051594">
            <w:pPr>
              <w:widowControl/>
              <w:jc w:val="center"/>
              <w:rPr>
                <w:kern w:val="0"/>
                <w:sz w:val="20"/>
              </w:rPr>
            </w:pPr>
            <w:r w:rsidRPr="00C00237">
              <w:rPr>
                <w:rFonts w:ascii="標楷體" w:eastAsia="標楷體" w:hAnsi="標楷體" w:hint="eastAsia"/>
                <w:kern w:val="0"/>
                <w:sz w:val="20"/>
              </w:rPr>
              <w:t>申購內容</w:t>
            </w:r>
          </w:p>
        </w:tc>
        <w:tc>
          <w:tcPr>
            <w:tcW w:w="2360" w:type="dxa"/>
            <w:vMerge w:val="restart"/>
            <w:tcBorders>
              <w:top w:val="single" w:sz="4" w:space="0" w:color="auto"/>
              <w:left w:val="single" w:sz="4" w:space="0" w:color="auto"/>
              <w:bottom w:val="single" w:sz="4" w:space="0" w:color="auto"/>
              <w:right w:val="nil"/>
            </w:tcBorders>
            <w:shd w:val="clear" w:color="000000" w:fill="E7E6E6"/>
            <w:vAlign w:val="center"/>
            <w:hideMark/>
          </w:tcPr>
          <w:p w14:paraId="3317739E" w14:textId="77777777" w:rsidR="00E72840" w:rsidRPr="00C00237" w:rsidRDefault="00E72840" w:rsidP="00051594">
            <w:pPr>
              <w:widowControl/>
              <w:jc w:val="center"/>
              <w:rPr>
                <w:kern w:val="0"/>
                <w:sz w:val="20"/>
              </w:rPr>
            </w:pPr>
            <w:r w:rsidRPr="00C00237">
              <w:rPr>
                <w:rFonts w:ascii="標楷體" w:eastAsia="標楷體" w:hAnsi="標楷體" w:hint="eastAsia"/>
                <w:kern w:val="0"/>
                <w:sz w:val="20"/>
              </w:rPr>
              <w:t>本室訪價情形</w:t>
            </w:r>
          </w:p>
        </w:tc>
        <w:tc>
          <w:tcPr>
            <w:tcW w:w="860" w:type="dxa"/>
            <w:tcBorders>
              <w:top w:val="single" w:sz="4" w:space="0" w:color="auto"/>
              <w:left w:val="single" w:sz="4" w:space="0" w:color="auto"/>
              <w:bottom w:val="nil"/>
              <w:right w:val="nil"/>
            </w:tcBorders>
            <w:shd w:val="clear" w:color="000000" w:fill="E7E6E6"/>
            <w:vAlign w:val="center"/>
            <w:hideMark/>
          </w:tcPr>
          <w:p w14:paraId="25BB3FC7" w14:textId="77777777" w:rsidR="00E72840" w:rsidRPr="00C00237" w:rsidRDefault="00E72840" w:rsidP="00051594">
            <w:pPr>
              <w:widowControl/>
              <w:jc w:val="center"/>
              <w:rPr>
                <w:kern w:val="0"/>
                <w:sz w:val="20"/>
              </w:rPr>
            </w:pPr>
            <w:r w:rsidRPr="00C00237">
              <w:rPr>
                <w:rFonts w:ascii="標楷體" w:eastAsia="標楷體" w:hAnsi="標楷體" w:hint="eastAsia"/>
                <w:kern w:val="0"/>
                <w:sz w:val="20"/>
              </w:rPr>
              <w:t>申購</w:t>
            </w:r>
          </w:p>
        </w:tc>
        <w:tc>
          <w:tcPr>
            <w:tcW w:w="980" w:type="dxa"/>
            <w:tcBorders>
              <w:top w:val="single" w:sz="4" w:space="0" w:color="auto"/>
              <w:left w:val="single" w:sz="4" w:space="0" w:color="auto"/>
              <w:bottom w:val="nil"/>
              <w:right w:val="single" w:sz="4" w:space="0" w:color="auto"/>
            </w:tcBorders>
            <w:shd w:val="clear" w:color="000000" w:fill="E7E6E6"/>
            <w:vAlign w:val="center"/>
            <w:hideMark/>
          </w:tcPr>
          <w:p w14:paraId="1B8A84CB" w14:textId="77777777" w:rsidR="00E72840" w:rsidRPr="00C00237" w:rsidRDefault="00E72840" w:rsidP="00051594">
            <w:pPr>
              <w:widowControl/>
              <w:jc w:val="center"/>
              <w:rPr>
                <w:kern w:val="0"/>
                <w:sz w:val="20"/>
              </w:rPr>
            </w:pPr>
            <w:r w:rsidRPr="00C00237">
              <w:rPr>
                <w:rFonts w:ascii="標楷體" w:eastAsia="標楷體" w:hAnsi="標楷體" w:hint="eastAsia"/>
                <w:kern w:val="0"/>
                <w:sz w:val="20"/>
              </w:rPr>
              <w:t>訪得</w:t>
            </w:r>
          </w:p>
        </w:tc>
        <w:tc>
          <w:tcPr>
            <w:tcW w:w="1328" w:type="dxa"/>
            <w:vMerge w:val="restart"/>
            <w:tcBorders>
              <w:top w:val="single" w:sz="4" w:space="0" w:color="auto"/>
              <w:left w:val="nil"/>
              <w:bottom w:val="single" w:sz="4" w:space="0" w:color="auto"/>
              <w:right w:val="single" w:sz="4" w:space="0" w:color="auto"/>
            </w:tcBorders>
            <w:shd w:val="clear" w:color="000000" w:fill="E7E6E6"/>
            <w:vAlign w:val="center"/>
            <w:hideMark/>
          </w:tcPr>
          <w:p w14:paraId="2C152EDF" w14:textId="77777777" w:rsidR="00E72840" w:rsidRPr="00C00237" w:rsidRDefault="00E72840" w:rsidP="00051594">
            <w:pPr>
              <w:widowControl/>
              <w:jc w:val="center"/>
              <w:rPr>
                <w:kern w:val="0"/>
                <w:sz w:val="20"/>
              </w:rPr>
            </w:pPr>
            <w:r w:rsidRPr="00C00237">
              <w:rPr>
                <w:rFonts w:ascii="標楷體" w:eastAsia="標楷體" w:hAnsi="標楷體" w:hint="eastAsia"/>
                <w:kern w:val="0"/>
                <w:sz w:val="20"/>
              </w:rPr>
              <w:t>承作廠商</w:t>
            </w:r>
          </w:p>
        </w:tc>
      </w:tr>
      <w:tr w:rsidR="00E72840" w:rsidRPr="00C00237" w14:paraId="73AFA3C6" w14:textId="77777777" w:rsidTr="00051594">
        <w:trPr>
          <w:trHeight w:val="330"/>
        </w:trPr>
        <w:tc>
          <w:tcPr>
            <w:tcW w:w="423" w:type="dxa"/>
            <w:tcBorders>
              <w:top w:val="nil"/>
              <w:left w:val="single" w:sz="4" w:space="0" w:color="auto"/>
              <w:bottom w:val="single" w:sz="4" w:space="0" w:color="auto"/>
              <w:right w:val="single" w:sz="4" w:space="0" w:color="auto"/>
            </w:tcBorders>
            <w:shd w:val="clear" w:color="000000" w:fill="E7E6E6"/>
          </w:tcPr>
          <w:p w14:paraId="69975B48" w14:textId="77777777" w:rsidR="00E72840" w:rsidRPr="00C00237" w:rsidRDefault="00E72840" w:rsidP="00051594">
            <w:pPr>
              <w:widowControl/>
              <w:jc w:val="center"/>
              <w:rPr>
                <w:rFonts w:ascii="標楷體" w:eastAsia="標楷體" w:hAnsi="標楷體"/>
                <w:kern w:val="0"/>
                <w:sz w:val="20"/>
              </w:rPr>
            </w:pPr>
          </w:p>
        </w:tc>
        <w:tc>
          <w:tcPr>
            <w:tcW w:w="1000" w:type="dxa"/>
            <w:tcBorders>
              <w:top w:val="nil"/>
              <w:left w:val="single" w:sz="4" w:space="0" w:color="auto"/>
              <w:bottom w:val="single" w:sz="4" w:space="0" w:color="auto"/>
              <w:right w:val="single" w:sz="4" w:space="0" w:color="auto"/>
            </w:tcBorders>
            <w:shd w:val="clear" w:color="000000" w:fill="E7E6E6"/>
            <w:vAlign w:val="center"/>
            <w:hideMark/>
          </w:tcPr>
          <w:p w14:paraId="6E95BE88" w14:textId="77777777" w:rsidR="00E72840" w:rsidRPr="00C00237" w:rsidRDefault="00E72840" w:rsidP="00051594">
            <w:pPr>
              <w:widowControl/>
              <w:jc w:val="center"/>
              <w:rPr>
                <w:kern w:val="0"/>
                <w:sz w:val="20"/>
              </w:rPr>
            </w:pPr>
            <w:r w:rsidRPr="00C00237">
              <w:rPr>
                <w:rFonts w:ascii="標楷體" w:eastAsia="標楷體" w:hAnsi="標楷體" w:hint="eastAsia"/>
                <w:kern w:val="0"/>
                <w:sz w:val="20"/>
              </w:rPr>
              <w:t>奉核日</w:t>
            </w:r>
          </w:p>
        </w:tc>
        <w:tc>
          <w:tcPr>
            <w:tcW w:w="880" w:type="dxa"/>
            <w:tcBorders>
              <w:top w:val="nil"/>
              <w:left w:val="nil"/>
              <w:bottom w:val="single" w:sz="4" w:space="0" w:color="auto"/>
              <w:right w:val="single" w:sz="4" w:space="0" w:color="auto"/>
            </w:tcBorders>
            <w:shd w:val="clear" w:color="000000" w:fill="E7E6E6"/>
            <w:vAlign w:val="center"/>
            <w:hideMark/>
          </w:tcPr>
          <w:p w14:paraId="01BB5E66" w14:textId="77777777" w:rsidR="00E72840" w:rsidRPr="00C00237" w:rsidRDefault="00E72840" w:rsidP="00051594">
            <w:pPr>
              <w:widowControl/>
              <w:jc w:val="center"/>
              <w:rPr>
                <w:kern w:val="0"/>
                <w:sz w:val="20"/>
              </w:rPr>
            </w:pPr>
            <w:r w:rsidRPr="00C00237">
              <w:rPr>
                <w:rFonts w:ascii="標楷體" w:eastAsia="標楷體" w:hAnsi="標楷體" w:hint="eastAsia"/>
                <w:kern w:val="0"/>
                <w:sz w:val="20"/>
              </w:rPr>
              <w:t>組室</w:t>
            </w:r>
          </w:p>
        </w:tc>
        <w:tc>
          <w:tcPr>
            <w:tcW w:w="1803" w:type="dxa"/>
            <w:vMerge/>
            <w:tcBorders>
              <w:top w:val="single" w:sz="4" w:space="0" w:color="auto"/>
              <w:left w:val="nil"/>
              <w:bottom w:val="single" w:sz="4" w:space="0" w:color="auto"/>
              <w:right w:val="single" w:sz="4" w:space="0" w:color="auto"/>
            </w:tcBorders>
            <w:vAlign w:val="center"/>
            <w:hideMark/>
          </w:tcPr>
          <w:p w14:paraId="0C210D41" w14:textId="77777777" w:rsidR="00E72840" w:rsidRPr="00C00237" w:rsidRDefault="00E72840" w:rsidP="00051594">
            <w:pPr>
              <w:widowControl/>
              <w:rPr>
                <w:kern w:val="0"/>
                <w:sz w:val="20"/>
              </w:rPr>
            </w:pPr>
          </w:p>
        </w:tc>
        <w:tc>
          <w:tcPr>
            <w:tcW w:w="2360" w:type="dxa"/>
            <w:vMerge/>
            <w:tcBorders>
              <w:top w:val="single" w:sz="4" w:space="0" w:color="auto"/>
              <w:left w:val="single" w:sz="4" w:space="0" w:color="auto"/>
              <w:bottom w:val="single" w:sz="4" w:space="0" w:color="auto"/>
              <w:right w:val="nil"/>
            </w:tcBorders>
            <w:vAlign w:val="center"/>
            <w:hideMark/>
          </w:tcPr>
          <w:p w14:paraId="6B0631CF" w14:textId="77777777" w:rsidR="00E72840" w:rsidRPr="00C00237" w:rsidRDefault="00E72840" w:rsidP="00051594">
            <w:pPr>
              <w:widowControl/>
              <w:rPr>
                <w:kern w:val="0"/>
                <w:sz w:val="20"/>
              </w:rPr>
            </w:pPr>
          </w:p>
        </w:tc>
        <w:tc>
          <w:tcPr>
            <w:tcW w:w="860" w:type="dxa"/>
            <w:tcBorders>
              <w:top w:val="nil"/>
              <w:left w:val="single" w:sz="4" w:space="0" w:color="auto"/>
              <w:bottom w:val="single" w:sz="4" w:space="0" w:color="auto"/>
              <w:right w:val="nil"/>
            </w:tcBorders>
            <w:shd w:val="clear" w:color="000000" w:fill="E7E6E6"/>
            <w:vAlign w:val="center"/>
            <w:hideMark/>
          </w:tcPr>
          <w:p w14:paraId="67B1AFB3" w14:textId="77777777" w:rsidR="00E72840" w:rsidRPr="00C00237" w:rsidRDefault="00E72840" w:rsidP="00051594">
            <w:pPr>
              <w:widowControl/>
              <w:jc w:val="center"/>
              <w:rPr>
                <w:kern w:val="0"/>
                <w:sz w:val="20"/>
              </w:rPr>
            </w:pPr>
            <w:r w:rsidRPr="00C00237">
              <w:rPr>
                <w:rFonts w:ascii="標楷體" w:eastAsia="標楷體" w:hAnsi="標楷體" w:hint="eastAsia"/>
                <w:kern w:val="0"/>
                <w:sz w:val="20"/>
              </w:rPr>
              <w:t>金額</w:t>
            </w:r>
          </w:p>
        </w:tc>
        <w:tc>
          <w:tcPr>
            <w:tcW w:w="980" w:type="dxa"/>
            <w:tcBorders>
              <w:top w:val="nil"/>
              <w:left w:val="single" w:sz="4" w:space="0" w:color="auto"/>
              <w:bottom w:val="single" w:sz="4" w:space="0" w:color="auto"/>
              <w:right w:val="single" w:sz="4" w:space="0" w:color="auto"/>
            </w:tcBorders>
            <w:shd w:val="clear" w:color="000000" w:fill="E7E6E6"/>
            <w:vAlign w:val="center"/>
            <w:hideMark/>
          </w:tcPr>
          <w:p w14:paraId="26AE4B1C" w14:textId="77777777" w:rsidR="00E72840" w:rsidRPr="00C00237" w:rsidRDefault="00E72840" w:rsidP="00051594">
            <w:pPr>
              <w:widowControl/>
              <w:jc w:val="center"/>
              <w:rPr>
                <w:kern w:val="0"/>
                <w:sz w:val="20"/>
              </w:rPr>
            </w:pPr>
            <w:r w:rsidRPr="00C00237">
              <w:rPr>
                <w:rFonts w:ascii="標楷體" w:eastAsia="標楷體" w:hAnsi="標楷體" w:hint="eastAsia"/>
                <w:kern w:val="0"/>
                <w:sz w:val="20"/>
              </w:rPr>
              <w:t>金額</w:t>
            </w:r>
          </w:p>
        </w:tc>
        <w:tc>
          <w:tcPr>
            <w:tcW w:w="1328" w:type="dxa"/>
            <w:vMerge/>
            <w:tcBorders>
              <w:top w:val="single" w:sz="4" w:space="0" w:color="auto"/>
              <w:left w:val="nil"/>
              <w:bottom w:val="single" w:sz="4" w:space="0" w:color="auto"/>
              <w:right w:val="single" w:sz="4" w:space="0" w:color="auto"/>
            </w:tcBorders>
            <w:vAlign w:val="center"/>
            <w:hideMark/>
          </w:tcPr>
          <w:p w14:paraId="078425ED" w14:textId="77777777" w:rsidR="00E72840" w:rsidRPr="00C00237" w:rsidRDefault="00E72840" w:rsidP="00051594">
            <w:pPr>
              <w:widowControl/>
              <w:rPr>
                <w:kern w:val="0"/>
                <w:sz w:val="20"/>
              </w:rPr>
            </w:pPr>
          </w:p>
        </w:tc>
      </w:tr>
      <w:tr w:rsidR="00E72840" w:rsidRPr="00C00237" w14:paraId="0E84ADB0" w14:textId="77777777" w:rsidTr="00051594">
        <w:trPr>
          <w:trHeight w:val="855"/>
        </w:trPr>
        <w:tc>
          <w:tcPr>
            <w:tcW w:w="423" w:type="dxa"/>
            <w:tcBorders>
              <w:top w:val="nil"/>
              <w:left w:val="single" w:sz="4" w:space="0" w:color="auto"/>
              <w:bottom w:val="single" w:sz="4" w:space="0" w:color="auto"/>
              <w:right w:val="single" w:sz="4" w:space="0" w:color="auto"/>
            </w:tcBorders>
          </w:tcPr>
          <w:p w14:paraId="342AE95A" w14:textId="77777777" w:rsidR="00E72840" w:rsidRPr="00C00237" w:rsidRDefault="00E72840" w:rsidP="00B213FE">
            <w:pPr>
              <w:pStyle w:val="aff9"/>
              <w:widowControl/>
              <w:numPr>
                <w:ilvl w:val="0"/>
                <w:numId w:val="16"/>
              </w:numPr>
              <w:ind w:leftChars="0"/>
              <w:jc w:val="center"/>
              <w:rPr>
                <w:kern w:val="0"/>
              </w:rPr>
            </w:pPr>
          </w:p>
        </w:tc>
        <w:tc>
          <w:tcPr>
            <w:tcW w:w="1000" w:type="dxa"/>
            <w:tcBorders>
              <w:top w:val="nil"/>
              <w:left w:val="single" w:sz="4" w:space="0" w:color="auto"/>
              <w:bottom w:val="single" w:sz="4" w:space="0" w:color="auto"/>
              <w:right w:val="single" w:sz="4" w:space="0" w:color="auto"/>
            </w:tcBorders>
            <w:shd w:val="clear" w:color="auto" w:fill="auto"/>
            <w:vAlign w:val="center"/>
            <w:hideMark/>
          </w:tcPr>
          <w:p w14:paraId="6D46F670" w14:textId="77777777" w:rsidR="00E72840" w:rsidRPr="00C00237" w:rsidRDefault="00E72840" w:rsidP="00051594">
            <w:pPr>
              <w:widowControl/>
              <w:jc w:val="center"/>
              <w:rPr>
                <w:kern w:val="0"/>
                <w:szCs w:val="24"/>
              </w:rPr>
            </w:pPr>
            <w:r w:rsidRPr="00C00237">
              <w:rPr>
                <w:kern w:val="0"/>
                <w:szCs w:val="24"/>
              </w:rPr>
              <w:t>1140113</w:t>
            </w:r>
          </w:p>
        </w:tc>
        <w:tc>
          <w:tcPr>
            <w:tcW w:w="880" w:type="dxa"/>
            <w:tcBorders>
              <w:top w:val="nil"/>
              <w:left w:val="nil"/>
              <w:bottom w:val="single" w:sz="4" w:space="0" w:color="auto"/>
              <w:right w:val="single" w:sz="4" w:space="0" w:color="auto"/>
            </w:tcBorders>
            <w:shd w:val="clear" w:color="auto" w:fill="auto"/>
            <w:vAlign w:val="center"/>
            <w:hideMark/>
          </w:tcPr>
          <w:p w14:paraId="5669113C" w14:textId="77777777" w:rsidR="00E72840" w:rsidRPr="00C00237" w:rsidRDefault="00E72840" w:rsidP="00051594">
            <w:pPr>
              <w:widowControl/>
              <w:jc w:val="center"/>
              <w:rPr>
                <w:kern w:val="0"/>
                <w:szCs w:val="24"/>
              </w:rPr>
            </w:pPr>
            <w:r w:rsidRPr="00C00237">
              <w:rPr>
                <w:rFonts w:ascii="標楷體" w:eastAsia="標楷體" w:hAnsi="標楷體" w:hint="eastAsia"/>
                <w:kern w:val="0"/>
                <w:szCs w:val="24"/>
              </w:rPr>
              <w:t>科教組</w:t>
            </w:r>
          </w:p>
        </w:tc>
        <w:tc>
          <w:tcPr>
            <w:tcW w:w="1803" w:type="dxa"/>
            <w:tcBorders>
              <w:top w:val="nil"/>
              <w:left w:val="nil"/>
              <w:bottom w:val="single" w:sz="4" w:space="0" w:color="auto"/>
              <w:right w:val="single" w:sz="4" w:space="0" w:color="auto"/>
            </w:tcBorders>
            <w:shd w:val="clear" w:color="auto" w:fill="auto"/>
            <w:vAlign w:val="center"/>
            <w:hideMark/>
          </w:tcPr>
          <w:p w14:paraId="17C71007" w14:textId="77777777" w:rsidR="00E72840" w:rsidRPr="00C00237" w:rsidRDefault="00E72840" w:rsidP="00051594">
            <w:pPr>
              <w:widowControl/>
              <w:rPr>
                <w:kern w:val="0"/>
                <w:szCs w:val="24"/>
              </w:rPr>
            </w:pPr>
            <w:r w:rsidRPr="00C00237">
              <w:rPr>
                <w:rFonts w:ascii="標楷體" w:eastAsia="標楷體" w:hAnsi="標楷體" w:hint="eastAsia"/>
                <w:kern w:val="0"/>
                <w:szCs w:val="24"/>
              </w:rPr>
              <w:t>氣動船與生存遊戲材料</w:t>
            </w:r>
            <w:r w:rsidRPr="00C00237">
              <w:rPr>
                <w:kern w:val="0"/>
                <w:szCs w:val="24"/>
              </w:rPr>
              <w:t xml:space="preserve"> </w:t>
            </w:r>
          </w:p>
        </w:tc>
        <w:tc>
          <w:tcPr>
            <w:tcW w:w="2360" w:type="dxa"/>
            <w:tcBorders>
              <w:top w:val="nil"/>
              <w:left w:val="nil"/>
              <w:bottom w:val="single" w:sz="4" w:space="0" w:color="auto"/>
              <w:right w:val="single" w:sz="4" w:space="0" w:color="auto"/>
            </w:tcBorders>
            <w:shd w:val="clear" w:color="auto" w:fill="auto"/>
            <w:vAlign w:val="center"/>
            <w:hideMark/>
          </w:tcPr>
          <w:p w14:paraId="4ABE9F3B" w14:textId="77777777" w:rsidR="00E72840" w:rsidRPr="00C00237" w:rsidRDefault="00E72840" w:rsidP="00051594">
            <w:pPr>
              <w:widowControl/>
              <w:rPr>
                <w:kern w:val="0"/>
                <w:szCs w:val="24"/>
              </w:rPr>
            </w:pPr>
            <w:r w:rsidRPr="00C00237">
              <w:rPr>
                <w:rFonts w:ascii="標楷體" w:eastAsia="標楷體" w:hAnsi="標楷體" w:hint="eastAsia"/>
                <w:kern w:val="0"/>
                <w:szCs w:val="24"/>
              </w:rPr>
              <w:t>承辦人敘明指定廠商原因並經奉核，擇其議價辦理。</w:t>
            </w:r>
          </w:p>
        </w:tc>
        <w:tc>
          <w:tcPr>
            <w:tcW w:w="860" w:type="dxa"/>
            <w:tcBorders>
              <w:top w:val="nil"/>
              <w:left w:val="nil"/>
              <w:bottom w:val="single" w:sz="4" w:space="0" w:color="auto"/>
              <w:right w:val="single" w:sz="4" w:space="0" w:color="auto"/>
            </w:tcBorders>
            <w:shd w:val="clear" w:color="auto" w:fill="auto"/>
            <w:vAlign w:val="center"/>
            <w:hideMark/>
          </w:tcPr>
          <w:p w14:paraId="0DEF673D" w14:textId="77777777" w:rsidR="00E72840" w:rsidRPr="00C00237" w:rsidRDefault="00E72840" w:rsidP="00051594">
            <w:pPr>
              <w:widowControl/>
              <w:jc w:val="right"/>
              <w:rPr>
                <w:kern w:val="0"/>
                <w:szCs w:val="24"/>
              </w:rPr>
            </w:pPr>
            <w:r w:rsidRPr="00C00237">
              <w:rPr>
                <w:kern w:val="0"/>
                <w:szCs w:val="24"/>
              </w:rPr>
              <w:t>74,160</w:t>
            </w:r>
          </w:p>
        </w:tc>
        <w:tc>
          <w:tcPr>
            <w:tcW w:w="980" w:type="dxa"/>
            <w:tcBorders>
              <w:top w:val="nil"/>
              <w:left w:val="nil"/>
              <w:bottom w:val="single" w:sz="4" w:space="0" w:color="auto"/>
              <w:right w:val="single" w:sz="4" w:space="0" w:color="auto"/>
            </w:tcBorders>
            <w:shd w:val="clear" w:color="auto" w:fill="auto"/>
            <w:vAlign w:val="center"/>
            <w:hideMark/>
          </w:tcPr>
          <w:p w14:paraId="3458499B" w14:textId="77777777" w:rsidR="00E72840" w:rsidRPr="00C00237" w:rsidRDefault="00E72840" w:rsidP="00051594">
            <w:pPr>
              <w:widowControl/>
              <w:jc w:val="right"/>
              <w:rPr>
                <w:kern w:val="0"/>
                <w:szCs w:val="24"/>
              </w:rPr>
            </w:pPr>
            <w:r w:rsidRPr="00C00237">
              <w:rPr>
                <w:kern w:val="0"/>
                <w:szCs w:val="24"/>
              </w:rPr>
              <w:t>35,070</w:t>
            </w:r>
          </w:p>
        </w:tc>
        <w:tc>
          <w:tcPr>
            <w:tcW w:w="1328" w:type="dxa"/>
            <w:tcBorders>
              <w:top w:val="nil"/>
              <w:left w:val="nil"/>
              <w:bottom w:val="single" w:sz="4" w:space="0" w:color="auto"/>
              <w:right w:val="single" w:sz="4" w:space="0" w:color="auto"/>
            </w:tcBorders>
            <w:shd w:val="clear" w:color="auto" w:fill="auto"/>
            <w:vAlign w:val="center"/>
            <w:hideMark/>
          </w:tcPr>
          <w:p w14:paraId="3A0C8CDC" w14:textId="77777777" w:rsidR="00E72840" w:rsidRPr="00C00237" w:rsidRDefault="00E72840" w:rsidP="00051594">
            <w:pPr>
              <w:widowControl/>
              <w:rPr>
                <w:kern w:val="0"/>
                <w:szCs w:val="24"/>
              </w:rPr>
            </w:pPr>
            <w:r w:rsidRPr="00C00237">
              <w:rPr>
                <w:rFonts w:ascii="標楷體" w:eastAsia="標楷體" w:hAnsi="標楷體" w:hint="eastAsia"/>
                <w:kern w:val="0"/>
                <w:szCs w:val="24"/>
              </w:rPr>
              <w:t>大大文教顧問股份有限公司</w:t>
            </w:r>
          </w:p>
        </w:tc>
      </w:tr>
      <w:tr w:rsidR="00E72840" w:rsidRPr="00C00237" w14:paraId="1CD8286B" w14:textId="77777777" w:rsidTr="00051594">
        <w:trPr>
          <w:trHeight w:val="855"/>
        </w:trPr>
        <w:tc>
          <w:tcPr>
            <w:tcW w:w="423" w:type="dxa"/>
            <w:tcBorders>
              <w:top w:val="nil"/>
              <w:left w:val="single" w:sz="4" w:space="0" w:color="auto"/>
              <w:bottom w:val="single" w:sz="4" w:space="0" w:color="auto"/>
              <w:right w:val="single" w:sz="4" w:space="0" w:color="auto"/>
            </w:tcBorders>
          </w:tcPr>
          <w:p w14:paraId="130803A5" w14:textId="77777777" w:rsidR="00E72840" w:rsidRPr="00C00237" w:rsidRDefault="00E72840" w:rsidP="00B213FE">
            <w:pPr>
              <w:pStyle w:val="aff9"/>
              <w:widowControl/>
              <w:numPr>
                <w:ilvl w:val="0"/>
                <w:numId w:val="16"/>
              </w:numPr>
              <w:ind w:leftChars="0"/>
              <w:jc w:val="center"/>
              <w:rPr>
                <w:kern w:val="0"/>
              </w:rPr>
            </w:pPr>
          </w:p>
        </w:tc>
        <w:tc>
          <w:tcPr>
            <w:tcW w:w="1000" w:type="dxa"/>
            <w:tcBorders>
              <w:top w:val="nil"/>
              <w:left w:val="single" w:sz="4" w:space="0" w:color="auto"/>
              <w:bottom w:val="single" w:sz="4" w:space="0" w:color="auto"/>
              <w:right w:val="single" w:sz="4" w:space="0" w:color="auto"/>
            </w:tcBorders>
            <w:shd w:val="clear" w:color="auto" w:fill="auto"/>
            <w:vAlign w:val="center"/>
            <w:hideMark/>
          </w:tcPr>
          <w:p w14:paraId="35808817" w14:textId="77777777" w:rsidR="00E72840" w:rsidRPr="00C00237" w:rsidRDefault="00E72840" w:rsidP="00051594">
            <w:pPr>
              <w:widowControl/>
              <w:jc w:val="center"/>
              <w:rPr>
                <w:kern w:val="0"/>
                <w:szCs w:val="24"/>
              </w:rPr>
            </w:pPr>
            <w:r w:rsidRPr="00C00237">
              <w:rPr>
                <w:kern w:val="0"/>
                <w:szCs w:val="24"/>
              </w:rPr>
              <w:t>1140115</w:t>
            </w:r>
          </w:p>
        </w:tc>
        <w:tc>
          <w:tcPr>
            <w:tcW w:w="880" w:type="dxa"/>
            <w:tcBorders>
              <w:top w:val="nil"/>
              <w:left w:val="nil"/>
              <w:bottom w:val="single" w:sz="4" w:space="0" w:color="auto"/>
              <w:right w:val="single" w:sz="4" w:space="0" w:color="auto"/>
            </w:tcBorders>
            <w:shd w:val="clear" w:color="auto" w:fill="auto"/>
            <w:vAlign w:val="center"/>
            <w:hideMark/>
          </w:tcPr>
          <w:p w14:paraId="1EF1A835" w14:textId="77777777" w:rsidR="00E72840" w:rsidRPr="00C00237" w:rsidRDefault="00E72840" w:rsidP="00051594">
            <w:pPr>
              <w:widowControl/>
              <w:jc w:val="center"/>
              <w:rPr>
                <w:kern w:val="0"/>
                <w:szCs w:val="24"/>
              </w:rPr>
            </w:pPr>
            <w:r w:rsidRPr="00C00237">
              <w:rPr>
                <w:rFonts w:ascii="標楷體" w:eastAsia="標楷體" w:hAnsi="標楷體" w:hint="eastAsia"/>
                <w:kern w:val="0"/>
                <w:szCs w:val="24"/>
              </w:rPr>
              <w:t>展示組</w:t>
            </w:r>
          </w:p>
        </w:tc>
        <w:tc>
          <w:tcPr>
            <w:tcW w:w="1803" w:type="dxa"/>
            <w:tcBorders>
              <w:top w:val="nil"/>
              <w:left w:val="nil"/>
              <w:bottom w:val="single" w:sz="4" w:space="0" w:color="auto"/>
              <w:right w:val="single" w:sz="4" w:space="0" w:color="auto"/>
            </w:tcBorders>
            <w:shd w:val="clear" w:color="auto" w:fill="auto"/>
            <w:vAlign w:val="center"/>
            <w:hideMark/>
          </w:tcPr>
          <w:p w14:paraId="37CEC887" w14:textId="77777777" w:rsidR="00E72840" w:rsidRPr="00C00237" w:rsidRDefault="00E72840" w:rsidP="00051594">
            <w:pPr>
              <w:widowControl/>
              <w:rPr>
                <w:kern w:val="0"/>
                <w:szCs w:val="24"/>
              </w:rPr>
            </w:pPr>
            <w:r w:rsidRPr="00C00237">
              <w:rPr>
                <w:rFonts w:ascii="標楷體" w:eastAsia="標楷體" w:hAnsi="標楷體" w:hint="eastAsia"/>
                <w:kern w:val="0"/>
                <w:szCs w:val="24"/>
              </w:rPr>
              <w:t>印象刻印螢幕</w:t>
            </w:r>
          </w:p>
        </w:tc>
        <w:tc>
          <w:tcPr>
            <w:tcW w:w="2360" w:type="dxa"/>
            <w:tcBorders>
              <w:top w:val="nil"/>
              <w:left w:val="nil"/>
              <w:bottom w:val="single" w:sz="4" w:space="0" w:color="auto"/>
              <w:right w:val="single" w:sz="4" w:space="0" w:color="auto"/>
            </w:tcBorders>
            <w:shd w:val="clear" w:color="auto" w:fill="auto"/>
            <w:vAlign w:val="center"/>
            <w:hideMark/>
          </w:tcPr>
          <w:p w14:paraId="12EFC3A1" w14:textId="77777777" w:rsidR="00E72840" w:rsidRPr="00C00237" w:rsidRDefault="00E72840" w:rsidP="00051594">
            <w:pPr>
              <w:widowControl/>
              <w:rPr>
                <w:kern w:val="0"/>
                <w:szCs w:val="24"/>
              </w:rPr>
            </w:pPr>
            <w:r w:rsidRPr="00C00237">
              <w:rPr>
                <w:rFonts w:ascii="標楷體" w:eastAsia="標楷體" w:hAnsi="標楷體" w:hint="eastAsia"/>
                <w:kern w:val="0"/>
                <w:szCs w:val="24"/>
              </w:rPr>
              <w:t>承辦人敘明指定廠商原因並經奉核，故以請購價採購。</w:t>
            </w:r>
          </w:p>
        </w:tc>
        <w:tc>
          <w:tcPr>
            <w:tcW w:w="860" w:type="dxa"/>
            <w:tcBorders>
              <w:top w:val="nil"/>
              <w:left w:val="nil"/>
              <w:bottom w:val="single" w:sz="4" w:space="0" w:color="auto"/>
              <w:right w:val="single" w:sz="4" w:space="0" w:color="auto"/>
            </w:tcBorders>
            <w:shd w:val="clear" w:color="auto" w:fill="auto"/>
            <w:vAlign w:val="center"/>
            <w:hideMark/>
          </w:tcPr>
          <w:p w14:paraId="1330B023" w14:textId="77777777" w:rsidR="00E72840" w:rsidRPr="00C00237" w:rsidRDefault="00E72840" w:rsidP="00051594">
            <w:pPr>
              <w:widowControl/>
              <w:jc w:val="right"/>
              <w:rPr>
                <w:kern w:val="0"/>
                <w:szCs w:val="24"/>
              </w:rPr>
            </w:pPr>
            <w:r w:rsidRPr="00C00237">
              <w:rPr>
                <w:kern w:val="0"/>
                <w:szCs w:val="24"/>
              </w:rPr>
              <w:t>21,420</w:t>
            </w:r>
          </w:p>
        </w:tc>
        <w:tc>
          <w:tcPr>
            <w:tcW w:w="980" w:type="dxa"/>
            <w:tcBorders>
              <w:top w:val="nil"/>
              <w:left w:val="nil"/>
              <w:bottom w:val="single" w:sz="4" w:space="0" w:color="auto"/>
              <w:right w:val="single" w:sz="4" w:space="0" w:color="auto"/>
            </w:tcBorders>
            <w:shd w:val="clear" w:color="auto" w:fill="auto"/>
            <w:vAlign w:val="center"/>
            <w:hideMark/>
          </w:tcPr>
          <w:p w14:paraId="4DE1EE7A" w14:textId="77777777" w:rsidR="00E72840" w:rsidRPr="00C00237" w:rsidRDefault="00E72840" w:rsidP="00051594">
            <w:pPr>
              <w:widowControl/>
              <w:jc w:val="right"/>
              <w:rPr>
                <w:kern w:val="0"/>
                <w:szCs w:val="24"/>
              </w:rPr>
            </w:pPr>
            <w:r w:rsidRPr="00C00237">
              <w:rPr>
                <w:kern w:val="0"/>
                <w:szCs w:val="24"/>
              </w:rPr>
              <w:t>21,420</w:t>
            </w:r>
          </w:p>
        </w:tc>
        <w:tc>
          <w:tcPr>
            <w:tcW w:w="1328" w:type="dxa"/>
            <w:tcBorders>
              <w:top w:val="nil"/>
              <w:left w:val="nil"/>
              <w:bottom w:val="single" w:sz="4" w:space="0" w:color="auto"/>
              <w:right w:val="single" w:sz="4" w:space="0" w:color="auto"/>
            </w:tcBorders>
            <w:shd w:val="clear" w:color="auto" w:fill="auto"/>
            <w:vAlign w:val="center"/>
            <w:hideMark/>
          </w:tcPr>
          <w:p w14:paraId="6F86AE43" w14:textId="77777777" w:rsidR="00E72840" w:rsidRPr="00C00237" w:rsidRDefault="00E72840" w:rsidP="00051594">
            <w:pPr>
              <w:widowControl/>
              <w:rPr>
                <w:kern w:val="0"/>
                <w:szCs w:val="24"/>
              </w:rPr>
            </w:pPr>
            <w:r w:rsidRPr="00C00237">
              <w:rPr>
                <w:rFonts w:ascii="標楷體" w:eastAsia="標楷體" w:hAnsi="標楷體" w:hint="eastAsia"/>
                <w:kern w:val="0"/>
                <w:szCs w:val="24"/>
              </w:rPr>
              <w:t>瞄準科技有限公司</w:t>
            </w:r>
          </w:p>
        </w:tc>
      </w:tr>
      <w:tr w:rsidR="00E72840" w:rsidRPr="00C00237" w14:paraId="4AE4A137" w14:textId="77777777" w:rsidTr="00051594">
        <w:trPr>
          <w:trHeight w:val="855"/>
        </w:trPr>
        <w:tc>
          <w:tcPr>
            <w:tcW w:w="423" w:type="dxa"/>
            <w:tcBorders>
              <w:top w:val="nil"/>
              <w:left w:val="single" w:sz="4" w:space="0" w:color="auto"/>
              <w:bottom w:val="single" w:sz="4" w:space="0" w:color="auto"/>
              <w:right w:val="single" w:sz="4" w:space="0" w:color="auto"/>
            </w:tcBorders>
          </w:tcPr>
          <w:p w14:paraId="2B934FE3" w14:textId="77777777" w:rsidR="00E72840" w:rsidRPr="00C00237" w:rsidRDefault="00E72840" w:rsidP="00B213FE">
            <w:pPr>
              <w:pStyle w:val="aff9"/>
              <w:widowControl/>
              <w:numPr>
                <w:ilvl w:val="0"/>
                <w:numId w:val="16"/>
              </w:numPr>
              <w:ind w:leftChars="0"/>
              <w:jc w:val="center"/>
              <w:rPr>
                <w:kern w:val="0"/>
              </w:rPr>
            </w:pPr>
          </w:p>
        </w:tc>
        <w:tc>
          <w:tcPr>
            <w:tcW w:w="1000" w:type="dxa"/>
            <w:tcBorders>
              <w:top w:val="nil"/>
              <w:left w:val="single" w:sz="4" w:space="0" w:color="auto"/>
              <w:bottom w:val="single" w:sz="4" w:space="0" w:color="auto"/>
              <w:right w:val="single" w:sz="4" w:space="0" w:color="auto"/>
            </w:tcBorders>
            <w:shd w:val="clear" w:color="auto" w:fill="auto"/>
            <w:vAlign w:val="center"/>
            <w:hideMark/>
          </w:tcPr>
          <w:p w14:paraId="4D6C8816" w14:textId="77777777" w:rsidR="00E72840" w:rsidRPr="00C00237" w:rsidRDefault="00E72840" w:rsidP="00051594">
            <w:pPr>
              <w:widowControl/>
              <w:jc w:val="center"/>
              <w:rPr>
                <w:kern w:val="0"/>
                <w:szCs w:val="24"/>
              </w:rPr>
            </w:pPr>
            <w:r w:rsidRPr="00C00237">
              <w:rPr>
                <w:kern w:val="0"/>
                <w:szCs w:val="24"/>
              </w:rPr>
              <w:t>1140114</w:t>
            </w:r>
          </w:p>
        </w:tc>
        <w:tc>
          <w:tcPr>
            <w:tcW w:w="880" w:type="dxa"/>
            <w:tcBorders>
              <w:top w:val="nil"/>
              <w:left w:val="nil"/>
              <w:bottom w:val="single" w:sz="4" w:space="0" w:color="auto"/>
              <w:right w:val="single" w:sz="4" w:space="0" w:color="auto"/>
            </w:tcBorders>
            <w:shd w:val="clear" w:color="auto" w:fill="auto"/>
            <w:vAlign w:val="center"/>
            <w:hideMark/>
          </w:tcPr>
          <w:p w14:paraId="57AD9EEA" w14:textId="77777777" w:rsidR="00E72840" w:rsidRPr="00C00237" w:rsidRDefault="00E72840" w:rsidP="00051594">
            <w:pPr>
              <w:widowControl/>
              <w:jc w:val="center"/>
              <w:rPr>
                <w:kern w:val="0"/>
                <w:szCs w:val="24"/>
              </w:rPr>
            </w:pPr>
            <w:r w:rsidRPr="00C00237">
              <w:rPr>
                <w:rFonts w:ascii="標楷體" w:eastAsia="標楷體" w:hAnsi="標楷體" w:hint="eastAsia"/>
                <w:kern w:val="0"/>
                <w:szCs w:val="24"/>
              </w:rPr>
              <w:t>秘書室</w:t>
            </w:r>
          </w:p>
        </w:tc>
        <w:tc>
          <w:tcPr>
            <w:tcW w:w="1803" w:type="dxa"/>
            <w:tcBorders>
              <w:top w:val="nil"/>
              <w:left w:val="nil"/>
              <w:bottom w:val="single" w:sz="4" w:space="0" w:color="auto"/>
              <w:right w:val="single" w:sz="4" w:space="0" w:color="auto"/>
            </w:tcBorders>
            <w:shd w:val="clear" w:color="auto" w:fill="auto"/>
            <w:vAlign w:val="center"/>
            <w:hideMark/>
          </w:tcPr>
          <w:p w14:paraId="3AB65891" w14:textId="77777777" w:rsidR="00E72840" w:rsidRPr="00C00237" w:rsidRDefault="00E72840" w:rsidP="00051594">
            <w:pPr>
              <w:widowControl/>
              <w:rPr>
                <w:kern w:val="0"/>
                <w:szCs w:val="24"/>
              </w:rPr>
            </w:pPr>
            <w:r w:rsidRPr="00C00237">
              <w:rPr>
                <w:kern w:val="0"/>
                <w:szCs w:val="24"/>
              </w:rPr>
              <w:t>AB103</w:t>
            </w:r>
            <w:r w:rsidRPr="00C00237">
              <w:rPr>
                <w:rFonts w:ascii="標楷體" w:eastAsia="標楷體" w:hAnsi="標楷體" w:hint="eastAsia"/>
                <w:kern w:val="0"/>
                <w:szCs w:val="24"/>
              </w:rPr>
              <w:t>壁紙更換</w:t>
            </w:r>
            <w:r w:rsidRPr="00C00237">
              <w:rPr>
                <w:kern w:val="0"/>
                <w:szCs w:val="24"/>
              </w:rPr>
              <w:t xml:space="preserve"> </w:t>
            </w:r>
          </w:p>
        </w:tc>
        <w:tc>
          <w:tcPr>
            <w:tcW w:w="2360" w:type="dxa"/>
            <w:tcBorders>
              <w:top w:val="nil"/>
              <w:left w:val="nil"/>
              <w:bottom w:val="single" w:sz="4" w:space="0" w:color="auto"/>
              <w:right w:val="single" w:sz="4" w:space="0" w:color="auto"/>
            </w:tcBorders>
            <w:shd w:val="clear" w:color="auto" w:fill="auto"/>
            <w:vAlign w:val="center"/>
            <w:hideMark/>
          </w:tcPr>
          <w:p w14:paraId="00707930" w14:textId="77777777" w:rsidR="00E72840" w:rsidRPr="00C00237" w:rsidRDefault="00E72840" w:rsidP="00051594">
            <w:pPr>
              <w:widowControl/>
              <w:rPr>
                <w:kern w:val="0"/>
                <w:szCs w:val="24"/>
              </w:rPr>
            </w:pPr>
            <w:r w:rsidRPr="00C00237">
              <w:rPr>
                <w:rFonts w:ascii="標楷體" w:eastAsia="標楷體" w:hAnsi="標楷體" w:hint="eastAsia"/>
                <w:kern w:val="0"/>
                <w:szCs w:val="24"/>
              </w:rPr>
              <w:t>承辦人敘明指定廠商原因並經奉核，擇其議價辦理。</w:t>
            </w:r>
          </w:p>
        </w:tc>
        <w:tc>
          <w:tcPr>
            <w:tcW w:w="860" w:type="dxa"/>
            <w:tcBorders>
              <w:top w:val="nil"/>
              <w:left w:val="nil"/>
              <w:bottom w:val="single" w:sz="4" w:space="0" w:color="auto"/>
              <w:right w:val="single" w:sz="4" w:space="0" w:color="auto"/>
            </w:tcBorders>
            <w:shd w:val="clear" w:color="auto" w:fill="auto"/>
            <w:vAlign w:val="center"/>
            <w:hideMark/>
          </w:tcPr>
          <w:p w14:paraId="75E5D6FD" w14:textId="77777777" w:rsidR="00E72840" w:rsidRPr="00C00237" w:rsidRDefault="00E72840" w:rsidP="00051594">
            <w:pPr>
              <w:widowControl/>
              <w:jc w:val="right"/>
              <w:rPr>
                <w:kern w:val="0"/>
                <w:szCs w:val="24"/>
              </w:rPr>
            </w:pPr>
            <w:r w:rsidRPr="00C00237">
              <w:rPr>
                <w:kern w:val="0"/>
                <w:szCs w:val="24"/>
              </w:rPr>
              <w:t>22,050</w:t>
            </w:r>
          </w:p>
        </w:tc>
        <w:tc>
          <w:tcPr>
            <w:tcW w:w="980" w:type="dxa"/>
            <w:tcBorders>
              <w:top w:val="nil"/>
              <w:left w:val="nil"/>
              <w:bottom w:val="single" w:sz="4" w:space="0" w:color="auto"/>
              <w:right w:val="single" w:sz="4" w:space="0" w:color="auto"/>
            </w:tcBorders>
            <w:shd w:val="clear" w:color="auto" w:fill="auto"/>
            <w:vAlign w:val="center"/>
            <w:hideMark/>
          </w:tcPr>
          <w:p w14:paraId="0D759CBA" w14:textId="77777777" w:rsidR="00E72840" w:rsidRPr="00C00237" w:rsidRDefault="00E72840" w:rsidP="00051594">
            <w:pPr>
              <w:widowControl/>
              <w:jc w:val="right"/>
              <w:rPr>
                <w:kern w:val="0"/>
                <w:szCs w:val="24"/>
              </w:rPr>
            </w:pPr>
            <w:r w:rsidRPr="00C00237">
              <w:rPr>
                <w:kern w:val="0"/>
                <w:szCs w:val="24"/>
              </w:rPr>
              <w:t>20,000</w:t>
            </w:r>
          </w:p>
        </w:tc>
        <w:tc>
          <w:tcPr>
            <w:tcW w:w="1328" w:type="dxa"/>
            <w:tcBorders>
              <w:top w:val="nil"/>
              <w:left w:val="nil"/>
              <w:bottom w:val="single" w:sz="4" w:space="0" w:color="auto"/>
              <w:right w:val="single" w:sz="4" w:space="0" w:color="auto"/>
            </w:tcBorders>
            <w:shd w:val="clear" w:color="auto" w:fill="auto"/>
            <w:vAlign w:val="center"/>
            <w:hideMark/>
          </w:tcPr>
          <w:p w14:paraId="740A517A" w14:textId="77777777" w:rsidR="00E72840" w:rsidRPr="00C00237" w:rsidRDefault="00E72840" w:rsidP="00051594">
            <w:pPr>
              <w:widowControl/>
              <w:rPr>
                <w:kern w:val="0"/>
                <w:szCs w:val="24"/>
              </w:rPr>
            </w:pPr>
            <w:r w:rsidRPr="00C00237">
              <w:rPr>
                <w:rFonts w:ascii="標楷體" w:eastAsia="標楷體" w:hAnsi="標楷體" w:hint="eastAsia"/>
                <w:kern w:val="0"/>
                <w:szCs w:val="24"/>
              </w:rPr>
              <w:t>升百億實業有限公司</w:t>
            </w:r>
          </w:p>
        </w:tc>
      </w:tr>
      <w:tr w:rsidR="00E72840" w:rsidRPr="00C00237" w14:paraId="39B3E60D" w14:textId="77777777" w:rsidTr="00051594">
        <w:trPr>
          <w:trHeight w:val="855"/>
        </w:trPr>
        <w:tc>
          <w:tcPr>
            <w:tcW w:w="423" w:type="dxa"/>
            <w:tcBorders>
              <w:top w:val="nil"/>
              <w:left w:val="single" w:sz="4" w:space="0" w:color="auto"/>
              <w:bottom w:val="single" w:sz="4" w:space="0" w:color="auto"/>
              <w:right w:val="single" w:sz="4" w:space="0" w:color="auto"/>
            </w:tcBorders>
          </w:tcPr>
          <w:p w14:paraId="4009AA66" w14:textId="77777777" w:rsidR="00E72840" w:rsidRPr="00C00237" w:rsidRDefault="00E72840" w:rsidP="00B213FE">
            <w:pPr>
              <w:pStyle w:val="aff9"/>
              <w:widowControl/>
              <w:numPr>
                <w:ilvl w:val="0"/>
                <w:numId w:val="16"/>
              </w:numPr>
              <w:ind w:leftChars="0"/>
              <w:jc w:val="center"/>
              <w:rPr>
                <w:kern w:val="0"/>
              </w:rPr>
            </w:pPr>
          </w:p>
        </w:tc>
        <w:tc>
          <w:tcPr>
            <w:tcW w:w="1000" w:type="dxa"/>
            <w:tcBorders>
              <w:top w:val="nil"/>
              <w:left w:val="single" w:sz="4" w:space="0" w:color="auto"/>
              <w:bottom w:val="single" w:sz="4" w:space="0" w:color="auto"/>
              <w:right w:val="single" w:sz="4" w:space="0" w:color="auto"/>
            </w:tcBorders>
            <w:shd w:val="clear" w:color="auto" w:fill="auto"/>
            <w:vAlign w:val="center"/>
            <w:hideMark/>
          </w:tcPr>
          <w:p w14:paraId="4DDAE8B7" w14:textId="77777777" w:rsidR="00E72840" w:rsidRPr="00C00237" w:rsidRDefault="00E72840" w:rsidP="00051594">
            <w:pPr>
              <w:widowControl/>
              <w:jc w:val="center"/>
              <w:rPr>
                <w:kern w:val="0"/>
                <w:szCs w:val="24"/>
              </w:rPr>
            </w:pPr>
            <w:r w:rsidRPr="00C00237">
              <w:rPr>
                <w:kern w:val="0"/>
                <w:szCs w:val="24"/>
              </w:rPr>
              <w:t>1140113</w:t>
            </w:r>
          </w:p>
        </w:tc>
        <w:tc>
          <w:tcPr>
            <w:tcW w:w="880" w:type="dxa"/>
            <w:tcBorders>
              <w:top w:val="nil"/>
              <w:left w:val="nil"/>
              <w:bottom w:val="single" w:sz="4" w:space="0" w:color="auto"/>
              <w:right w:val="single" w:sz="4" w:space="0" w:color="auto"/>
            </w:tcBorders>
            <w:shd w:val="clear" w:color="auto" w:fill="auto"/>
            <w:vAlign w:val="center"/>
            <w:hideMark/>
          </w:tcPr>
          <w:p w14:paraId="621E9044" w14:textId="77777777" w:rsidR="00E72840" w:rsidRPr="00C00237" w:rsidRDefault="00E72840" w:rsidP="00051594">
            <w:pPr>
              <w:widowControl/>
              <w:jc w:val="center"/>
              <w:rPr>
                <w:kern w:val="0"/>
                <w:szCs w:val="24"/>
              </w:rPr>
            </w:pPr>
            <w:r w:rsidRPr="00C00237">
              <w:rPr>
                <w:rFonts w:ascii="標楷體" w:eastAsia="標楷體" w:hAnsi="標楷體" w:hint="eastAsia"/>
                <w:kern w:val="0"/>
                <w:szCs w:val="24"/>
              </w:rPr>
              <w:t>科教組</w:t>
            </w:r>
          </w:p>
        </w:tc>
        <w:tc>
          <w:tcPr>
            <w:tcW w:w="1803" w:type="dxa"/>
            <w:tcBorders>
              <w:top w:val="nil"/>
              <w:left w:val="nil"/>
              <w:bottom w:val="single" w:sz="4" w:space="0" w:color="auto"/>
              <w:right w:val="single" w:sz="4" w:space="0" w:color="auto"/>
            </w:tcBorders>
            <w:shd w:val="clear" w:color="auto" w:fill="auto"/>
            <w:vAlign w:val="center"/>
            <w:hideMark/>
          </w:tcPr>
          <w:p w14:paraId="49916E19" w14:textId="77777777" w:rsidR="00E72840" w:rsidRPr="00C00237" w:rsidRDefault="00E72840" w:rsidP="00051594">
            <w:pPr>
              <w:widowControl/>
              <w:rPr>
                <w:kern w:val="0"/>
                <w:szCs w:val="24"/>
              </w:rPr>
            </w:pPr>
            <w:r w:rsidRPr="00C00237">
              <w:rPr>
                <w:rFonts w:ascii="標楷體" w:eastAsia="標楷體" w:hAnsi="標楷體" w:hint="eastAsia"/>
                <w:kern w:val="0"/>
                <w:szCs w:val="24"/>
              </w:rPr>
              <w:t>原住民建築課活動材料包</w:t>
            </w:r>
          </w:p>
        </w:tc>
        <w:tc>
          <w:tcPr>
            <w:tcW w:w="2360" w:type="dxa"/>
            <w:tcBorders>
              <w:top w:val="nil"/>
              <w:left w:val="nil"/>
              <w:bottom w:val="single" w:sz="4" w:space="0" w:color="auto"/>
              <w:right w:val="single" w:sz="4" w:space="0" w:color="auto"/>
            </w:tcBorders>
            <w:shd w:val="clear" w:color="auto" w:fill="auto"/>
            <w:vAlign w:val="center"/>
            <w:hideMark/>
          </w:tcPr>
          <w:p w14:paraId="6B399669" w14:textId="77777777" w:rsidR="00E72840" w:rsidRPr="00C00237" w:rsidRDefault="00E72840" w:rsidP="00051594">
            <w:pPr>
              <w:widowControl/>
              <w:rPr>
                <w:kern w:val="0"/>
                <w:szCs w:val="24"/>
              </w:rPr>
            </w:pPr>
            <w:r w:rsidRPr="00C00237">
              <w:rPr>
                <w:kern w:val="0"/>
                <w:szCs w:val="24"/>
              </w:rPr>
              <w:t>3</w:t>
            </w:r>
            <w:r w:rsidRPr="00C00237">
              <w:rPr>
                <w:rFonts w:ascii="標楷體" w:eastAsia="標楷體" w:hAnsi="標楷體" w:hint="eastAsia"/>
                <w:kern w:val="0"/>
                <w:szCs w:val="24"/>
              </w:rPr>
              <w:t>家廠商估價單經檢視最低價廠商報價合理，擇其議價辦理。</w:t>
            </w:r>
          </w:p>
        </w:tc>
        <w:tc>
          <w:tcPr>
            <w:tcW w:w="860" w:type="dxa"/>
            <w:tcBorders>
              <w:top w:val="nil"/>
              <w:left w:val="nil"/>
              <w:bottom w:val="single" w:sz="4" w:space="0" w:color="auto"/>
              <w:right w:val="single" w:sz="4" w:space="0" w:color="auto"/>
            </w:tcBorders>
            <w:shd w:val="clear" w:color="auto" w:fill="auto"/>
            <w:vAlign w:val="center"/>
            <w:hideMark/>
          </w:tcPr>
          <w:p w14:paraId="1B4C387A" w14:textId="77777777" w:rsidR="00E72840" w:rsidRPr="00C00237" w:rsidRDefault="00E72840" w:rsidP="00051594">
            <w:pPr>
              <w:widowControl/>
              <w:jc w:val="right"/>
              <w:rPr>
                <w:kern w:val="0"/>
                <w:szCs w:val="24"/>
              </w:rPr>
            </w:pPr>
            <w:r w:rsidRPr="00C00237">
              <w:rPr>
                <w:kern w:val="0"/>
                <w:szCs w:val="24"/>
              </w:rPr>
              <w:t>133,300</w:t>
            </w:r>
          </w:p>
        </w:tc>
        <w:tc>
          <w:tcPr>
            <w:tcW w:w="980" w:type="dxa"/>
            <w:tcBorders>
              <w:top w:val="nil"/>
              <w:left w:val="nil"/>
              <w:bottom w:val="single" w:sz="4" w:space="0" w:color="auto"/>
              <w:right w:val="single" w:sz="4" w:space="0" w:color="auto"/>
            </w:tcBorders>
            <w:shd w:val="clear" w:color="auto" w:fill="auto"/>
            <w:vAlign w:val="center"/>
            <w:hideMark/>
          </w:tcPr>
          <w:p w14:paraId="561F5D63" w14:textId="77777777" w:rsidR="00E72840" w:rsidRPr="00C00237" w:rsidRDefault="00E72840" w:rsidP="00051594">
            <w:pPr>
              <w:widowControl/>
              <w:jc w:val="right"/>
              <w:rPr>
                <w:kern w:val="0"/>
                <w:szCs w:val="24"/>
              </w:rPr>
            </w:pPr>
            <w:r w:rsidRPr="00C00237">
              <w:rPr>
                <w:kern w:val="0"/>
                <w:szCs w:val="24"/>
              </w:rPr>
              <w:t>130,000</w:t>
            </w:r>
          </w:p>
        </w:tc>
        <w:tc>
          <w:tcPr>
            <w:tcW w:w="1328" w:type="dxa"/>
            <w:tcBorders>
              <w:top w:val="nil"/>
              <w:left w:val="nil"/>
              <w:bottom w:val="single" w:sz="4" w:space="0" w:color="auto"/>
              <w:right w:val="single" w:sz="4" w:space="0" w:color="auto"/>
            </w:tcBorders>
            <w:shd w:val="clear" w:color="auto" w:fill="auto"/>
            <w:vAlign w:val="center"/>
            <w:hideMark/>
          </w:tcPr>
          <w:p w14:paraId="0C4E7A3B" w14:textId="77777777" w:rsidR="00E72840" w:rsidRPr="00C00237" w:rsidRDefault="00E72840" w:rsidP="00051594">
            <w:pPr>
              <w:widowControl/>
              <w:rPr>
                <w:kern w:val="0"/>
                <w:szCs w:val="24"/>
              </w:rPr>
            </w:pPr>
            <w:r w:rsidRPr="00C00237">
              <w:rPr>
                <w:rFonts w:ascii="標楷體" w:eastAsia="標楷體" w:hAnsi="標楷體" w:hint="eastAsia"/>
                <w:kern w:val="0"/>
                <w:szCs w:val="24"/>
              </w:rPr>
              <w:t>創藝天時科技股份有限公司</w:t>
            </w:r>
          </w:p>
        </w:tc>
      </w:tr>
      <w:tr w:rsidR="00E72840" w:rsidRPr="00C00237" w14:paraId="4A9DFC72" w14:textId="77777777" w:rsidTr="00051594">
        <w:trPr>
          <w:trHeight w:val="570"/>
        </w:trPr>
        <w:tc>
          <w:tcPr>
            <w:tcW w:w="423" w:type="dxa"/>
            <w:tcBorders>
              <w:top w:val="nil"/>
              <w:left w:val="single" w:sz="4" w:space="0" w:color="auto"/>
              <w:bottom w:val="single" w:sz="4" w:space="0" w:color="auto"/>
              <w:right w:val="single" w:sz="4" w:space="0" w:color="auto"/>
            </w:tcBorders>
          </w:tcPr>
          <w:p w14:paraId="458D588A" w14:textId="77777777" w:rsidR="00E72840" w:rsidRPr="00C00237" w:rsidRDefault="00E72840" w:rsidP="00B213FE">
            <w:pPr>
              <w:pStyle w:val="aff9"/>
              <w:widowControl/>
              <w:numPr>
                <w:ilvl w:val="0"/>
                <w:numId w:val="16"/>
              </w:numPr>
              <w:ind w:leftChars="0"/>
              <w:jc w:val="center"/>
              <w:rPr>
                <w:kern w:val="0"/>
              </w:rPr>
            </w:pPr>
          </w:p>
        </w:tc>
        <w:tc>
          <w:tcPr>
            <w:tcW w:w="1000" w:type="dxa"/>
            <w:tcBorders>
              <w:top w:val="nil"/>
              <w:left w:val="single" w:sz="4" w:space="0" w:color="auto"/>
              <w:bottom w:val="single" w:sz="4" w:space="0" w:color="auto"/>
              <w:right w:val="single" w:sz="4" w:space="0" w:color="auto"/>
            </w:tcBorders>
            <w:shd w:val="clear" w:color="auto" w:fill="auto"/>
            <w:vAlign w:val="center"/>
            <w:hideMark/>
          </w:tcPr>
          <w:p w14:paraId="5A8A7B7A" w14:textId="77777777" w:rsidR="00E72840" w:rsidRPr="00C00237" w:rsidRDefault="00E72840" w:rsidP="00051594">
            <w:pPr>
              <w:widowControl/>
              <w:jc w:val="center"/>
              <w:rPr>
                <w:kern w:val="0"/>
                <w:szCs w:val="24"/>
              </w:rPr>
            </w:pPr>
            <w:r w:rsidRPr="00C00237">
              <w:rPr>
                <w:kern w:val="0"/>
                <w:szCs w:val="24"/>
              </w:rPr>
              <w:t>1140120</w:t>
            </w:r>
          </w:p>
        </w:tc>
        <w:tc>
          <w:tcPr>
            <w:tcW w:w="880" w:type="dxa"/>
            <w:tcBorders>
              <w:top w:val="nil"/>
              <w:left w:val="nil"/>
              <w:bottom w:val="single" w:sz="4" w:space="0" w:color="auto"/>
              <w:right w:val="single" w:sz="4" w:space="0" w:color="auto"/>
            </w:tcBorders>
            <w:shd w:val="clear" w:color="auto" w:fill="auto"/>
            <w:vAlign w:val="center"/>
            <w:hideMark/>
          </w:tcPr>
          <w:p w14:paraId="0DAFCCE4" w14:textId="77777777" w:rsidR="00E72840" w:rsidRPr="00C00237" w:rsidRDefault="00E72840" w:rsidP="00051594">
            <w:pPr>
              <w:widowControl/>
              <w:jc w:val="center"/>
              <w:rPr>
                <w:kern w:val="0"/>
                <w:szCs w:val="24"/>
              </w:rPr>
            </w:pPr>
            <w:r w:rsidRPr="00C00237">
              <w:rPr>
                <w:rFonts w:ascii="標楷體" w:eastAsia="標楷體" w:hAnsi="標楷體" w:hint="eastAsia"/>
                <w:kern w:val="0"/>
                <w:szCs w:val="24"/>
              </w:rPr>
              <w:t>科教組</w:t>
            </w:r>
          </w:p>
        </w:tc>
        <w:tc>
          <w:tcPr>
            <w:tcW w:w="1803" w:type="dxa"/>
            <w:tcBorders>
              <w:top w:val="nil"/>
              <w:left w:val="nil"/>
              <w:bottom w:val="single" w:sz="4" w:space="0" w:color="auto"/>
              <w:right w:val="single" w:sz="4" w:space="0" w:color="auto"/>
            </w:tcBorders>
            <w:shd w:val="clear" w:color="auto" w:fill="auto"/>
            <w:vAlign w:val="center"/>
            <w:hideMark/>
          </w:tcPr>
          <w:p w14:paraId="2C540AF1" w14:textId="77777777" w:rsidR="00E72840" w:rsidRPr="00C00237" w:rsidRDefault="00E72840" w:rsidP="00051594">
            <w:pPr>
              <w:widowControl/>
              <w:rPr>
                <w:kern w:val="0"/>
                <w:szCs w:val="24"/>
              </w:rPr>
            </w:pPr>
            <w:r w:rsidRPr="00C00237">
              <w:rPr>
                <w:rFonts w:ascii="標楷體" w:eastAsia="標楷體" w:hAnsi="標楷體" w:hint="eastAsia"/>
                <w:kern w:val="0"/>
                <w:szCs w:val="24"/>
              </w:rPr>
              <w:t>全美科學廚房</w:t>
            </w:r>
            <w:r w:rsidRPr="00C00237">
              <w:rPr>
                <w:kern w:val="0"/>
                <w:szCs w:val="24"/>
              </w:rPr>
              <w:t>5</w:t>
            </w:r>
            <w:r w:rsidRPr="00C00237">
              <w:rPr>
                <w:rFonts w:ascii="標楷體" w:eastAsia="標楷體" w:hAnsi="標楷體" w:hint="eastAsia"/>
                <w:kern w:val="0"/>
                <w:szCs w:val="24"/>
              </w:rPr>
              <w:t>日探險營材料</w:t>
            </w:r>
          </w:p>
        </w:tc>
        <w:tc>
          <w:tcPr>
            <w:tcW w:w="2360" w:type="dxa"/>
            <w:tcBorders>
              <w:top w:val="nil"/>
              <w:left w:val="nil"/>
              <w:bottom w:val="single" w:sz="4" w:space="0" w:color="auto"/>
              <w:right w:val="single" w:sz="4" w:space="0" w:color="auto"/>
            </w:tcBorders>
            <w:shd w:val="clear" w:color="auto" w:fill="auto"/>
            <w:vAlign w:val="center"/>
            <w:hideMark/>
          </w:tcPr>
          <w:p w14:paraId="2F34774C" w14:textId="77777777" w:rsidR="00E72840" w:rsidRPr="00C00237" w:rsidRDefault="00E72840" w:rsidP="00051594">
            <w:pPr>
              <w:widowControl/>
              <w:rPr>
                <w:kern w:val="0"/>
                <w:szCs w:val="24"/>
              </w:rPr>
            </w:pPr>
            <w:r w:rsidRPr="00C00237">
              <w:rPr>
                <w:rFonts w:ascii="標楷體" w:eastAsia="標楷體" w:hAnsi="標楷體" w:hint="eastAsia"/>
                <w:kern w:val="0"/>
                <w:szCs w:val="24"/>
              </w:rPr>
              <w:t>承辦人敘明指定廠商原因並經奉核，擇其議價辦理。</w:t>
            </w:r>
          </w:p>
        </w:tc>
        <w:tc>
          <w:tcPr>
            <w:tcW w:w="860" w:type="dxa"/>
            <w:tcBorders>
              <w:top w:val="nil"/>
              <w:left w:val="nil"/>
              <w:bottom w:val="single" w:sz="4" w:space="0" w:color="auto"/>
              <w:right w:val="single" w:sz="4" w:space="0" w:color="auto"/>
            </w:tcBorders>
            <w:shd w:val="clear" w:color="auto" w:fill="auto"/>
            <w:vAlign w:val="center"/>
            <w:hideMark/>
          </w:tcPr>
          <w:p w14:paraId="0AD17DD9" w14:textId="77777777" w:rsidR="00E72840" w:rsidRPr="00C00237" w:rsidRDefault="00E72840" w:rsidP="00051594">
            <w:pPr>
              <w:widowControl/>
              <w:jc w:val="right"/>
              <w:rPr>
                <w:kern w:val="0"/>
                <w:szCs w:val="24"/>
              </w:rPr>
            </w:pPr>
            <w:r w:rsidRPr="00C00237">
              <w:rPr>
                <w:kern w:val="0"/>
                <w:szCs w:val="24"/>
              </w:rPr>
              <w:t>88,000</w:t>
            </w:r>
          </w:p>
        </w:tc>
        <w:tc>
          <w:tcPr>
            <w:tcW w:w="980" w:type="dxa"/>
            <w:tcBorders>
              <w:top w:val="nil"/>
              <w:left w:val="nil"/>
              <w:bottom w:val="single" w:sz="4" w:space="0" w:color="auto"/>
              <w:right w:val="single" w:sz="4" w:space="0" w:color="auto"/>
            </w:tcBorders>
            <w:shd w:val="clear" w:color="auto" w:fill="auto"/>
            <w:vAlign w:val="center"/>
            <w:hideMark/>
          </w:tcPr>
          <w:p w14:paraId="21D59C24" w14:textId="77777777" w:rsidR="00E72840" w:rsidRPr="00C00237" w:rsidRDefault="00E72840" w:rsidP="00051594">
            <w:pPr>
              <w:widowControl/>
              <w:jc w:val="right"/>
              <w:rPr>
                <w:kern w:val="0"/>
                <w:szCs w:val="24"/>
              </w:rPr>
            </w:pPr>
            <w:r w:rsidRPr="00C00237">
              <w:rPr>
                <w:kern w:val="0"/>
                <w:szCs w:val="24"/>
              </w:rPr>
              <w:t>79,200</w:t>
            </w:r>
          </w:p>
        </w:tc>
        <w:tc>
          <w:tcPr>
            <w:tcW w:w="1328" w:type="dxa"/>
            <w:tcBorders>
              <w:top w:val="nil"/>
              <w:left w:val="nil"/>
              <w:bottom w:val="single" w:sz="4" w:space="0" w:color="auto"/>
              <w:right w:val="single" w:sz="4" w:space="0" w:color="auto"/>
            </w:tcBorders>
            <w:shd w:val="clear" w:color="auto" w:fill="auto"/>
            <w:vAlign w:val="center"/>
            <w:hideMark/>
          </w:tcPr>
          <w:p w14:paraId="1AD3CE4C" w14:textId="77777777" w:rsidR="00E72840" w:rsidRPr="00C00237" w:rsidRDefault="00E72840" w:rsidP="00051594">
            <w:pPr>
              <w:widowControl/>
              <w:rPr>
                <w:kern w:val="0"/>
                <w:szCs w:val="24"/>
              </w:rPr>
            </w:pPr>
            <w:r w:rsidRPr="00C00237">
              <w:rPr>
                <w:rFonts w:ascii="標楷體" w:eastAsia="標楷體" w:hAnsi="標楷體" w:hint="eastAsia"/>
                <w:kern w:val="0"/>
                <w:szCs w:val="24"/>
              </w:rPr>
              <w:t>瑞軒國際教育中心</w:t>
            </w:r>
          </w:p>
        </w:tc>
      </w:tr>
      <w:tr w:rsidR="00E72840" w:rsidRPr="00C00237" w14:paraId="7F74E5E0" w14:textId="77777777" w:rsidTr="00051594">
        <w:trPr>
          <w:trHeight w:val="855"/>
        </w:trPr>
        <w:tc>
          <w:tcPr>
            <w:tcW w:w="423" w:type="dxa"/>
            <w:tcBorders>
              <w:top w:val="nil"/>
              <w:left w:val="single" w:sz="4" w:space="0" w:color="auto"/>
              <w:bottom w:val="single" w:sz="4" w:space="0" w:color="auto"/>
              <w:right w:val="single" w:sz="4" w:space="0" w:color="auto"/>
            </w:tcBorders>
          </w:tcPr>
          <w:p w14:paraId="29EA7C27" w14:textId="77777777" w:rsidR="00E72840" w:rsidRPr="00C00237" w:rsidRDefault="00E72840" w:rsidP="00B213FE">
            <w:pPr>
              <w:pStyle w:val="aff9"/>
              <w:widowControl/>
              <w:numPr>
                <w:ilvl w:val="0"/>
                <w:numId w:val="16"/>
              </w:numPr>
              <w:ind w:leftChars="0"/>
              <w:jc w:val="center"/>
              <w:rPr>
                <w:kern w:val="0"/>
              </w:rPr>
            </w:pPr>
          </w:p>
        </w:tc>
        <w:tc>
          <w:tcPr>
            <w:tcW w:w="1000" w:type="dxa"/>
            <w:tcBorders>
              <w:top w:val="nil"/>
              <w:left w:val="single" w:sz="4" w:space="0" w:color="auto"/>
              <w:bottom w:val="single" w:sz="4" w:space="0" w:color="auto"/>
              <w:right w:val="single" w:sz="4" w:space="0" w:color="auto"/>
            </w:tcBorders>
            <w:shd w:val="clear" w:color="auto" w:fill="auto"/>
            <w:vAlign w:val="center"/>
            <w:hideMark/>
          </w:tcPr>
          <w:p w14:paraId="23A9BCBC" w14:textId="77777777" w:rsidR="00E72840" w:rsidRPr="00C00237" w:rsidRDefault="00E72840" w:rsidP="00051594">
            <w:pPr>
              <w:widowControl/>
              <w:jc w:val="center"/>
              <w:rPr>
                <w:kern w:val="0"/>
                <w:szCs w:val="24"/>
              </w:rPr>
            </w:pPr>
            <w:r w:rsidRPr="00C00237">
              <w:rPr>
                <w:kern w:val="0"/>
                <w:szCs w:val="24"/>
              </w:rPr>
              <w:t>1140122</w:t>
            </w:r>
          </w:p>
        </w:tc>
        <w:tc>
          <w:tcPr>
            <w:tcW w:w="880" w:type="dxa"/>
            <w:tcBorders>
              <w:top w:val="nil"/>
              <w:left w:val="nil"/>
              <w:bottom w:val="single" w:sz="4" w:space="0" w:color="auto"/>
              <w:right w:val="single" w:sz="4" w:space="0" w:color="auto"/>
            </w:tcBorders>
            <w:shd w:val="clear" w:color="auto" w:fill="auto"/>
            <w:vAlign w:val="center"/>
            <w:hideMark/>
          </w:tcPr>
          <w:p w14:paraId="41BA4699" w14:textId="77777777" w:rsidR="00E72840" w:rsidRPr="00C00237" w:rsidRDefault="00E72840" w:rsidP="00051594">
            <w:pPr>
              <w:widowControl/>
              <w:jc w:val="center"/>
              <w:rPr>
                <w:kern w:val="0"/>
                <w:szCs w:val="24"/>
              </w:rPr>
            </w:pPr>
            <w:r w:rsidRPr="00C00237">
              <w:rPr>
                <w:rFonts w:ascii="標楷體" w:eastAsia="標楷體" w:hAnsi="標楷體" w:hint="eastAsia"/>
                <w:kern w:val="0"/>
                <w:szCs w:val="24"/>
              </w:rPr>
              <w:t>秘書室</w:t>
            </w:r>
          </w:p>
        </w:tc>
        <w:tc>
          <w:tcPr>
            <w:tcW w:w="1803" w:type="dxa"/>
            <w:tcBorders>
              <w:top w:val="nil"/>
              <w:left w:val="nil"/>
              <w:bottom w:val="single" w:sz="4" w:space="0" w:color="auto"/>
              <w:right w:val="single" w:sz="4" w:space="0" w:color="auto"/>
            </w:tcBorders>
            <w:shd w:val="clear" w:color="auto" w:fill="auto"/>
            <w:vAlign w:val="center"/>
            <w:hideMark/>
          </w:tcPr>
          <w:p w14:paraId="22332E4E" w14:textId="77777777" w:rsidR="00E72840" w:rsidRPr="00C00237" w:rsidRDefault="00E72840" w:rsidP="00051594">
            <w:pPr>
              <w:widowControl/>
              <w:rPr>
                <w:kern w:val="0"/>
                <w:szCs w:val="24"/>
              </w:rPr>
            </w:pPr>
            <w:r w:rsidRPr="00C00237">
              <w:rPr>
                <w:rFonts w:ascii="標楷體" w:eastAsia="標楷體" w:hAnsi="標楷體" w:hint="eastAsia"/>
                <w:kern w:val="0"/>
                <w:szCs w:val="24"/>
              </w:rPr>
              <w:t>有關平等大道出入口處植栽區損壞缺口辦理修復費</w:t>
            </w:r>
          </w:p>
        </w:tc>
        <w:tc>
          <w:tcPr>
            <w:tcW w:w="2360" w:type="dxa"/>
            <w:tcBorders>
              <w:top w:val="nil"/>
              <w:left w:val="nil"/>
              <w:bottom w:val="single" w:sz="4" w:space="0" w:color="auto"/>
              <w:right w:val="single" w:sz="4" w:space="0" w:color="auto"/>
            </w:tcBorders>
            <w:shd w:val="clear" w:color="auto" w:fill="auto"/>
            <w:vAlign w:val="center"/>
            <w:hideMark/>
          </w:tcPr>
          <w:p w14:paraId="20842E32" w14:textId="77777777" w:rsidR="00E72840" w:rsidRPr="00C00237" w:rsidRDefault="00E72840" w:rsidP="00051594">
            <w:pPr>
              <w:widowControl/>
              <w:rPr>
                <w:kern w:val="0"/>
                <w:szCs w:val="24"/>
              </w:rPr>
            </w:pPr>
            <w:r w:rsidRPr="00C00237">
              <w:rPr>
                <w:rFonts w:ascii="標楷體" w:eastAsia="標楷體" w:hAnsi="標楷體" w:hint="eastAsia"/>
                <w:kern w:val="0"/>
                <w:szCs w:val="24"/>
              </w:rPr>
              <w:t>承辦人敘明指定廠商原因並經奉核，故以請購價採購。</w:t>
            </w:r>
          </w:p>
        </w:tc>
        <w:tc>
          <w:tcPr>
            <w:tcW w:w="860" w:type="dxa"/>
            <w:tcBorders>
              <w:top w:val="nil"/>
              <w:left w:val="nil"/>
              <w:bottom w:val="single" w:sz="4" w:space="0" w:color="auto"/>
              <w:right w:val="single" w:sz="4" w:space="0" w:color="auto"/>
            </w:tcBorders>
            <w:shd w:val="clear" w:color="auto" w:fill="auto"/>
            <w:vAlign w:val="center"/>
            <w:hideMark/>
          </w:tcPr>
          <w:p w14:paraId="09ECEF10" w14:textId="77777777" w:rsidR="00E72840" w:rsidRPr="00C00237" w:rsidRDefault="00E72840" w:rsidP="00051594">
            <w:pPr>
              <w:widowControl/>
              <w:jc w:val="right"/>
              <w:rPr>
                <w:kern w:val="0"/>
                <w:szCs w:val="24"/>
              </w:rPr>
            </w:pPr>
            <w:r w:rsidRPr="00C00237">
              <w:rPr>
                <w:kern w:val="0"/>
                <w:szCs w:val="24"/>
              </w:rPr>
              <w:t xml:space="preserve">     89,250 </w:t>
            </w:r>
          </w:p>
        </w:tc>
        <w:tc>
          <w:tcPr>
            <w:tcW w:w="980" w:type="dxa"/>
            <w:tcBorders>
              <w:top w:val="nil"/>
              <w:left w:val="nil"/>
              <w:bottom w:val="single" w:sz="4" w:space="0" w:color="auto"/>
              <w:right w:val="single" w:sz="4" w:space="0" w:color="auto"/>
            </w:tcBorders>
            <w:shd w:val="clear" w:color="auto" w:fill="auto"/>
            <w:vAlign w:val="center"/>
            <w:hideMark/>
          </w:tcPr>
          <w:p w14:paraId="619BE372" w14:textId="77777777" w:rsidR="00E72840" w:rsidRPr="00C00237" w:rsidRDefault="00E72840" w:rsidP="00051594">
            <w:pPr>
              <w:widowControl/>
              <w:jc w:val="right"/>
              <w:rPr>
                <w:kern w:val="0"/>
                <w:szCs w:val="24"/>
              </w:rPr>
            </w:pPr>
            <w:r w:rsidRPr="00C00237">
              <w:rPr>
                <w:kern w:val="0"/>
                <w:szCs w:val="24"/>
              </w:rPr>
              <w:t xml:space="preserve">        89,250 </w:t>
            </w:r>
          </w:p>
        </w:tc>
        <w:tc>
          <w:tcPr>
            <w:tcW w:w="1328" w:type="dxa"/>
            <w:tcBorders>
              <w:top w:val="nil"/>
              <w:left w:val="nil"/>
              <w:bottom w:val="single" w:sz="4" w:space="0" w:color="auto"/>
              <w:right w:val="single" w:sz="4" w:space="0" w:color="auto"/>
            </w:tcBorders>
            <w:shd w:val="clear" w:color="auto" w:fill="auto"/>
            <w:vAlign w:val="center"/>
            <w:hideMark/>
          </w:tcPr>
          <w:p w14:paraId="347173D1" w14:textId="77777777" w:rsidR="00E72840" w:rsidRPr="00C00237" w:rsidRDefault="00E72840" w:rsidP="00051594">
            <w:pPr>
              <w:widowControl/>
              <w:rPr>
                <w:kern w:val="0"/>
                <w:szCs w:val="24"/>
              </w:rPr>
            </w:pPr>
            <w:r w:rsidRPr="00C00237">
              <w:rPr>
                <w:rFonts w:ascii="標楷體" w:eastAsia="標楷體" w:hAnsi="標楷體" w:hint="eastAsia"/>
                <w:kern w:val="0"/>
                <w:szCs w:val="24"/>
              </w:rPr>
              <w:t>品誠土木包工業</w:t>
            </w:r>
          </w:p>
        </w:tc>
      </w:tr>
      <w:tr w:rsidR="00E72840" w:rsidRPr="00C00237" w14:paraId="7E3B3673" w14:textId="77777777" w:rsidTr="00051594">
        <w:trPr>
          <w:trHeight w:val="855"/>
        </w:trPr>
        <w:tc>
          <w:tcPr>
            <w:tcW w:w="423" w:type="dxa"/>
            <w:tcBorders>
              <w:top w:val="nil"/>
              <w:left w:val="single" w:sz="4" w:space="0" w:color="auto"/>
              <w:bottom w:val="single" w:sz="4" w:space="0" w:color="auto"/>
              <w:right w:val="single" w:sz="4" w:space="0" w:color="auto"/>
            </w:tcBorders>
          </w:tcPr>
          <w:p w14:paraId="42A3B11F" w14:textId="77777777" w:rsidR="00E72840" w:rsidRPr="00C00237" w:rsidRDefault="00E72840" w:rsidP="00B213FE">
            <w:pPr>
              <w:pStyle w:val="aff9"/>
              <w:widowControl/>
              <w:numPr>
                <w:ilvl w:val="0"/>
                <w:numId w:val="16"/>
              </w:numPr>
              <w:ind w:leftChars="0"/>
              <w:jc w:val="center"/>
              <w:rPr>
                <w:kern w:val="0"/>
              </w:rPr>
            </w:pPr>
          </w:p>
        </w:tc>
        <w:tc>
          <w:tcPr>
            <w:tcW w:w="1000" w:type="dxa"/>
            <w:tcBorders>
              <w:top w:val="nil"/>
              <w:left w:val="single" w:sz="4" w:space="0" w:color="auto"/>
              <w:bottom w:val="single" w:sz="4" w:space="0" w:color="auto"/>
              <w:right w:val="single" w:sz="4" w:space="0" w:color="auto"/>
            </w:tcBorders>
            <w:shd w:val="clear" w:color="auto" w:fill="auto"/>
            <w:vAlign w:val="center"/>
            <w:hideMark/>
          </w:tcPr>
          <w:p w14:paraId="1CCEB7B9" w14:textId="77777777" w:rsidR="00E72840" w:rsidRPr="00C00237" w:rsidRDefault="00E72840" w:rsidP="00051594">
            <w:pPr>
              <w:widowControl/>
              <w:jc w:val="center"/>
              <w:rPr>
                <w:kern w:val="0"/>
                <w:szCs w:val="24"/>
              </w:rPr>
            </w:pPr>
            <w:r w:rsidRPr="00C00237">
              <w:rPr>
                <w:kern w:val="0"/>
                <w:szCs w:val="24"/>
              </w:rPr>
              <w:t>1140115</w:t>
            </w:r>
          </w:p>
        </w:tc>
        <w:tc>
          <w:tcPr>
            <w:tcW w:w="880" w:type="dxa"/>
            <w:tcBorders>
              <w:top w:val="nil"/>
              <w:left w:val="nil"/>
              <w:bottom w:val="single" w:sz="4" w:space="0" w:color="auto"/>
              <w:right w:val="single" w:sz="4" w:space="0" w:color="auto"/>
            </w:tcBorders>
            <w:shd w:val="clear" w:color="auto" w:fill="auto"/>
            <w:vAlign w:val="center"/>
            <w:hideMark/>
          </w:tcPr>
          <w:p w14:paraId="416AF64B" w14:textId="77777777" w:rsidR="00E72840" w:rsidRPr="00C00237" w:rsidRDefault="00E72840" w:rsidP="00051594">
            <w:pPr>
              <w:widowControl/>
              <w:jc w:val="center"/>
              <w:rPr>
                <w:kern w:val="0"/>
                <w:szCs w:val="24"/>
              </w:rPr>
            </w:pPr>
            <w:r w:rsidRPr="00C00237">
              <w:rPr>
                <w:rFonts w:ascii="標楷體" w:eastAsia="標楷體" w:hAnsi="標楷體" w:hint="eastAsia"/>
                <w:kern w:val="0"/>
                <w:szCs w:val="24"/>
              </w:rPr>
              <w:t>展示組</w:t>
            </w:r>
          </w:p>
        </w:tc>
        <w:tc>
          <w:tcPr>
            <w:tcW w:w="1803" w:type="dxa"/>
            <w:tcBorders>
              <w:top w:val="nil"/>
              <w:left w:val="nil"/>
              <w:bottom w:val="single" w:sz="4" w:space="0" w:color="auto"/>
              <w:right w:val="single" w:sz="4" w:space="0" w:color="auto"/>
            </w:tcBorders>
            <w:shd w:val="clear" w:color="auto" w:fill="auto"/>
            <w:vAlign w:val="center"/>
            <w:hideMark/>
          </w:tcPr>
          <w:p w14:paraId="3F777D07" w14:textId="77777777" w:rsidR="00E72840" w:rsidRPr="00C00237" w:rsidRDefault="00E72840" w:rsidP="00051594">
            <w:pPr>
              <w:widowControl/>
              <w:rPr>
                <w:kern w:val="0"/>
                <w:szCs w:val="24"/>
              </w:rPr>
            </w:pPr>
            <w:r w:rsidRPr="00C00237">
              <w:rPr>
                <w:rFonts w:ascii="標楷體" w:eastAsia="標楷體" w:hAnsi="標楷體" w:hint="eastAsia"/>
                <w:kern w:val="0"/>
                <w:szCs w:val="24"/>
              </w:rPr>
              <w:t>電腦主機及控制機板軟體改善</w:t>
            </w:r>
          </w:p>
        </w:tc>
        <w:tc>
          <w:tcPr>
            <w:tcW w:w="2360" w:type="dxa"/>
            <w:tcBorders>
              <w:top w:val="nil"/>
              <w:left w:val="nil"/>
              <w:bottom w:val="single" w:sz="4" w:space="0" w:color="auto"/>
              <w:right w:val="single" w:sz="4" w:space="0" w:color="auto"/>
            </w:tcBorders>
            <w:shd w:val="clear" w:color="auto" w:fill="auto"/>
            <w:vAlign w:val="center"/>
            <w:hideMark/>
          </w:tcPr>
          <w:p w14:paraId="660450F4" w14:textId="77777777" w:rsidR="00E72840" w:rsidRPr="00C00237" w:rsidRDefault="00E72840" w:rsidP="00051594">
            <w:pPr>
              <w:widowControl/>
              <w:rPr>
                <w:kern w:val="0"/>
                <w:szCs w:val="24"/>
              </w:rPr>
            </w:pPr>
            <w:r w:rsidRPr="00C00237">
              <w:rPr>
                <w:rFonts w:ascii="標楷體" w:eastAsia="標楷體" w:hAnsi="標楷體" w:hint="eastAsia"/>
                <w:kern w:val="0"/>
                <w:szCs w:val="24"/>
              </w:rPr>
              <w:t>廠商回應已提供最優惠價</w:t>
            </w:r>
          </w:p>
        </w:tc>
        <w:tc>
          <w:tcPr>
            <w:tcW w:w="860" w:type="dxa"/>
            <w:tcBorders>
              <w:top w:val="nil"/>
              <w:left w:val="nil"/>
              <w:bottom w:val="single" w:sz="4" w:space="0" w:color="auto"/>
              <w:right w:val="single" w:sz="4" w:space="0" w:color="auto"/>
            </w:tcBorders>
            <w:shd w:val="clear" w:color="auto" w:fill="auto"/>
            <w:vAlign w:val="center"/>
            <w:hideMark/>
          </w:tcPr>
          <w:p w14:paraId="4EA2918F" w14:textId="77777777" w:rsidR="00E72840" w:rsidRPr="00C00237" w:rsidRDefault="00E72840" w:rsidP="00051594">
            <w:pPr>
              <w:widowControl/>
              <w:jc w:val="right"/>
              <w:rPr>
                <w:kern w:val="0"/>
                <w:szCs w:val="24"/>
              </w:rPr>
            </w:pPr>
            <w:r w:rsidRPr="00C00237">
              <w:rPr>
                <w:kern w:val="0"/>
                <w:szCs w:val="24"/>
              </w:rPr>
              <w:t xml:space="preserve">     12,600 </w:t>
            </w:r>
          </w:p>
        </w:tc>
        <w:tc>
          <w:tcPr>
            <w:tcW w:w="980" w:type="dxa"/>
            <w:tcBorders>
              <w:top w:val="nil"/>
              <w:left w:val="nil"/>
              <w:bottom w:val="single" w:sz="4" w:space="0" w:color="auto"/>
              <w:right w:val="single" w:sz="4" w:space="0" w:color="auto"/>
            </w:tcBorders>
            <w:shd w:val="clear" w:color="auto" w:fill="auto"/>
            <w:vAlign w:val="center"/>
            <w:hideMark/>
          </w:tcPr>
          <w:p w14:paraId="4DB6EA86" w14:textId="77777777" w:rsidR="00E72840" w:rsidRPr="00C00237" w:rsidRDefault="00E72840" w:rsidP="00051594">
            <w:pPr>
              <w:widowControl/>
              <w:jc w:val="right"/>
              <w:rPr>
                <w:kern w:val="0"/>
                <w:szCs w:val="24"/>
              </w:rPr>
            </w:pPr>
            <w:r w:rsidRPr="00C00237">
              <w:rPr>
                <w:kern w:val="0"/>
                <w:szCs w:val="24"/>
              </w:rPr>
              <w:t xml:space="preserve">        12,600 </w:t>
            </w:r>
          </w:p>
        </w:tc>
        <w:tc>
          <w:tcPr>
            <w:tcW w:w="1328" w:type="dxa"/>
            <w:tcBorders>
              <w:top w:val="nil"/>
              <w:left w:val="nil"/>
              <w:bottom w:val="single" w:sz="4" w:space="0" w:color="auto"/>
              <w:right w:val="single" w:sz="4" w:space="0" w:color="auto"/>
            </w:tcBorders>
            <w:shd w:val="clear" w:color="auto" w:fill="auto"/>
            <w:vAlign w:val="center"/>
            <w:hideMark/>
          </w:tcPr>
          <w:p w14:paraId="7D4FECC5" w14:textId="77777777" w:rsidR="00E72840" w:rsidRPr="00C00237" w:rsidRDefault="00E72840" w:rsidP="00051594">
            <w:pPr>
              <w:widowControl/>
              <w:rPr>
                <w:kern w:val="0"/>
                <w:szCs w:val="24"/>
              </w:rPr>
            </w:pPr>
            <w:r w:rsidRPr="00C00237">
              <w:rPr>
                <w:rFonts w:ascii="標楷體" w:eastAsia="標楷體" w:hAnsi="標楷體" w:hint="eastAsia"/>
                <w:kern w:val="0"/>
                <w:szCs w:val="24"/>
              </w:rPr>
              <w:t>常虹科技股份有限公司</w:t>
            </w:r>
          </w:p>
        </w:tc>
      </w:tr>
      <w:tr w:rsidR="00E72840" w:rsidRPr="00C00237" w14:paraId="28BB7B14" w14:textId="77777777" w:rsidTr="00051594">
        <w:trPr>
          <w:trHeight w:val="570"/>
        </w:trPr>
        <w:tc>
          <w:tcPr>
            <w:tcW w:w="423" w:type="dxa"/>
            <w:tcBorders>
              <w:top w:val="nil"/>
              <w:left w:val="single" w:sz="4" w:space="0" w:color="auto"/>
              <w:bottom w:val="single" w:sz="4" w:space="0" w:color="auto"/>
              <w:right w:val="single" w:sz="4" w:space="0" w:color="auto"/>
            </w:tcBorders>
          </w:tcPr>
          <w:p w14:paraId="40A4E7C4" w14:textId="77777777" w:rsidR="00E72840" w:rsidRPr="00C00237" w:rsidRDefault="00E72840" w:rsidP="00B213FE">
            <w:pPr>
              <w:pStyle w:val="aff9"/>
              <w:widowControl/>
              <w:numPr>
                <w:ilvl w:val="0"/>
                <w:numId w:val="16"/>
              </w:numPr>
              <w:ind w:leftChars="0"/>
              <w:jc w:val="center"/>
              <w:rPr>
                <w:kern w:val="0"/>
              </w:rPr>
            </w:pPr>
          </w:p>
        </w:tc>
        <w:tc>
          <w:tcPr>
            <w:tcW w:w="1000" w:type="dxa"/>
            <w:tcBorders>
              <w:top w:val="nil"/>
              <w:left w:val="single" w:sz="4" w:space="0" w:color="auto"/>
              <w:bottom w:val="single" w:sz="4" w:space="0" w:color="auto"/>
              <w:right w:val="single" w:sz="4" w:space="0" w:color="auto"/>
            </w:tcBorders>
            <w:shd w:val="clear" w:color="auto" w:fill="auto"/>
            <w:vAlign w:val="center"/>
            <w:hideMark/>
          </w:tcPr>
          <w:p w14:paraId="115C2C23" w14:textId="77777777" w:rsidR="00E72840" w:rsidRPr="00C00237" w:rsidRDefault="00E72840" w:rsidP="00051594">
            <w:pPr>
              <w:widowControl/>
              <w:jc w:val="center"/>
              <w:rPr>
                <w:kern w:val="0"/>
                <w:szCs w:val="24"/>
              </w:rPr>
            </w:pPr>
            <w:r w:rsidRPr="00C00237">
              <w:rPr>
                <w:kern w:val="0"/>
                <w:szCs w:val="24"/>
              </w:rPr>
              <w:t>1140122</w:t>
            </w:r>
          </w:p>
        </w:tc>
        <w:tc>
          <w:tcPr>
            <w:tcW w:w="880" w:type="dxa"/>
            <w:tcBorders>
              <w:top w:val="nil"/>
              <w:left w:val="nil"/>
              <w:bottom w:val="single" w:sz="4" w:space="0" w:color="auto"/>
              <w:right w:val="single" w:sz="4" w:space="0" w:color="auto"/>
            </w:tcBorders>
            <w:shd w:val="clear" w:color="auto" w:fill="auto"/>
            <w:vAlign w:val="center"/>
            <w:hideMark/>
          </w:tcPr>
          <w:p w14:paraId="1815FDB4" w14:textId="77777777" w:rsidR="00E72840" w:rsidRPr="00C00237" w:rsidRDefault="00E72840" w:rsidP="00051594">
            <w:pPr>
              <w:widowControl/>
              <w:jc w:val="center"/>
              <w:rPr>
                <w:kern w:val="0"/>
                <w:szCs w:val="24"/>
              </w:rPr>
            </w:pPr>
            <w:r w:rsidRPr="00C00237">
              <w:rPr>
                <w:rFonts w:ascii="標楷體" w:eastAsia="標楷體" w:hAnsi="標楷體" w:hint="eastAsia"/>
                <w:kern w:val="0"/>
                <w:szCs w:val="24"/>
              </w:rPr>
              <w:t>綜規小組</w:t>
            </w:r>
          </w:p>
        </w:tc>
        <w:tc>
          <w:tcPr>
            <w:tcW w:w="1803" w:type="dxa"/>
            <w:tcBorders>
              <w:top w:val="nil"/>
              <w:left w:val="nil"/>
              <w:bottom w:val="single" w:sz="4" w:space="0" w:color="auto"/>
              <w:right w:val="single" w:sz="4" w:space="0" w:color="auto"/>
            </w:tcBorders>
            <w:shd w:val="clear" w:color="auto" w:fill="auto"/>
            <w:vAlign w:val="center"/>
            <w:hideMark/>
          </w:tcPr>
          <w:p w14:paraId="1EB2A4B4" w14:textId="77777777" w:rsidR="00E72840" w:rsidRPr="00C00237" w:rsidRDefault="00E72840" w:rsidP="00051594">
            <w:pPr>
              <w:widowControl/>
              <w:rPr>
                <w:kern w:val="0"/>
                <w:szCs w:val="24"/>
              </w:rPr>
            </w:pPr>
            <w:r w:rsidRPr="00C00237">
              <w:rPr>
                <w:kern w:val="0"/>
                <w:szCs w:val="24"/>
              </w:rPr>
              <w:t>113</w:t>
            </w:r>
            <w:r w:rsidRPr="00C00237">
              <w:rPr>
                <w:rFonts w:ascii="標楷體" w:eastAsia="標楷體" w:hAnsi="標楷體" w:hint="eastAsia"/>
                <w:kern w:val="0"/>
                <w:szCs w:val="24"/>
              </w:rPr>
              <w:t>年報</w:t>
            </w:r>
          </w:p>
        </w:tc>
        <w:tc>
          <w:tcPr>
            <w:tcW w:w="2360" w:type="dxa"/>
            <w:tcBorders>
              <w:top w:val="nil"/>
              <w:left w:val="nil"/>
              <w:bottom w:val="single" w:sz="4" w:space="0" w:color="auto"/>
              <w:right w:val="single" w:sz="4" w:space="0" w:color="auto"/>
            </w:tcBorders>
            <w:shd w:val="clear" w:color="auto" w:fill="auto"/>
            <w:vAlign w:val="center"/>
            <w:hideMark/>
          </w:tcPr>
          <w:p w14:paraId="46655DB7" w14:textId="77777777" w:rsidR="00E72840" w:rsidRPr="00C00237" w:rsidRDefault="00E72840" w:rsidP="00051594">
            <w:pPr>
              <w:widowControl/>
              <w:rPr>
                <w:kern w:val="0"/>
                <w:szCs w:val="24"/>
              </w:rPr>
            </w:pPr>
            <w:r w:rsidRPr="00C00237">
              <w:rPr>
                <w:rFonts w:ascii="標楷體" w:eastAsia="標楷體" w:hAnsi="標楷體" w:hint="eastAsia"/>
                <w:kern w:val="0"/>
                <w:szCs w:val="24"/>
              </w:rPr>
              <w:t>承辦人敘明指定廠商原因並經奉核，擇其議價辦理。</w:t>
            </w:r>
          </w:p>
        </w:tc>
        <w:tc>
          <w:tcPr>
            <w:tcW w:w="860" w:type="dxa"/>
            <w:tcBorders>
              <w:top w:val="nil"/>
              <w:left w:val="nil"/>
              <w:bottom w:val="single" w:sz="4" w:space="0" w:color="auto"/>
              <w:right w:val="single" w:sz="4" w:space="0" w:color="auto"/>
            </w:tcBorders>
            <w:shd w:val="clear" w:color="auto" w:fill="auto"/>
            <w:vAlign w:val="center"/>
            <w:hideMark/>
          </w:tcPr>
          <w:p w14:paraId="39C90488" w14:textId="77777777" w:rsidR="00E72840" w:rsidRPr="00C00237" w:rsidRDefault="00E72840" w:rsidP="00051594">
            <w:pPr>
              <w:widowControl/>
              <w:jc w:val="right"/>
              <w:rPr>
                <w:kern w:val="0"/>
                <w:szCs w:val="24"/>
              </w:rPr>
            </w:pPr>
            <w:r w:rsidRPr="00C00237">
              <w:rPr>
                <w:kern w:val="0"/>
                <w:szCs w:val="24"/>
              </w:rPr>
              <w:t xml:space="preserve">   135,000 </w:t>
            </w:r>
          </w:p>
        </w:tc>
        <w:tc>
          <w:tcPr>
            <w:tcW w:w="980" w:type="dxa"/>
            <w:tcBorders>
              <w:top w:val="nil"/>
              <w:left w:val="nil"/>
              <w:bottom w:val="single" w:sz="4" w:space="0" w:color="auto"/>
              <w:right w:val="single" w:sz="4" w:space="0" w:color="auto"/>
            </w:tcBorders>
            <w:shd w:val="clear" w:color="auto" w:fill="auto"/>
            <w:vAlign w:val="center"/>
            <w:hideMark/>
          </w:tcPr>
          <w:p w14:paraId="6FBFA115" w14:textId="77777777" w:rsidR="00E72840" w:rsidRPr="00C00237" w:rsidRDefault="00E72840" w:rsidP="00051594">
            <w:pPr>
              <w:widowControl/>
              <w:jc w:val="right"/>
              <w:rPr>
                <w:kern w:val="0"/>
                <w:szCs w:val="24"/>
              </w:rPr>
            </w:pPr>
            <w:r w:rsidRPr="00C00237">
              <w:rPr>
                <w:kern w:val="0"/>
                <w:szCs w:val="24"/>
              </w:rPr>
              <w:t xml:space="preserve">      134,500 </w:t>
            </w:r>
          </w:p>
        </w:tc>
        <w:tc>
          <w:tcPr>
            <w:tcW w:w="1328" w:type="dxa"/>
            <w:tcBorders>
              <w:top w:val="nil"/>
              <w:left w:val="nil"/>
              <w:bottom w:val="single" w:sz="4" w:space="0" w:color="auto"/>
              <w:right w:val="single" w:sz="4" w:space="0" w:color="auto"/>
            </w:tcBorders>
            <w:shd w:val="clear" w:color="auto" w:fill="auto"/>
            <w:vAlign w:val="center"/>
            <w:hideMark/>
          </w:tcPr>
          <w:p w14:paraId="25938E01" w14:textId="77777777" w:rsidR="00E72840" w:rsidRPr="00C00237" w:rsidRDefault="00E72840" w:rsidP="00051594">
            <w:pPr>
              <w:widowControl/>
              <w:rPr>
                <w:kern w:val="0"/>
                <w:szCs w:val="24"/>
              </w:rPr>
            </w:pPr>
            <w:r w:rsidRPr="00C00237">
              <w:rPr>
                <w:rFonts w:ascii="標楷體" w:eastAsia="標楷體" w:hAnsi="標楷體" w:hint="eastAsia"/>
                <w:kern w:val="0"/>
                <w:szCs w:val="24"/>
              </w:rPr>
              <w:t>翰堂設計事業有限公司</w:t>
            </w:r>
          </w:p>
        </w:tc>
      </w:tr>
      <w:tr w:rsidR="00E72840" w:rsidRPr="00C00237" w14:paraId="7E1EEDC7" w14:textId="77777777" w:rsidTr="00051594">
        <w:trPr>
          <w:trHeight w:val="855"/>
        </w:trPr>
        <w:tc>
          <w:tcPr>
            <w:tcW w:w="423" w:type="dxa"/>
            <w:tcBorders>
              <w:top w:val="nil"/>
              <w:left w:val="single" w:sz="4" w:space="0" w:color="auto"/>
              <w:bottom w:val="single" w:sz="4" w:space="0" w:color="auto"/>
              <w:right w:val="single" w:sz="4" w:space="0" w:color="auto"/>
            </w:tcBorders>
          </w:tcPr>
          <w:p w14:paraId="3B6D8961" w14:textId="77777777" w:rsidR="00E72840" w:rsidRPr="00C00237" w:rsidRDefault="00E72840" w:rsidP="00B213FE">
            <w:pPr>
              <w:pStyle w:val="aff9"/>
              <w:widowControl/>
              <w:numPr>
                <w:ilvl w:val="0"/>
                <w:numId w:val="16"/>
              </w:numPr>
              <w:ind w:leftChars="0"/>
              <w:jc w:val="center"/>
              <w:rPr>
                <w:kern w:val="0"/>
              </w:rPr>
            </w:pPr>
          </w:p>
        </w:tc>
        <w:tc>
          <w:tcPr>
            <w:tcW w:w="1000" w:type="dxa"/>
            <w:tcBorders>
              <w:top w:val="nil"/>
              <w:left w:val="single" w:sz="4" w:space="0" w:color="auto"/>
              <w:bottom w:val="single" w:sz="4" w:space="0" w:color="auto"/>
              <w:right w:val="single" w:sz="4" w:space="0" w:color="auto"/>
            </w:tcBorders>
            <w:shd w:val="clear" w:color="auto" w:fill="auto"/>
            <w:vAlign w:val="center"/>
            <w:hideMark/>
          </w:tcPr>
          <w:p w14:paraId="743C2347" w14:textId="77777777" w:rsidR="00E72840" w:rsidRPr="00C00237" w:rsidRDefault="00E72840" w:rsidP="00051594">
            <w:pPr>
              <w:widowControl/>
              <w:jc w:val="center"/>
              <w:rPr>
                <w:kern w:val="0"/>
                <w:szCs w:val="24"/>
              </w:rPr>
            </w:pPr>
            <w:r w:rsidRPr="00C00237">
              <w:rPr>
                <w:kern w:val="0"/>
                <w:szCs w:val="24"/>
              </w:rPr>
              <w:t>1140124</w:t>
            </w:r>
          </w:p>
        </w:tc>
        <w:tc>
          <w:tcPr>
            <w:tcW w:w="880" w:type="dxa"/>
            <w:tcBorders>
              <w:top w:val="nil"/>
              <w:left w:val="nil"/>
              <w:bottom w:val="single" w:sz="4" w:space="0" w:color="auto"/>
              <w:right w:val="single" w:sz="4" w:space="0" w:color="auto"/>
            </w:tcBorders>
            <w:shd w:val="clear" w:color="auto" w:fill="auto"/>
            <w:vAlign w:val="center"/>
            <w:hideMark/>
          </w:tcPr>
          <w:p w14:paraId="42226137" w14:textId="77777777" w:rsidR="00E72840" w:rsidRPr="00C00237" w:rsidRDefault="00E72840" w:rsidP="00051594">
            <w:pPr>
              <w:widowControl/>
              <w:jc w:val="center"/>
              <w:rPr>
                <w:kern w:val="0"/>
                <w:szCs w:val="24"/>
              </w:rPr>
            </w:pPr>
            <w:r w:rsidRPr="00C00237">
              <w:rPr>
                <w:rFonts w:ascii="標楷體" w:eastAsia="標楷體" w:hAnsi="標楷體" w:hint="eastAsia"/>
                <w:kern w:val="0"/>
                <w:szCs w:val="24"/>
              </w:rPr>
              <w:t>科教組</w:t>
            </w:r>
          </w:p>
        </w:tc>
        <w:tc>
          <w:tcPr>
            <w:tcW w:w="1803" w:type="dxa"/>
            <w:tcBorders>
              <w:top w:val="nil"/>
              <w:left w:val="nil"/>
              <w:bottom w:val="single" w:sz="4" w:space="0" w:color="auto"/>
              <w:right w:val="single" w:sz="4" w:space="0" w:color="auto"/>
            </w:tcBorders>
            <w:shd w:val="clear" w:color="auto" w:fill="auto"/>
            <w:vAlign w:val="center"/>
            <w:hideMark/>
          </w:tcPr>
          <w:p w14:paraId="3BF84FBA" w14:textId="77777777" w:rsidR="00E72840" w:rsidRPr="00C00237" w:rsidRDefault="00E72840" w:rsidP="00051594">
            <w:pPr>
              <w:widowControl/>
              <w:rPr>
                <w:kern w:val="0"/>
                <w:szCs w:val="24"/>
              </w:rPr>
            </w:pPr>
            <w:r w:rsidRPr="00C00237">
              <w:rPr>
                <w:rFonts w:ascii="標楷體" w:eastAsia="標楷體" w:hAnsi="標楷體" w:hint="eastAsia"/>
                <w:kern w:val="0"/>
                <w:szCs w:val="24"/>
              </w:rPr>
              <w:t>冬令營磁流體藍芽音箱</w:t>
            </w:r>
            <w:r w:rsidRPr="00C00237">
              <w:rPr>
                <w:kern w:val="0"/>
                <w:szCs w:val="24"/>
              </w:rPr>
              <w:t>*AI</w:t>
            </w:r>
            <w:r w:rsidRPr="00C00237">
              <w:rPr>
                <w:rFonts w:ascii="標楷體" w:eastAsia="標楷體" w:hAnsi="標楷體" w:hint="eastAsia"/>
                <w:kern w:val="0"/>
                <w:szCs w:val="24"/>
              </w:rPr>
              <w:t>藝術生成</w:t>
            </w:r>
          </w:p>
        </w:tc>
        <w:tc>
          <w:tcPr>
            <w:tcW w:w="2360" w:type="dxa"/>
            <w:tcBorders>
              <w:top w:val="nil"/>
              <w:left w:val="nil"/>
              <w:bottom w:val="single" w:sz="4" w:space="0" w:color="auto"/>
              <w:right w:val="single" w:sz="4" w:space="0" w:color="auto"/>
            </w:tcBorders>
            <w:shd w:val="clear" w:color="auto" w:fill="auto"/>
            <w:vAlign w:val="center"/>
            <w:hideMark/>
          </w:tcPr>
          <w:p w14:paraId="401756C1" w14:textId="77777777" w:rsidR="00E72840" w:rsidRPr="00C00237" w:rsidRDefault="00E72840" w:rsidP="00051594">
            <w:pPr>
              <w:widowControl/>
              <w:rPr>
                <w:kern w:val="0"/>
                <w:szCs w:val="24"/>
              </w:rPr>
            </w:pPr>
            <w:r w:rsidRPr="00C00237">
              <w:rPr>
                <w:rFonts w:ascii="標楷體" w:eastAsia="標楷體" w:hAnsi="標楷體" w:hint="eastAsia"/>
                <w:kern w:val="0"/>
                <w:szCs w:val="24"/>
              </w:rPr>
              <w:t>承辦人敘明指定廠商原因並經奉核，擇其議價辦理。</w:t>
            </w:r>
          </w:p>
        </w:tc>
        <w:tc>
          <w:tcPr>
            <w:tcW w:w="860" w:type="dxa"/>
            <w:tcBorders>
              <w:top w:val="nil"/>
              <w:left w:val="nil"/>
              <w:bottom w:val="single" w:sz="4" w:space="0" w:color="auto"/>
              <w:right w:val="single" w:sz="4" w:space="0" w:color="auto"/>
            </w:tcBorders>
            <w:shd w:val="clear" w:color="auto" w:fill="auto"/>
            <w:vAlign w:val="center"/>
            <w:hideMark/>
          </w:tcPr>
          <w:p w14:paraId="5A680F31" w14:textId="77777777" w:rsidR="00E72840" w:rsidRPr="00C00237" w:rsidRDefault="00E72840" w:rsidP="00051594">
            <w:pPr>
              <w:widowControl/>
              <w:jc w:val="right"/>
              <w:rPr>
                <w:kern w:val="0"/>
                <w:szCs w:val="24"/>
              </w:rPr>
            </w:pPr>
            <w:r w:rsidRPr="00C00237">
              <w:rPr>
                <w:kern w:val="0"/>
                <w:szCs w:val="24"/>
              </w:rPr>
              <w:t xml:space="preserve">     62,460 </w:t>
            </w:r>
          </w:p>
        </w:tc>
        <w:tc>
          <w:tcPr>
            <w:tcW w:w="980" w:type="dxa"/>
            <w:tcBorders>
              <w:top w:val="nil"/>
              <w:left w:val="nil"/>
              <w:bottom w:val="single" w:sz="4" w:space="0" w:color="auto"/>
              <w:right w:val="single" w:sz="4" w:space="0" w:color="auto"/>
            </w:tcBorders>
            <w:shd w:val="clear" w:color="auto" w:fill="auto"/>
            <w:vAlign w:val="center"/>
            <w:hideMark/>
          </w:tcPr>
          <w:p w14:paraId="651BA5E9" w14:textId="77777777" w:rsidR="00E72840" w:rsidRPr="00C00237" w:rsidRDefault="00E72840" w:rsidP="00051594">
            <w:pPr>
              <w:widowControl/>
              <w:jc w:val="right"/>
              <w:rPr>
                <w:kern w:val="0"/>
                <w:szCs w:val="24"/>
              </w:rPr>
            </w:pPr>
            <w:r w:rsidRPr="00C00237">
              <w:rPr>
                <w:kern w:val="0"/>
                <w:szCs w:val="24"/>
              </w:rPr>
              <w:t xml:space="preserve">        56,385 </w:t>
            </w:r>
          </w:p>
        </w:tc>
        <w:tc>
          <w:tcPr>
            <w:tcW w:w="1328" w:type="dxa"/>
            <w:tcBorders>
              <w:top w:val="nil"/>
              <w:left w:val="nil"/>
              <w:bottom w:val="single" w:sz="4" w:space="0" w:color="auto"/>
              <w:right w:val="single" w:sz="4" w:space="0" w:color="auto"/>
            </w:tcBorders>
            <w:shd w:val="clear" w:color="auto" w:fill="auto"/>
            <w:vAlign w:val="center"/>
            <w:hideMark/>
          </w:tcPr>
          <w:p w14:paraId="70B8D70C" w14:textId="77777777" w:rsidR="00E72840" w:rsidRPr="00C00237" w:rsidRDefault="00E72840" w:rsidP="00051594">
            <w:pPr>
              <w:widowControl/>
              <w:rPr>
                <w:kern w:val="0"/>
                <w:szCs w:val="24"/>
              </w:rPr>
            </w:pPr>
            <w:r w:rsidRPr="00C00237">
              <w:rPr>
                <w:rFonts w:ascii="標楷體" w:eastAsia="標楷體" w:hAnsi="標楷體" w:hint="eastAsia"/>
                <w:kern w:val="0"/>
                <w:szCs w:val="24"/>
              </w:rPr>
              <w:t>和富資訊實業行</w:t>
            </w:r>
          </w:p>
        </w:tc>
      </w:tr>
      <w:tr w:rsidR="00E72840" w:rsidRPr="00C00237" w14:paraId="5AD1F03F" w14:textId="77777777" w:rsidTr="00051594">
        <w:trPr>
          <w:trHeight w:val="855"/>
        </w:trPr>
        <w:tc>
          <w:tcPr>
            <w:tcW w:w="423" w:type="dxa"/>
            <w:tcBorders>
              <w:top w:val="nil"/>
              <w:left w:val="single" w:sz="4" w:space="0" w:color="auto"/>
              <w:bottom w:val="single" w:sz="4" w:space="0" w:color="auto"/>
              <w:right w:val="single" w:sz="4" w:space="0" w:color="auto"/>
            </w:tcBorders>
          </w:tcPr>
          <w:p w14:paraId="0394E667" w14:textId="77777777" w:rsidR="00E72840" w:rsidRPr="00C00237" w:rsidRDefault="00E72840" w:rsidP="00B213FE">
            <w:pPr>
              <w:pStyle w:val="aff9"/>
              <w:widowControl/>
              <w:numPr>
                <w:ilvl w:val="0"/>
                <w:numId w:val="16"/>
              </w:numPr>
              <w:ind w:leftChars="0"/>
              <w:jc w:val="center"/>
              <w:rPr>
                <w:kern w:val="0"/>
              </w:rPr>
            </w:pPr>
          </w:p>
        </w:tc>
        <w:tc>
          <w:tcPr>
            <w:tcW w:w="1000" w:type="dxa"/>
            <w:tcBorders>
              <w:top w:val="nil"/>
              <w:left w:val="single" w:sz="4" w:space="0" w:color="auto"/>
              <w:bottom w:val="single" w:sz="4" w:space="0" w:color="auto"/>
              <w:right w:val="single" w:sz="4" w:space="0" w:color="auto"/>
            </w:tcBorders>
            <w:shd w:val="clear" w:color="auto" w:fill="auto"/>
            <w:vAlign w:val="center"/>
            <w:hideMark/>
          </w:tcPr>
          <w:p w14:paraId="0257C1AF" w14:textId="77777777" w:rsidR="00E72840" w:rsidRPr="00C00237" w:rsidRDefault="00E72840" w:rsidP="00051594">
            <w:pPr>
              <w:widowControl/>
              <w:jc w:val="center"/>
              <w:rPr>
                <w:kern w:val="0"/>
                <w:szCs w:val="24"/>
              </w:rPr>
            </w:pPr>
            <w:r w:rsidRPr="00C00237">
              <w:rPr>
                <w:kern w:val="0"/>
                <w:szCs w:val="24"/>
              </w:rPr>
              <w:t>1140117</w:t>
            </w:r>
          </w:p>
        </w:tc>
        <w:tc>
          <w:tcPr>
            <w:tcW w:w="880" w:type="dxa"/>
            <w:tcBorders>
              <w:top w:val="nil"/>
              <w:left w:val="nil"/>
              <w:bottom w:val="single" w:sz="4" w:space="0" w:color="auto"/>
              <w:right w:val="single" w:sz="4" w:space="0" w:color="auto"/>
            </w:tcBorders>
            <w:shd w:val="clear" w:color="auto" w:fill="auto"/>
            <w:vAlign w:val="center"/>
            <w:hideMark/>
          </w:tcPr>
          <w:p w14:paraId="7BADF5E4" w14:textId="77777777" w:rsidR="00E72840" w:rsidRPr="00C00237" w:rsidRDefault="00E72840" w:rsidP="00051594">
            <w:pPr>
              <w:widowControl/>
              <w:jc w:val="center"/>
              <w:rPr>
                <w:kern w:val="0"/>
                <w:szCs w:val="24"/>
              </w:rPr>
            </w:pPr>
            <w:r w:rsidRPr="00C00237">
              <w:rPr>
                <w:rFonts w:ascii="標楷體" w:eastAsia="標楷體" w:hAnsi="標楷體" w:hint="eastAsia"/>
                <w:kern w:val="0"/>
                <w:szCs w:val="24"/>
              </w:rPr>
              <w:t>公服組</w:t>
            </w:r>
          </w:p>
        </w:tc>
        <w:tc>
          <w:tcPr>
            <w:tcW w:w="1803" w:type="dxa"/>
            <w:tcBorders>
              <w:top w:val="nil"/>
              <w:left w:val="nil"/>
              <w:bottom w:val="single" w:sz="4" w:space="0" w:color="auto"/>
              <w:right w:val="single" w:sz="4" w:space="0" w:color="auto"/>
            </w:tcBorders>
            <w:shd w:val="clear" w:color="auto" w:fill="auto"/>
            <w:vAlign w:val="center"/>
            <w:hideMark/>
          </w:tcPr>
          <w:p w14:paraId="5BBF292F" w14:textId="77777777" w:rsidR="00E72840" w:rsidRPr="00C00237" w:rsidRDefault="00E72840" w:rsidP="00051594">
            <w:pPr>
              <w:widowControl/>
              <w:rPr>
                <w:kern w:val="0"/>
                <w:szCs w:val="24"/>
              </w:rPr>
            </w:pPr>
            <w:r w:rsidRPr="00C00237">
              <w:rPr>
                <w:kern w:val="0"/>
                <w:szCs w:val="24"/>
              </w:rPr>
              <w:t>A3A4</w:t>
            </w:r>
            <w:r w:rsidRPr="00C00237">
              <w:rPr>
                <w:rFonts w:ascii="標楷體" w:eastAsia="標楷體" w:hAnsi="標楷體" w:hint="eastAsia"/>
                <w:kern w:val="0"/>
                <w:szCs w:val="24"/>
              </w:rPr>
              <w:t>海報</w:t>
            </w:r>
          </w:p>
        </w:tc>
        <w:tc>
          <w:tcPr>
            <w:tcW w:w="2360" w:type="dxa"/>
            <w:tcBorders>
              <w:top w:val="nil"/>
              <w:left w:val="nil"/>
              <w:bottom w:val="single" w:sz="4" w:space="0" w:color="auto"/>
              <w:right w:val="single" w:sz="4" w:space="0" w:color="auto"/>
            </w:tcBorders>
            <w:shd w:val="clear" w:color="auto" w:fill="auto"/>
            <w:vAlign w:val="center"/>
            <w:hideMark/>
          </w:tcPr>
          <w:p w14:paraId="4F9BDC7F" w14:textId="77777777" w:rsidR="00E72840" w:rsidRPr="00C00237" w:rsidRDefault="00E72840" w:rsidP="00051594">
            <w:pPr>
              <w:widowControl/>
              <w:rPr>
                <w:kern w:val="0"/>
                <w:szCs w:val="24"/>
              </w:rPr>
            </w:pPr>
            <w:r w:rsidRPr="00C00237">
              <w:rPr>
                <w:kern w:val="0"/>
                <w:szCs w:val="24"/>
              </w:rPr>
              <w:t>3</w:t>
            </w:r>
            <w:r w:rsidRPr="00C00237">
              <w:rPr>
                <w:rFonts w:ascii="標楷體" w:eastAsia="標楷體" w:hAnsi="標楷體" w:hint="eastAsia"/>
                <w:kern w:val="0"/>
                <w:szCs w:val="24"/>
              </w:rPr>
              <w:t>家廠商估價單經檢視最低價廠商報價合理，故以請購價採購。</w:t>
            </w:r>
          </w:p>
        </w:tc>
        <w:tc>
          <w:tcPr>
            <w:tcW w:w="860" w:type="dxa"/>
            <w:tcBorders>
              <w:top w:val="nil"/>
              <w:left w:val="nil"/>
              <w:bottom w:val="single" w:sz="4" w:space="0" w:color="auto"/>
              <w:right w:val="single" w:sz="4" w:space="0" w:color="auto"/>
            </w:tcBorders>
            <w:shd w:val="clear" w:color="auto" w:fill="auto"/>
            <w:vAlign w:val="center"/>
            <w:hideMark/>
          </w:tcPr>
          <w:p w14:paraId="2966C79C" w14:textId="77777777" w:rsidR="00E72840" w:rsidRPr="00C00237" w:rsidRDefault="00E72840" w:rsidP="00051594">
            <w:pPr>
              <w:widowControl/>
              <w:jc w:val="right"/>
              <w:rPr>
                <w:kern w:val="0"/>
                <w:szCs w:val="24"/>
              </w:rPr>
            </w:pPr>
            <w:r w:rsidRPr="00C00237">
              <w:rPr>
                <w:kern w:val="0"/>
                <w:szCs w:val="24"/>
              </w:rPr>
              <w:t xml:space="preserve">     15,490 </w:t>
            </w:r>
          </w:p>
        </w:tc>
        <w:tc>
          <w:tcPr>
            <w:tcW w:w="980" w:type="dxa"/>
            <w:tcBorders>
              <w:top w:val="nil"/>
              <w:left w:val="nil"/>
              <w:bottom w:val="single" w:sz="4" w:space="0" w:color="auto"/>
              <w:right w:val="single" w:sz="4" w:space="0" w:color="auto"/>
            </w:tcBorders>
            <w:shd w:val="clear" w:color="auto" w:fill="auto"/>
            <w:vAlign w:val="center"/>
            <w:hideMark/>
          </w:tcPr>
          <w:p w14:paraId="67046C7C" w14:textId="77777777" w:rsidR="00E72840" w:rsidRPr="00C00237" w:rsidRDefault="00E72840" w:rsidP="00051594">
            <w:pPr>
              <w:widowControl/>
              <w:jc w:val="right"/>
              <w:rPr>
                <w:kern w:val="0"/>
                <w:szCs w:val="24"/>
              </w:rPr>
            </w:pPr>
            <w:r w:rsidRPr="00C00237">
              <w:rPr>
                <w:kern w:val="0"/>
                <w:szCs w:val="24"/>
              </w:rPr>
              <w:t xml:space="preserve">        15,490 </w:t>
            </w:r>
          </w:p>
        </w:tc>
        <w:tc>
          <w:tcPr>
            <w:tcW w:w="1328" w:type="dxa"/>
            <w:tcBorders>
              <w:top w:val="nil"/>
              <w:left w:val="nil"/>
              <w:bottom w:val="single" w:sz="4" w:space="0" w:color="auto"/>
              <w:right w:val="single" w:sz="4" w:space="0" w:color="auto"/>
            </w:tcBorders>
            <w:shd w:val="clear" w:color="auto" w:fill="auto"/>
            <w:vAlign w:val="center"/>
            <w:hideMark/>
          </w:tcPr>
          <w:p w14:paraId="2FC2AF75" w14:textId="77777777" w:rsidR="00E72840" w:rsidRPr="00C00237" w:rsidRDefault="00E72840" w:rsidP="00051594">
            <w:pPr>
              <w:widowControl/>
              <w:rPr>
                <w:kern w:val="0"/>
                <w:szCs w:val="24"/>
              </w:rPr>
            </w:pPr>
            <w:r w:rsidRPr="00C00237">
              <w:rPr>
                <w:rFonts w:ascii="標楷體" w:eastAsia="標楷體" w:hAnsi="標楷體" w:hint="eastAsia"/>
                <w:kern w:val="0"/>
                <w:szCs w:val="24"/>
              </w:rPr>
              <w:t>藍鯨印刷廣告設計</w:t>
            </w:r>
          </w:p>
        </w:tc>
      </w:tr>
      <w:tr w:rsidR="00E72840" w:rsidRPr="00C00237" w14:paraId="506E4C94" w14:textId="77777777" w:rsidTr="00E72840">
        <w:trPr>
          <w:trHeight w:val="855"/>
        </w:trPr>
        <w:tc>
          <w:tcPr>
            <w:tcW w:w="423" w:type="dxa"/>
            <w:tcBorders>
              <w:top w:val="nil"/>
              <w:left w:val="single" w:sz="4" w:space="0" w:color="auto"/>
              <w:bottom w:val="single" w:sz="4" w:space="0" w:color="auto"/>
              <w:right w:val="single" w:sz="4" w:space="0" w:color="auto"/>
            </w:tcBorders>
          </w:tcPr>
          <w:p w14:paraId="42FA8B6F" w14:textId="77777777" w:rsidR="00E72840" w:rsidRPr="00431AE1" w:rsidRDefault="00E72840" w:rsidP="00051594">
            <w:pPr>
              <w:widowControl/>
              <w:jc w:val="center"/>
              <w:rPr>
                <w:kern w:val="0"/>
                <w:szCs w:val="24"/>
              </w:rPr>
            </w:pPr>
          </w:p>
        </w:tc>
        <w:tc>
          <w:tcPr>
            <w:tcW w:w="1000" w:type="dxa"/>
            <w:tcBorders>
              <w:top w:val="nil"/>
              <w:left w:val="single" w:sz="4" w:space="0" w:color="auto"/>
              <w:bottom w:val="single" w:sz="4" w:space="0" w:color="auto"/>
              <w:right w:val="single" w:sz="4" w:space="0" w:color="auto"/>
            </w:tcBorders>
            <w:shd w:val="clear" w:color="auto" w:fill="auto"/>
            <w:vAlign w:val="center"/>
          </w:tcPr>
          <w:p w14:paraId="20C40668" w14:textId="77777777" w:rsidR="00E72840" w:rsidRPr="00E72840" w:rsidRDefault="00E72840" w:rsidP="00051594">
            <w:pPr>
              <w:widowControl/>
              <w:jc w:val="center"/>
              <w:rPr>
                <w:kern w:val="0"/>
                <w:szCs w:val="24"/>
              </w:rPr>
            </w:pPr>
            <w:r w:rsidRPr="00E72840">
              <w:rPr>
                <w:rFonts w:ascii="標楷體" w:eastAsia="標楷體" w:hAnsi="標楷體" w:hint="eastAsia"/>
                <w:kern w:val="0"/>
                <w:szCs w:val="24"/>
              </w:rPr>
              <w:t>小計</w:t>
            </w:r>
          </w:p>
        </w:tc>
        <w:tc>
          <w:tcPr>
            <w:tcW w:w="880" w:type="dxa"/>
            <w:tcBorders>
              <w:top w:val="nil"/>
              <w:left w:val="nil"/>
              <w:bottom w:val="single" w:sz="4" w:space="0" w:color="auto"/>
              <w:right w:val="single" w:sz="4" w:space="0" w:color="auto"/>
            </w:tcBorders>
            <w:shd w:val="clear" w:color="auto" w:fill="auto"/>
            <w:vAlign w:val="center"/>
          </w:tcPr>
          <w:p w14:paraId="1B367889" w14:textId="77777777" w:rsidR="00E72840" w:rsidRPr="00E72840" w:rsidRDefault="00E72840" w:rsidP="00051594">
            <w:pPr>
              <w:widowControl/>
              <w:jc w:val="center"/>
              <w:rPr>
                <w:rFonts w:ascii="標楷體" w:eastAsia="標楷體" w:hAnsi="標楷體"/>
                <w:kern w:val="0"/>
                <w:szCs w:val="24"/>
              </w:rPr>
            </w:pPr>
          </w:p>
        </w:tc>
        <w:tc>
          <w:tcPr>
            <w:tcW w:w="1803" w:type="dxa"/>
            <w:tcBorders>
              <w:top w:val="nil"/>
              <w:left w:val="nil"/>
              <w:bottom w:val="single" w:sz="4" w:space="0" w:color="auto"/>
              <w:right w:val="single" w:sz="4" w:space="0" w:color="auto"/>
            </w:tcBorders>
            <w:shd w:val="clear" w:color="auto" w:fill="auto"/>
            <w:vAlign w:val="center"/>
          </w:tcPr>
          <w:p w14:paraId="13BACE74" w14:textId="77777777" w:rsidR="00E72840" w:rsidRPr="00E72840" w:rsidRDefault="00E72840" w:rsidP="00051594">
            <w:pPr>
              <w:widowControl/>
              <w:jc w:val="center"/>
              <w:rPr>
                <w:kern w:val="0"/>
                <w:szCs w:val="24"/>
              </w:rPr>
            </w:pPr>
          </w:p>
        </w:tc>
        <w:tc>
          <w:tcPr>
            <w:tcW w:w="2360" w:type="dxa"/>
            <w:tcBorders>
              <w:top w:val="nil"/>
              <w:left w:val="nil"/>
              <w:bottom w:val="single" w:sz="4" w:space="0" w:color="auto"/>
              <w:right w:val="single" w:sz="4" w:space="0" w:color="auto"/>
            </w:tcBorders>
            <w:shd w:val="clear" w:color="auto" w:fill="auto"/>
            <w:vAlign w:val="center"/>
          </w:tcPr>
          <w:p w14:paraId="008EF1D7" w14:textId="77777777" w:rsidR="00E72840" w:rsidRPr="00E72840" w:rsidRDefault="00E72840" w:rsidP="00051594">
            <w:pPr>
              <w:widowControl/>
              <w:jc w:val="center"/>
              <w:rPr>
                <w:kern w:val="0"/>
                <w:szCs w:val="24"/>
              </w:rPr>
            </w:pPr>
          </w:p>
        </w:tc>
        <w:tc>
          <w:tcPr>
            <w:tcW w:w="860" w:type="dxa"/>
            <w:tcBorders>
              <w:bottom w:val="single" w:sz="4" w:space="0" w:color="auto"/>
              <w:right w:val="single" w:sz="4" w:space="0" w:color="auto"/>
            </w:tcBorders>
            <w:vAlign w:val="center"/>
          </w:tcPr>
          <w:p w14:paraId="06E07357" w14:textId="77777777" w:rsidR="00E72840" w:rsidRPr="009B172F" w:rsidRDefault="00E72840" w:rsidP="00E72840">
            <w:pPr>
              <w:widowControl/>
              <w:jc w:val="center"/>
              <w:rPr>
                <w:color w:val="000000"/>
              </w:rPr>
            </w:pPr>
            <w:r>
              <w:rPr>
                <w:rFonts w:hint="eastAsia"/>
                <w:color w:val="000000"/>
              </w:rPr>
              <w:t>653,730</w:t>
            </w:r>
          </w:p>
        </w:tc>
        <w:tc>
          <w:tcPr>
            <w:tcW w:w="980" w:type="dxa"/>
            <w:tcBorders>
              <w:top w:val="nil"/>
              <w:left w:val="single" w:sz="4" w:space="0" w:color="auto"/>
              <w:bottom w:val="single" w:sz="4" w:space="0" w:color="auto"/>
              <w:right w:val="single" w:sz="4" w:space="0" w:color="auto"/>
            </w:tcBorders>
            <w:shd w:val="clear" w:color="auto" w:fill="auto"/>
            <w:vAlign w:val="center"/>
          </w:tcPr>
          <w:p w14:paraId="6BB586DA" w14:textId="77777777" w:rsidR="00E72840" w:rsidRPr="009B172F" w:rsidRDefault="00E72840" w:rsidP="00051594">
            <w:pPr>
              <w:widowControl/>
              <w:jc w:val="center"/>
              <w:rPr>
                <w:color w:val="000000"/>
                <w:kern w:val="0"/>
              </w:rPr>
            </w:pPr>
            <w:r>
              <w:rPr>
                <w:rFonts w:hint="eastAsia"/>
                <w:color w:val="000000"/>
              </w:rPr>
              <w:t>593,915</w:t>
            </w:r>
          </w:p>
        </w:tc>
        <w:tc>
          <w:tcPr>
            <w:tcW w:w="1328" w:type="dxa"/>
            <w:tcBorders>
              <w:top w:val="nil"/>
              <w:left w:val="nil"/>
              <w:bottom w:val="single" w:sz="4" w:space="0" w:color="auto"/>
              <w:right w:val="single" w:sz="4" w:space="0" w:color="auto"/>
            </w:tcBorders>
            <w:shd w:val="clear" w:color="auto" w:fill="auto"/>
            <w:vAlign w:val="center"/>
          </w:tcPr>
          <w:p w14:paraId="2E035205" w14:textId="77777777" w:rsidR="00E72840" w:rsidRPr="00C00237" w:rsidRDefault="00E72840" w:rsidP="00051594">
            <w:pPr>
              <w:widowControl/>
              <w:jc w:val="center"/>
              <w:rPr>
                <w:rFonts w:ascii="標楷體" w:eastAsia="標楷體" w:hAnsi="標楷體"/>
                <w:kern w:val="0"/>
                <w:szCs w:val="24"/>
              </w:rPr>
            </w:pPr>
          </w:p>
        </w:tc>
      </w:tr>
      <w:tr w:rsidR="00E72840" w:rsidRPr="00C00237" w14:paraId="48E41414" w14:textId="77777777" w:rsidTr="00051594">
        <w:trPr>
          <w:trHeight w:val="855"/>
        </w:trPr>
        <w:tc>
          <w:tcPr>
            <w:tcW w:w="423" w:type="dxa"/>
            <w:tcBorders>
              <w:top w:val="nil"/>
              <w:left w:val="single" w:sz="4" w:space="0" w:color="auto"/>
              <w:bottom w:val="single" w:sz="4" w:space="0" w:color="auto"/>
              <w:right w:val="single" w:sz="4" w:space="0" w:color="auto"/>
            </w:tcBorders>
          </w:tcPr>
          <w:p w14:paraId="327C9D89" w14:textId="77777777" w:rsidR="00E72840" w:rsidRPr="00431AE1" w:rsidRDefault="00E72840" w:rsidP="00051594">
            <w:pPr>
              <w:widowControl/>
              <w:jc w:val="center"/>
              <w:rPr>
                <w:rFonts w:ascii="標楷體" w:eastAsia="標楷體" w:hAnsi="標楷體"/>
                <w:kern w:val="0"/>
                <w:szCs w:val="24"/>
              </w:rPr>
            </w:pPr>
          </w:p>
        </w:tc>
        <w:tc>
          <w:tcPr>
            <w:tcW w:w="6043" w:type="dxa"/>
            <w:gridSpan w:val="4"/>
            <w:tcBorders>
              <w:top w:val="nil"/>
              <w:left w:val="single" w:sz="4" w:space="0" w:color="auto"/>
              <w:bottom w:val="single" w:sz="4" w:space="0" w:color="auto"/>
              <w:right w:val="single" w:sz="4" w:space="0" w:color="auto"/>
            </w:tcBorders>
            <w:shd w:val="clear" w:color="auto" w:fill="auto"/>
            <w:vAlign w:val="center"/>
          </w:tcPr>
          <w:p w14:paraId="71B46D74" w14:textId="77777777" w:rsidR="00E72840" w:rsidRPr="00E72840" w:rsidRDefault="00E72840" w:rsidP="00051594">
            <w:pPr>
              <w:widowControl/>
              <w:jc w:val="right"/>
              <w:rPr>
                <w:rFonts w:ascii="標楷體" w:eastAsia="標楷體" w:hAnsi="標楷體"/>
                <w:kern w:val="0"/>
                <w:szCs w:val="24"/>
              </w:rPr>
            </w:pPr>
            <w:r w:rsidRPr="00E72840">
              <w:rPr>
                <w:rFonts w:eastAsia="標楷體" w:hint="eastAsia"/>
                <w:szCs w:val="24"/>
              </w:rPr>
              <w:t>議減金額合計</w:t>
            </w:r>
            <w:r w:rsidRPr="00E72840">
              <w:rPr>
                <w:rFonts w:eastAsia="標楷體" w:hint="eastAsia"/>
                <w:szCs w:val="24"/>
              </w:rPr>
              <w:t>59</w:t>
            </w:r>
            <w:r w:rsidRPr="00E72840">
              <w:rPr>
                <w:rFonts w:eastAsia="標楷體"/>
                <w:szCs w:val="24"/>
              </w:rPr>
              <w:t>,</w:t>
            </w:r>
            <w:r w:rsidRPr="00E72840">
              <w:rPr>
                <w:rFonts w:eastAsia="標楷體" w:hint="eastAsia"/>
                <w:szCs w:val="24"/>
              </w:rPr>
              <w:t>815</w:t>
            </w:r>
            <w:r w:rsidRPr="00E72840">
              <w:rPr>
                <w:rFonts w:eastAsia="標楷體" w:hint="eastAsia"/>
                <w:szCs w:val="24"/>
              </w:rPr>
              <w:t>元</w:t>
            </w:r>
          </w:p>
        </w:tc>
        <w:tc>
          <w:tcPr>
            <w:tcW w:w="860" w:type="dxa"/>
            <w:tcBorders>
              <w:top w:val="single" w:sz="4" w:space="0" w:color="auto"/>
              <w:bottom w:val="single" w:sz="4" w:space="0" w:color="auto"/>
              <w:right w:val="single" w:sz="4" w:space="0" w:color="auto"/>
            </w:tcBorders>
          </w:tcPr>
          <w:p w14:paraId="31D7EF6E" w14:textId="77777777" w:rsidR="00E72840" w:rsidRPr="00CE25B4" w:rsidRDefault="00E72840" w:rsidP="00051594">
            <w:pPr>
              <w:widowControl/>
              <w:jc w:val="right"/>
              <w:rPr>
                <w:color w:val="FF0000"/>
                <w:kern w:val="0"/>
                <w:szCs w:val="24"/>
              </w:rPr>
            </w:pPr>
          </w:p>
        </w:tc>
        <w:tc>
          <w:tcPr>
            <w:tcW w:w="980" w:type="dxa"/>
            <w:tcBorders>
              <w:top w:val="nil"/>
              <w:left w:val="single" w:sz="4" w:space="0" w:color="auto"/>
              <w:bottom w:val="single" w:sz="4" w:space="0" w:color="auto"/>
              <w:right w:val="single" w:sz="4" w:space="0" w:color="auto"/>
            </w:tcBorders>
            <w:shd w:val="clear" w:color="auto" w:fill="auto"/>
            <w:vAlign w:val="center"/>
          </w:tcPr>
          <w:p w14:paraId="44092534" w14:textId="77777777" w:rsidR="00E72840" w:rsidRPr="00CE25B4" w:rsidRDefault="00E72840" w:rsidP="00051594">
            <w:pPr>
              <w:widowControl/>
              <w:jc w:val="right"/>
              <w:rPr>
                <w:color w:val="FF0000"/>
                <w:kern w:val="0"/>
                <w:szCs w:val="24"/>
              </w:rPr>
            </w:pPr>
          </w:p>
        </w:tc>
        <w:tc>
          <w:tcPr>
            <w:tcW w:w="1328" w:type="dxa"/>
            <w:tcBorders>
              <w:top w:val="nil"/>
              <w:left w:val="nil"/>
              <w:bottom w:val="single" w:sz="4" w:space="0" w:color="auto"/>
              <w:right w:val="single" w:sz="4" w:space="0" w:color="auto"/>
            </w:tcBorders>
            <w:shd w:val="clear" w:color="auto" w:fill="auto"/>
            <w:vAlign w:val="center"/>
          </w:tcPr>
          <w:p w14:paraId="2DE5185B" w14:textId="77777777" w:rsidR="00E72840" w:rsidRPr="00CE25B4" w:rsidRDefault="00E72840" w:rsidP="00051594">
            <w:pPr>
              <w:widowControl/>
              <w:rPr>
                <w:rFonts w:ascii="標楷體" w:eastAsia="標楷體" w:hAnsi="標楷體"/>
                <w:color w:val="FF0000"/>
                <w:kern w:val="0"/>
                <w:szCs w:val="24"/>
              </w:rPr>
            </w:pPr>
          </w:p>
        </w:tc>
      </w:tr>
    </w:tbl>
    <w:p w14:paraId="70E325DE" w14:textId="77777777" w:rsidR="00E72840" w:rsidRDefault="00E72840" w:rsidP="00E72840">
      <w:pPr>
        <w:rPr>
          <w:rFonts w:eastAsia="標楷體"/>
          <w:szCs w:val="22"/>
        </w:rPr>
      </w:pPr>
    </w:p>
    <w:tbl>
      <w:tblPr>
        <w:tblStyle w:val="aa"/>
        <w:tblW w:w="9634" w:type="dxa"/>
        <w:tblLook w:val="04A0" w:firstRow="1" w:lastRow="0" w:firstColumn="1" w:lastColumn="0" w:noHBand="0" w:noVBand="1"/>
      </w:tblPr>
      <w:tblGrid>
        <w:gridCol w:w="421"/>
        <w:gridCol w:w="1554"/>
        <w:gridCol w:w="2273"/>
        <w:gridCol w:w="992"/>
        <w:gridCol w:w="1419"/>
        <w:gridCol w:w="1210"/>
        <w:gridCol w:w="1765"/>
      </w:tblGrid>
      <w:tr w:rsidR="00E72840" w:rsidRPr="00C00237" w14:paraId="48F6BB5B" w14:textId="77777777" w:rsidTr="00051594">
        <w:trPr>
          <w:tblHeader/>
        </w:trPr>
        <w:tc>
          <w:tcPr>
            <w:tcW w:w="9634" w:type="dxa"/>
            <w:gridSpan w:val="7"/>
            <w:shd w:val="clear" w:color="auto" w:fill="FFFF00"/>
          </w:tcPr>
          <w:p w14:paraId="5530B759" w14:textId="77777777" w:rsidR="00E72840" w:rsidRPr="00D421AD" w:rsidRDefault="00E72840" w:rsidP="00051594">
            <w:pPr>
              <w:tabs>
                <w:tab w:val="left" w:pos="3261"/>
              </w:tabs>
              <w:spacing w:line="360" w:lineRule="exact"/>
              <w:jc w:val="center"/>
              <w:rPr>
                <w:rFonts w:eastAsia="標楷體"/>
                <w:b/>
                <w:bCs/>
                <w:szCs w:val="24"/>
              </w:rPr>
            </w:pPr>
            <w:r w:rsidRPr="00D421AD">
              <w:rPr>
                <w:rFonts w:eastAsia="標楷體" w:hint="eastAsia"/>
                <w:b/>
                <w:bCs/>
              </w:rPr>
              <w:t>附</w:t>
            </w:r>
            <w:ins w:id="28" w:author="蔡咏霖" w:date="2025-02-06T09:30:00Z">
              <w:r w:rsidRPr="00D421AD">
                <w:rPr>
                  <w:rFonts w:eastAsia="標楷體" w:hint="eastAsia"/>
                  <w:b/>
                  <w:bCs/>
                </w:rPr>
                <w:t>表</w:t>
              </w:r>
              <w:r w:rsidRPr="00D421AD">
                <w:rPr>
                  <w:rFonts w:eastAsia="標楷體" w:hint="eastAsia"/>
                  <w:b/>
                  <w:bCs/>
                </w:rPr>
                <w:t>4</w:t>
              </w:r>
            </w:ins>
            <w:r w:rsidRPr="00D421AD">
              <w:rPr>
                <w:rFonts w:eastAsia="標楷體"/>
                <w:b/>
                <w:bCs/>
              </w:rPr>
              <w:t>-</w:t>
            </w:r>
            <w:ins w:id="29" w:author="蔡咏霖" w:date="2025-02-06T09:30:00Z">
              <w:r w:rsidRPr="00D421AD">
                <w:rPr>
                  <w:rFonts w:eastAsia="標楷體" w:hint="eastAsia"/>
                  <w:b/>
                  <w:bCs/>
                </w:rPr>
                <w:t>共同供應契約採購案</w:t>
              </w:r>
            </w:ins>
          </w:p>
        </w:tc>
      </w:tr>
      <w:tr w:rsidR="00E72840" w:rsidRPr="00C00237" w14:paraId="56476F6D" w14:textId="77777777" w:rsidTr="00051594">
        <w:trPr>
          <w:tblHeader/>
          <w:ins w:id="30" w:author="蔡咏霖" w:date="2025-02-06T09:30:00Z"/>
        </w:trPr>
        <w:tc>
          <w:tcPr>
            <w:tcW w:w="421" w:type="dxa"/>
            <w:shd w:val="clear" w:color="auto" w:fill="EEECE1" w:themeFill="background2"/>
          </w:tcPr>
          <w:p w14:paraId="3C7E6CB9"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p>
        </w:tc>
        <w:tc>
          <w:tcPr>
            <w:tcW w:w="1554" w:type="dxa"/>
            <w:shd w:val="clear" w:color="auto" w:fill="EEECE1" w:themeFill="background2"/>
          </w:tcPr>
          <w:p w14:paraId="591DC6CE" w14:textId="77777777" w:rsidR="00E72840" w:rsidRPr="00C00237" w:rsidRDefault="00E72840" w:rsidP="00051594">
            <w:pPr>
              <w:tabs>
                <w:tab w:val="left" w:pos="3261"/>
              </w:tabs>
              <w:spacing w:line="360" w:lineRule="exact"/>
              <w:ind w:leftChars="-50" w:left="-120" w:rightChars="-50" w:right="-120"/>
              <w:jc w:val="center"/>
              <w:rPr>
                <w:ins w:id="31" w:author="蔡咏霖" w:date="2025-02-06T09:30:00Z"/>
                <w:rFonts w:eastAsia="標楷體"/>
                <w:szCs w:val="24"/>
              </w:rPr>
            </w:pPr>
            <w:ins w:id="32" w:author="蔡咏霖" w:date="2025-02-06T09:30:00Z">
              <w:r w:rsidRPr="00C00237">
                <w:rPr>
                  <w:rFonts w:eastAsia="標楷體" w:hint="eastAsia"/>
                  <w:szCs w:val="24"/>
                </w:rPr>
                <w:t>採購案號</w:t>
              </w:r>
            </w:ins>
          </w:p>
        </w:tc>
        <w:tc>
          <w:tcPr>
            <w:tcW w:w="2273" w:type="dxa"/>
            <w:shd w:val="clear" w:color="auto" w:fill="EEECE1" w:themeFill="background2"/>
          </w:tcPr>
          <w:p w14:paraId="66609F41" w14:textId="77777777" w:rsidR="00E72840" w:rsidRPr="00C00237" w:rsidRDefault="00E72840" w:rsidP="00051594">
            <w:pPr>
              <w:tabs>
                <w:tab w:val="left" w:pos="3261"/>
              </w:tabs>
              <w:spacing w:line="360" w:lineRule="exact"/>
              <w:ind w:leftChars="-50" w:left="-120" w:rightChars="-50" w:right="-120"/>
              <w:jc w:val="center"/>
              <w:rPr>
                <w:ins w:id="33" w:author="蔡咏霖" w:date="2025-02-06T09:30:00Z"/>
                <w:rFonts w:eastAsia="標楷體"/>
                <w:szCs w:val="24"/>
              </w:rPr>
            </w:pPr>
            <w:ins w:id="34" w:author="蔡咏霖" w:date="2025-02-06T09:30:00Z">
              <w:r w:rsidRPr="00C00237">
                <w:rPr>
                  <w:rFonts w:eastAsia="標楷體" w:hint="eastAsia"/>
                </w:rPr>
                <w:t>採購案</w:t>
              </w:r>
              <w:r w:rsidRPr="00C00237">
                <w:rPr>
                  <w:rFonts w:eastAsia="標楷體" w:hint="eastAsia"/>
                  <w:szCs w:val="24"/>
                </w:rPr>
                <w:t>名稱</w:t>
              </w:r>
            </w:ins>
          </w:p>
        </w:tc>
        <w:tc>
          <w:tcPr>
            <w:tcW w:w="992" w:type="dxa"/>
            <w:shd w:val="clear" w:color="auto" w:fill="EEECE1" w:themeFill="background2"/>
          </w:tcPr>
          <w:p w14:paraId="23CA7953" w14:textId="77777777" w:rsidR="00E72840" w:rsidRPr="00C00237" w:rsidRDefault="00E72840" w:rsidP="00051594">
            <w:pPr>
              <w:tabs>
                <w:tab w:val="left" w:pos="3261"/>
              </w:tabs>
              <w:spacing w:line="360" w:lineRule="exact"/>
              <w:ind w:leftChars="-50" w:left="-120" w:rightChars="-50" w:right="-120"/>
              <w:jc w:val="center"/>
              <w:rPr>
                <w:ins w:id="35" w:author="蔡咏霖" w:date="2025-02-06T09:30:00Z"/>
                <w:rFonts w:eastAsia="標楷體"/>
                <w:szCs w:val="24"/>
              </w:rPr>
            </w:pPr>
            <w:ins w:id="36" w:author="蔡咏霖" w:date="2025-02-06T09:30:00Z">
              <w:r w:rsidRPr="00C00237">
                <w:rPr>
                  <w:rFonts w:eastAsia="標楷體" w:hint="eastAsia"/>
                  <w:szCs w:val="24"/>
                </w:rPr>
                <w:t>申購組室</w:t>
              </w:r>
            </w:ins>
          </w:p>
        </w:tc>
        <w:tc>
          <w:tcPr>
            <w:tcW w:w="1419" w:type="dxa"/>
            <w:shd w:val="clear" w:color="auto" w:fill="EEECE1" w:themeFill="background2"/>
          </w:tcPr>
          <w:p w14:paraId="299D3088" w14:textId="77777777" w:rsidR="00E72840" w:rsidRPr="00C00237" w:rsidRDefault="00E72840" w:rsidP="00051594">
            <w:pPr>
              <w:tabs>
                <w:tab w:val="left" w:pos="3261"/>
              </w:tabs>
              <w:spacing w:line="360" w:lineRule="exact"/>
              <w:jc w:val="center"/>
              <w:rPr>
                <w:ins w:id="37" w:author="蔡咏霖" w:date="2025-02-06T09:30:00Z"/>
                <w:rFonts w:eastAsia="標楷體"/>
                <w:szCs w:val="24"/>
              </w:rPr>
            </w:pPr>
            <w:ins w:id="38" w:author="蔡咏霖" w:date="2025-02-06T09:30:00Z">
              <w:r w:rsidRPr="00C00237">
                <w:rPr>
                  <w:rFonts w:eastAsia="標楷體" w:hint="eastAsia"/>
                  <w:szCs w:val="24"/>
                </w:rPr>
                <w:t>本室辦理情形</w:t>
              </w:r>
            </w:ins>
          </w:p>
        </w:tc>
        <w:tc>
          <w:tcPr>
            <w:tcW w:w="1210" w:type="dxa"/>
            <w:shd w:val="clear" w:color="auto" w:fill="EEECE1" w:themeFill="background2"/>
          </w:tcPr>
          <w:p w14:paraId="0E5BA0E9" w14:textId="77777777" w:rsidR="00E72840" w:rsidRPr="00C00237" w:rsidRDefault="00E72840" w:rsidP="00051594">
            <w:pPr>
              <w:tabs>
                <w:tab w:val="left" w:pos="3261"/>
              </w:tabs>
              <w:spacing w:line="360" w:lineRule="exact"/>
              <w:jc w:val="center"/>
              <w:rPr>
                <w:ins w:id="39" w:author="蔡咏霖" w:date="2025-02-06T09:30:00Z"/>
                <w:rFonts w:eastAsia="標楷體"/>
                <w:szCs w:val="24"/>
              </w:rPr>
            </w:pPr>
            <w:ins w:id="40" w:author="蔡咏霖" w:date="2025-02-06T09:30:00Z">
              <w:r w:rsidRPr="00C00237">
                <w:rPr>
                  <w:rFonts w:eastAsia="標楷體" w:hint="eastAsia"/>
                  <w:szCs w:val="24"/>
                </w:rPr>
                <w:t>申購金額</w:t>
              </w:r>
            </w:ins>
          </w:p>
        </w:tc>
        <w:tc>
          <w:tcPr>
            <w:tcW w:w="1765" w:type="dxa"/>
            <w:shd w:val="clear" w:color="auto" w:fill="EEECE1" w:themeFill="background2"/>
          </w:tcPr>
          <w:p w14:paraId="6C38B367" w14:textId="77777777" w:rsidR="00E72840" w:rsidRPr="00C00237" w:rsidRDefault="00E72840" w:rsidP="00051594">
            <w:pPr>
              <w:tabs>
                <w:tab w:val="left" w:pos="3261"/>
              </w:tabs>
              <w:spacing w:line="360" w:lineRule="exact"/>
              <w:jc w:val="both"/>
              <w:rPr>
                <w:ins w:id="41" w:author="蔡咏霖" w:date="2025-02-06T09:30:00Z"/>
                <w:rFonts w:eastAsia="標楷體"/>
                <w:szCs w:val="24"/>
              </w:rPr>
            </w:pPr>
            <w:ins w:id="42" w:author="蔡咏霖" w:date="2025-02-06T09:30:00Z">
              <w:r w:rsidRPr="00C00237">
                <w:rPr>
                  <w:rFonts w:eastAsia="標楷體" w:hint="eastAsia"/>
                  <w:szCs w:val="24"/>
                </w:rPr>
                <w:t>承作廠商</w:t>
              </w:r>
            </w:ins>
          </w:p>
        </w:tc>
      </w:tr>
      <w:tr w:rsidR="00E72840" w:rsidRPr="00C00237" w14:paraId="239306C1" w14:textId="77777777" w:rsidTr="00051594">
        <w:trPr>
          <w:ins w:id="43" w:author="蔡咏霖" w:date="2025-02-06T09:30:00Z"/>
        </w:trPr>
        <w:tc>
          <w:tcPr>
            <w:tcW w:w="421" w:type="dxa"/>
          </w:tcPr>
          <w:p w14:paraId="0D8A8FED" w14:textId="77777777" w:rsidR="00E72840" w:rsidRPr="00C00237" w:rsidRDefault="00E72840" w:rsidP="00B213FE">
            <w:pPr>
              <w:pStyle w:val="aff9"/>
              <w:numPr>
                <w:ilvl w:val="0"/>
                <w:numId w:val="17"/>
              </w:numPr>
              <w:tabs>
                <w:tab w:val="left" w:pos="3261"/>
              </w:tabs>
              <w:spacing w:line="360" w:lineRule="exact"/>
              <w:ind w:leftChars="0" w:rightChars="-50" w:right="-120"/>
              <w:jc w:val="center"/>
              <w:rPr>
                <w:rFonts w:eastAsia="標楷體"/>
              </w:rPr>
            </w:pPr>
          </w:p>
        </w:tc>
        <w:tc>
          <w:tcPr>
            <w:tcW w:w="1554" w:type="dxa"/>
            <w:shd w:val="clear" w:color="auto" w:fill="auto"/>
          </w:tcPr>
          <w:p w14:paraId="17C03D15" w14:textId="77777777" w:rsidR="00E72840" w:rsidRPr="00C00237" w:rsidRDefault="00E72840" w:rsidP="00051594">
            <w:pPr>
              <w:tabs>
                <w:tab w:val="left" w:pos="3261"/>
              </w:tabs>
              <w:spacing w:line="360" w:lineRule="exact"/>
              <w:ind w:leftChars="-50" w:left="-120" w:rightChars="-50" w:right="-120"/>
              <w:jc w:val="center"/>
              <w:rPr>
                <w:ins w:id="44" w:author="蔡咏霖" w:date="2025-02-06T09:30:00Z"/>
                <w:rFonts w:eastAsia="標楷體"/>
                <w:szCs w:val="24"/>
              </w:rPr>
            </w:pPr>
            <w:ins w:id="45" w:author="蔡咏霖" w:date="2025-02-06T09:30:00Z">
              <w:r w:rsidRPr="00C00237">
                <w:rPr>
                  <w:rFonts w:eastAsia="標楷體"/>
                  <w:szCs w:val="24"/>
                </w:rPr>
                <w:t>T11403000019</w:t>
              </w:r>
            </w:ins>
          </w:p>
        </w:tc>
        <w:tc>
          <w:tcPr>
            <w:tcW w:w="2273" w:type="dxa"/>
            <w:shd w:val="clear" w:color="auto" w:fill="auto"/>
          </w:tcPr>
          <w:p w14:paraId="44F41B21" w14:textId="77777777" w:rsidR="00E72840" w:rsidRPr="00C00237" w:rsidRDefault="00E72840" w:rsidP="00051594">
            <w:pPr>
              <w:tabs>
                <w:tab w:val="left" w:pos="3261"/>
              </w:tabs>
              <w:spacing w:line="360" w:lineRule="exact"/>
              <w:ind w:leftChars="-50" w:left="-120" w:rightChars="-50" w:right="-120"/>
              <w:rPr>
                <w:ins w:id="46" w:author="蔡咏霖" w:date="2025-02-06T09:30:00Z"/>
                <w:rFonts w:eastAsia="標楷體"/>
                <w:szCs w:val="24"/>
              </w:rPr>
            </w:pPr>
            <w:ins w:id="47" w:author="蔡咏霖" w:date="2025-02-06T09:30:00Z">
              <w:r w:rsidRPr="00C00237">
                <w:rPr>
                  <w:rFonts w:eastAsia="標楷體" w:hint="eastAsia"/>
                  <w:szCs w:val="24"/>
                </w:rPr>
                <w:t>志工春節禮券</w:t>
              </w:r>
              <w:r w:rsidRPr="00C00237">
                <w:rPr>
                  <w:rFonts w:eastAsia="標楷體" w:hint="eastAsia"/>
                  <w:szCs w:val="24"/>
                </w:rPr>
                <w:t>100</w:t>
              </w:r>
              <w:r w:rsidRPr="00C00237">
                <w:rPr>
                  <w:rFonts w:eastAsia="標楷體" w:hint="eastAsia"/>
                  <w:szCs w:val="24"/>
                </w:rPr>
                <w:t>元</w:t>
              </w:r>
              <w:r w:rsidRPr="00C00237">
                <w:rPr>
                  <w:rFonts w:eastAsia="標楷體" w:hint="eastAsia"/>
                  <w:szCs w:val="24"/>
                </w:rPr>
                <w:t>1</w:t>
              </w:r>
              <w:r w:rsidRPr="00C00237">
                <w:rPr>
                  <w:rFonts w:eastAsia="標楷體"/>
                  <w:szCs w:val="24"/>
                </w:rPr>
                <w:t>,</w:t>
              </w:r>
              <w:r w:rsidRPr="00C00237">
                <w:rPr>
                  <w:rFonts w:eastAsia="標楷體" w:hint="eastAsia"/>
                  <w:szCs w:val="24"/>
                </w:rPr>
                <w:t>390</w:t>
              </w:r>
              <w:r w:rsidRPr="00C00237">
                <w:rPr>
                  <w:rFonts w:eastAsia="標楷體" w:hint="eastAsia"/>
                  <w:szCs w:val="24"/>
                </w:rPr>
                <w:t>張</w:t>
              </w:r>
            </w:ins>
          </w:p>
        </w:tc>
        <w:tc>
          <w:tcPr>
            <w:tcW w:w="992" w:type="dxa"/>
            <w:shd w:val="clear" w:color="auto" w:fill="auto"/>
          </w:tcPr>
          <w:p w14:paraId="63C1AC49" w14:textId="77777777" w:rsidR="00E72840" w:rsidRPr="00C00237" w:rsidRDefault="00E72840" w:rsidP="00051594">
            <w:pPr>
              <w:tabs>
                <w:tab w:val="left" w:pos="3261"/>
              </w:tabs>
              <w:spacing w:line="360" w:lineRule="exact"/>
              <w:jc w:val="both"/>
              <w:rPr>
                <w:ins w:id="48" w:author="蔡咏霖" w:date="2025-02-06T09:30:00Z"/>
                <w:rFonts w:eastAsia="標楷體"/>
                <w:szCs w:val="24"/>
              </w:rPr>
            </w:pPr>
            <w:ins w:id="49" w:author="蔡咏霖" w:date="2025-02-06T09:30:00Z">
              <w:r w:rsidRPr="00C00237">
                <w:rPr>
                  <w:rFonts w:eastAsia="標楷體" w:hint="eastAsia"/>
                  <w:szCs w:val="24"/>
                </w:rPr>
                <w:t>公共服務組</w:t>
              </w:r>
            </w:ins>
          </w:p>
        </w:tc>
        <w:tc>
          <w:tcPr>
            <w:tcW w:w="1419" w:type="dxa"/>
            <w:shd w:val="clear" w:color="auto" w:fill="auto"/>
          </w:tcPr>
          <w:p w14:paraId="17FB4A8F" w14:textId="77777777" w:rsidR="00E72840" w:rsidRPr="00C00237" w:rsidRDefault="00E72840" w:rsidP="00051594">
            <w:pPr>
              <w:tabs>
                <w:tab w:val="left" w:pos="3261"/>
              </w:tabs>
              <w:spacing w:line="360" w:lineRule="exact"/>
              <w:jc w:val="both"/>
              <w:rPr>
                <w:ins w:id="50" w:author="蔡咏霖" w:date="2025-02-06T09:30:00Z"/>
                <w:rFonts w:eastAsia="標楷體"/>
                <w:szCs w:val="24"/>
              </w:rPr>
            </w:pPr>
            <w:ins w:id="51" w:author="蔡咏霖" w:date="2025-02-06T09:30:00Z">
              <w:r w:rsidRPr="00C00237">
                <w:rPr>
                  <w:rFonts w:eastAsia="標楷體" w:hint="eastAsia"/>
                  <w:szCs w:val="24"/>
                </w:rPr>
                <w:t>完成驗收及核銷。</w:t>
              </w:r>
            </w:ins>
          </w:p>
        </w:tc>
        <w:tc>
          <w:tcPr>
            <w:tcW w:w="1210" w:type="dxa"/>
            <w:shd w:val="clear" w:color="auto" w:fill="auto"/>
          </w:tcPr>
          <w:p w14:paraId="1E6801DB" w14:textId="77777777" w:rsidR="00E72840" w:rsidRPr="00C00237" w:rsidRDefault="00E72840" w:rsidP="00051594">
            <w:pPr>
              <w:tabs>
                <w:tab w:val="left" w:pos="3261"/>
              </w:tabs>
              <w:spacing w:line="360" w:lineRule="exact"/>
              <w:jc w:val="right"/>
              <w:rPr>
                <w:ins w:id="52" w:author="蔡咏霖" w:date="2025-02-06T09:30:00Z"/>
                <w:rFonts w:eastAsia="標楷體"/>
                <w:szCs w:val="24"/>
              </w:rPr>
            </w:pPr>
            <w:ins w:id="53" w:author="蔡咏霖" w:date="2025-02-06T09:30:00Z">
              <w:r w:rsidRPr="00C00237">
                <w:rPr>
                  <w:rFonts w:eastAsia="標楷體"/>
                  <w:szCs w:val="24"/>
                </w:rPr>
                <w:t>129,548</w:t>
              </w:r>
            </w:ins>
          </w:p>
        </w:tc>
        <w:tc>
          <w:tcPr>
            <w:tcW w:w="1765" w:type="dxa"/>
            <w:shd w:val="clear" w:color="auto" w:fill="auto"/>
          </w:tcPr>
          <w:p w14:paraId="171BE0FD" w14:textId="77777777" w:rsidR="00E72840" w:rsidRPr="00C00237" w:rsidRDefault="00E72840" w:rsidP="00051594">
            <w:pPr>
              <w:tabs>
                <w:tab w:val="left" w:pos="3261"/>
              </w:tabs>
              <w:spacing w:line="360" w:lineRule="exact"/>
              <w:jc w:val="both"/>
              <w:rPr>
                <w:ins w:id="54" w:author="蔡咏霖" w:date="2025-02-06T09:30:00Z"/>
                <w:rFonts w:eastAsia="標楷體"/>
                <w:szCs w:val="24"/>
              </w:rPr>
            </w:pPr>
            <w:ins w:id="55" w:author="蔡咏霖" w:date="2025-02-06T09:30:00Z">
              <w:r w:rsidRPr="00C00237">
                <w:rPr>
                  <w:rFonts w:eastAsia="標楷體" w:hint="eastAsia"/>
                  <w:szCs w:val="24"/>
                </w:rPr>
                <w:t>統一超商股份有限公司</w:t>
              </w:r>
            </w:ins>
          </w:p>
        </w:tc>
      </w:tr>
      <w:tr w:rsidR="00E72840" w:rsidRPr="00C00237" w14:paraId="4D149C28" w14:textId="77777777" w:rsidTr="00051594">
        <w:trPr>
          <w:ins w:id="56" w:author="蔡咏霖" w:date="2025-02-06T09:30:00Z"/>
        </w:trPr>
        <w:tc>
          <w:tcPr>
            <w:tcW w:w="421" w:type="dxa"/>
          </w:tcPr>
          <w:p w14:paraId="5A76E078" w14:textId="77777777" w:rsidR="00E72840" w:rsidRPr="00C00237" w:rsidRDefault="00E72840" w:rsidP="00B213FE">
            <w:pPr>
              <w:pStyle w:val="aff9"/>
              <w:numPr>
                <w:ilvl w:val="0"/>
                <w:numId w:val="17"/>
              </w:numPr>
              <w:tabs>
                <w:tab w:val="left" w:pos="3261"/>
              </w:tabs>
              <w:spacing w:line="360" w:lineRule="exact"/>
              <w:ind w:leftChars="0" w:rightChars="-50" w:right="-120"/>
              <w:jc w:val="center"/>
              <w:rPr>
                <w:rFonts w:eastAsia="標楷體"/>
              </w:rPr>
            </w:pPr>
          </w:p>
        </w:tc>
        <w:tc>
          <w:tcPr>
            <w:tcW w:w="1554" w:type="dxa"/>
            <w:shd w:val="clear" w:color="auto" w:fill="auto"/>
          </w:tcPr>
          <w:p w14:paraId="1D8E4AF1" w14:textId="77777777" w:rsidR="00E72840" w:rsidRPr="00C00237" w:rsidRDefault="00E72840" w:rsidP="00051594">
            <w:pPr>
              <w:tabs>
                <w:tab w:val="left" w:pos="3261"/>
              </w:tabs>
              <w:spacing w:line="360" w:lineRule="exact"/>
              <w:ind w:leftChars="-50" w:left="-120" w:rightChars="-50" w:right="-120"/>
              <w:jc w:val="center"/>
              <w:rPr>
                <w:ins w:id="57" w:author="蔡咏霖" w:date="2025-02-06T09:30:00Z"/>
                <w:rFonts w:eastAsia="標楷體"/>
                <w:szCs w:val="24"/>
              </w:rPr>
            </w:pPr>
            <w:ins w:id="58" w:author="蔡咏霖" w:date="2025-02-06T09:30:00Z">
              <w:r w:rsidRPr="00C00237">
                <w:rPr>
                  <w:rFonts w:eastAsia="標楷體"/>
                  <w:szCs w:val="24"/>
                </w:rPr>
                <w:t>T11402000041</w:t>
              </w:r>
            </w:ins>
          </w:p>
        </w:tc>
        <w:tc>
          <w:tcPr>
            <w:tcW w:w="2273" w:type="dxa"/>
            <w:shd w:val="clear" w:color="auto" w:fill="auto"/>
          </w:tcPr>
          <w:p w14:paraId="76DDAFE0" w14:textId="77777777" w:rsidR="00E72840" w:rsidRPr="00C00237" w:rsidRDefault="00E72840" w:rsidP="00051594">
            <w:pPr>
              <w:tabs>
                <w:tab w:val="left" w:pos="3261"/>
              </w:tabs>
              <w:spacing w:line="360" w:lineRule="exact"/>
              <w:ind w:leftChars="-50" w:left="-120" w:rightChars="-50" w:right="-120"/>
              <w:rPr>
                <w:ins w:id="59" w:author="蔡咏霖" w:date="2025-02-06T09:30:00Z"/>
                <w:rFonts w:eastAsia="標楷體"/>
                <w:szCs w:val="24"/>
              </w:rPr>
            </w:pPr>
            <w:ins w:id="60" w:author="蔡咏霖" w:date="2025-02-06T09:30:00Z">
              <w:r w:rsidRPr="00C00237">
                <w:rPr>
                  <w:rFonts w:eastAsia="標楷體" w:hint="eastAsia"/>
                  <w:szCs w:val="24"/>
                </w:rPr>
                <w:t>個人電腦及顯示器各</w:t>
              </w:r>
              <w:r w:rsidRPr="00C00237">
                <w:rPr>
                  <w:rFonts w:eastAsia="標楷體" w:hint="eastAsia"/>
                  <w:szCs w:val="24"/>
                </w:rPr>
                <w:t>2</w:t>
              </w:r>
              <w:r w:rsidRPr="00C00237">
                <w:rPr>
                  <w:rFonts w:eastAsia="標楷體" w:hint="eastAsia"/>
                  <w:szCs w:val="24"/>
                </w:rPr>
                <w:t>台</w:t>
              </w:r>
            </w:ins>
          </w:p>
        </w:tc>
        <w:tc>
          <w:tcPr>
            <w:tcW w:w="992" w:type="dxa"/>
            <w:shd w:val="clear" w:color="auto" w:fill="auto"/>
          </w:tcPr>
          <w:p w14:paraId="31B12AA6" w14:textId="77777777" w:rsidR="00E72840" w:rsidRPr="00C00237" w:rsidRDefault="00E72840" w:rsidP="00051594">
            <w:pPr>
              <w:tabs>
                <w:tab w:val="left" w:pos="3261"/>
              </w:tabs>
              <w:spacing w:line="360" w:lineRule="exact"/>
              <w:jc w:val="both"/>
              <w:rPr>
                <w:ins w:id="61" w:author="蔡咏霖" w:date="2025-02-06T09:30:00Z"/>
                <w:rFonts w:eastAsia="標楷體"/>
                <w:szCs w:val="24"/>
              </w:rPr>
            </w:pPr>
            <w:ins w:id="62" w:author="蔡咏霖" w:date="2025-02-06T09:30:00Z">
              <w:r w:rsidRPr="00C00237">
                <w:rPr>
                  <w:rFonts w:eastAsia="標楷體" w:hint="eastAsia"/>
                  <w:szCs w:val="24"/>
                </w:rPr>
                <w:t>展示組</w:t>
              </w:r>
            </w:ins>
          </w:p>
        </w:tc>
        <w:tc>
          <w:tcPr>
            <w:tcW w:w="1419" w:type="dxa"/>
            <w:shd w:val="clear" w:color="auto" w:fill="auto"/>
          </w:tcPr>
          <w:p w14:paraId="74BDE8F6" w14:textId="77777777" w:rsidR="00E72840" w:rsidRPr="00C00237" w:rsidRDefault="00E72840" w:rsidP="00051594">
            <w:pPr>
              <w:tabs>
                <w:tab w:val="left" w:pos="3261"/>
              </w:tabs>
              <w:spacing w:line="360" w:lineRule="exact"/>
              <w:jc w:val="both"/>
              <w:rPr>
                <w:ins w:id="63" w:author="蔡咏霖" w:date="2025-02-06T09:30:00Z"/>
                <w:rFonts w:eastAsia="標楷體"/>
                <w:szCs w:val="24"/>
              </w:rPr>
            </w:pPr>
            <w:ins w:id="64" w:author="蔡咏霖" w:date="2025-02-06T09:30:00Z">
              <w:r w:rsidRPr="00C00237">
                <w:rPr>
                  <w:rFonts w:eastAsia="標楷體" w:hint="eastAsia"/>
                  <w:szCs w:val="24"/>
                </w:rPr>
                <w:t>會辦本室，簽核中。</w:t>
              </w:r>
            </w:ins>
          </w:p>
        </w:tc>
        <w:tc>
          <w:tcPr>
            <w:tcW w:w="1210" w:type="dxa"/>
            <w:shd w:val="clear" w:color="auto" w:fill="auto"/>
          </w:tcPr>
          <w:p w14:paraId="349F0A39" w14:textId="77777777" w:rsidR="00E72840" w:rsidRPr="00C00237" w:rsidRDefault="00E72840" w:rsidP="00051594">
            <w:pPr>
              <w:tabs>
                <w:tab w:val="left" w:pos="3261"/>
              </w:tabs>
              <w:spacing w:line="360" w:lineRule="exact"/>
              <w:jc w:val="right"/>
              <w:rPr>
                <w:ins w:id="65" w:author="蔡咏霖" w:date="2025-02-06T09:30:00Z"/>
                <w:rFonts w:eastAsia="標楷體"/>
                <w:szCs w:val="24"/>
              </w:rPr>
            </w:pPr>
            <w:ins w:id="66" w:author="蔡咏霖" w:date="2025-02-06T09:30:00Z">
              <w:r w:rsidRPr="00C00237">
                <w:rPr>
                  <w:rFonts w:eastAsia="標楷體" w:hint="eastAsia"/>
                  <w:szCs w:val="24"/>
                </w:rPr>
                <w:t>54,952</w:t>
              </w:r>
            </w:ins>
          </w:p>
        </w:tc>
        <w:tc>
          <w:tcPr>
            <w:tcW w:w="1765" w:type="dxa"/>
            <w:shd w:val="clear" w:color="auto" w:fill="auto"/>
          </w:tcPr>
          <w:p w14:paraId="5457F310" w14:textId="77777777" w:rsidR="00E72840" w:rsidRPr="00C00237" w:rsidRDefault="00E72840" w:rsidP="00051594">
            <w:pPr>
              <w:tabs>
                <w:tab w:val="left" w:pos="3261"/>
              </w:tabs>
              <w:spacing w:line="360" w:lineRule="exact"/>
              <w:jc w:val="both"/>
              <w:rPr>
                <w:ins w:id="67" w:author="蔡咏霖" w:date="2025-02-06T09:30:00Z"/>
                <w:rFonts w:eastAsia="標楷體"/>
                <w:szCs w:val="24"/>
              </w:rPr>
            </w:pPr>
            <w:ins w:id="68" w:author="蔡咏霖" w:date="2025-02-06T09:30:00Z">
              <w:r w:rsidRPr="00C00237">
                <w:rPr>
                  <w:rFonts w:eastAsia="標楷體" w:hint="eastAsia"/>
                  <w:szCs w:val="24"/>
                </w:rPr>
                <w:t>韋昕科技有限公司</w:t>
              </w:r>
            </w:ins>
          </w:p>
        </w:tc>
      </w:tr>
      <w:tr w:rsidR="00E72840" w:rsidRPr="00C00237" w14:paraId="12C4FB6E" w14:textId="77777777" w:rsidTr="00051594">
        <w:trPr>
          <w:ins w:id="69" w:author="蔡咏霖" w:date="2025-02-06T09:30:00Z"/>
        </w:trPr>
        <w:tc>
          <w:tcPr>
            <w:tcW w:w="421" w:type="dxa"/>
          </w:tcPr>
          <w:p w14:paraId="2AB7813A" w14:textId="77777777" w:rsidR="00E72840" w:rsidRPr="00C00237" w:rsidRDefault="00E72840" w:rsidP="00B213FE">
            <w:pPr>
              <w:pStyle w:val="aff9"/>
              <w:numPr>
                <w:ilvl w:val="0"/>
                <w:numId w:val="17"/>
              </w:numPr>
              <w:tabs>
                <w:tab w:val="left" w:pos="3261"/>
              </w:tabs>
              <w:spacing w:line="360" w:lineRule="exact"/>
              <w:ind w:leftChars="0" w:rightChars="-50" w:right="-120"/>
              <w:jc w:val="center"/>
              <w:rPr>
                <w:rFonts w:eastAsia="標楷體"/>
              </w:rPr>
            </w:pPr>
          </w:p>
        </w:tc>
        <w:tc>
          <w:tcPr>
            <w:tcW w:w="1554" w:type="dxa"/>
          </w:tcPr>
          <w:p w14:paraId="5CE5479D" w14:textId="77777777" w:rsidR="00E72840" w:rsidRPr="00C00237" w:rsidRDefault="00E72840" w:rsidP="00051594">
            <w:pPr>
              <w:tabs>
                <w:tab w:val="left" w:pos="3261"/>
              </w:tabs>
              <w:spacing w:line="360" w:lineRule="exact"/>
              <w:ind w:leftChars="-50" w:left="-120" w:rightChars="-50" w:right="-120"/>
              <w:jc w:val="center"/>
              <w:rPr>
                <w:ins w:id="70" w:author="蔡咏霖" w:date="2025-02-06T09:30:00Z"/>
                <w:rFonts w:eastAsia="標楷體"/>
                <w:szCs w:val="24"/>
              </w:rPr>
            </w:pPr>
            <w:ins w:id="71" w:author="蔡咏霖" w:date="2025-02-06T09:30:00Z">
              <w:r w:rsidRPr="00C00237">
                <w:rPr>
                  <w:rFonts w:eastAsia="標楷體"/>
                  <w:szCs w:val="24"/>
                </w:rPr>
                <w:t>T11401070031</w:t>
              </w:r>
            </w:ins>
          </w:p>
        </w:tc>
        <w:tc>
          <w:tcPr>
            <w:tcW w:w="2273" w:type="dxa"/>
          </w:tcPr>
          <w:p w14:paraId="62F93F0E" w14:textId="77777777" w:rsidR="00E72840" w:rsidRPr="00C00237" w:rsidRDefault="00E72840" w:rsidP="00051594">
            <w:pPr>
              <w:tabs>
                <w:tab w:val="left" w:pos="3261"/>
              </w:tabs>
              <w:spacing w:line="360" w:lineRule="exact"/>
              <w:ind w:leftChars="-50" w:left="-120" w:rightChars="-50" w:right="-120"/>
              <w:rPr>
                <w:ins w:id="72" w:author="蔡咏霖" w:date="2025-02-06T09:30:00Z"/>
                <w:rFonts w:eastAsia="標楷體"/>
                <w:szCs w:val="24"/>
              </w:rPr>
            </w:pPr>
            <w:ins w:id="73" w:author="蔡咏霖" w:date="2025-02-06T09:30:00Z">
              <w:r w:rsidRPr="00C00237">
                <w:rPr>
                  <w:rFonts w:eastAsia="標楷體" w:hint="eastAsia"/>
                  <w:szCs w:val="24"/>
                </w:rPr>
                <w:t>資安行事曆與風險管理工具各</w:t>
              </w:r>
              <w:r w:rsidRPr="00C00237">
                <w:rPr>
                  <w:rFonts w:eastAsia="標楷體" w:hint="eastAsia"/>
                  <w:szCs w:val="24"/>
                </w:rPr>
                <w:t>1</w:t>
              </w:r>
              <w:r w:rsidRPr="00C00237">
                <w:rPr>
                  <w:rFonts w:eastAsia="標楷體" w:hint="eastAsia"/>
                  <w:szCs w:val="24"/>
                </w:rPr>
                <w:t>式</w:t>
              </w:r>
            </w:ins>
          </w:p>
        </w:tc>
        <w:tc>
          <w:tcPr>
            <w:tcW w:w="992" w:type="dxa"/>
          </w:tcPr>
          <w:p w14:paraId="0EF4E0F1" w14:textId="77777777" w:rsidR="00E72840" w:rsidRPr="00C00237" w:rsidRDefault="00E72840" w:rsidP="00051594">
            <w:pPr>
              <w:tabs>
                <w:tab w:val="left" w:pos="3261"/>
              </w:tabs>
              <w:spacing w:line="360" w:lineRule="exact"/>
              <w:jc w:val="both"/>
              <w:rPr>
                <w:ins w:id="74" w:author="蔡咏霖" w:date="2025-02-06T09:30:00Z"/>
                <w:rFonts w:eastAsia="標楷體"/>
                <w:szCs w:val="24"/>
              </w:rPr>
            </w:pPr>
            <w:ins w:id="75" w:author="蔡咏霖" w:date="2025-02-06T09:30:00Z">
              <w:r w:rsidRPr="00C00237">
                <w:rPr>
                  <w:rFonts w:eastAsia="標楷體" w:hint="eastAsia"/>
                  <w:szCs w:val="24"/>
                </w:rPr>
                <w:t>資訊小組</w:t>
              </w:r>
            </w:ins>
          </w:p>
        </w:tc>
        <w:tc>
          <w:tcPr>
            <w:tcW w:w="1419" w:type="dxa"/>
          </w:tcPr>
          <w:p w14:paraId="636643C2" w14:textId="77777777" w:rsidR="00E72840" w:rsidRPr="00C00237" w:rsidRDefault="00E72840" w:rsidP="00051594">
            <w:pPr>
              <w:tabs>
                <w:tab w:val="left" w:pos="3261"/>
              </w:tabs>
              <w:spacing w:line="360" w:lineRule="exact"/>
              <w:jc w:val="both"/>
              <w:rPr>
                <w:ins w:id="76" w:author="蔡咏霖" w:date="2025-02-06T09:30:00Z"/>
                <w:rFonts w:eastAsia="標楷體"/>
                <w:szCs w:val="24"/>
              </w:rPr>
            </w:pPr>
            <w:ins w:id="77" w:author="蔡咏霖" w:date="2025-02-06T09:30:00Z">
              <w:r w:rsidRPr="00C00237">
                <w:rPr>
                  <w:rFonts w:eastAsia="標楷體" w:hint="eastAsia"/>
                  <w:szCs w:val="24"/>
                </w:rPr>
                <w:t>會辦本室，簽核中。</w:t>
              </w:r>
            </w:ins>
          </w:p>
        </w:tc>
        <w:tc>
          <w:tcPr>
            <w:tcW w:w="1210" w:type="dxa"/>
          </w:tcPr>
          <w:p w14:paraId="65424AE2" w14:textId="77777777" w:rsidR="00E72840" w:rsidRPr="00C00237" w:rsidRDefault="00E72840" w:rsidP="00051594">
            <w:pPr>
              <w:tabs>
                <w:tab w:val="left" w:pos="3261"/>
              </w:tabs>
              <w:spacing w:line="360" w:lineRule="exact"/>
              <w:jc w:val="right"/>
              <w:rPr>
                <w:ins w:id="78" w:author="蔡咏霖" w:date="2025-02-06T09:30:00Z"/>
                <w:rFonts w:eastAsia="標楷體"/>
                <w:szCs w:val="24"/>
              </w:rPr>
            </w:pPr>
            <w:ins w:id="79" w:author="蔡咏霖" w:date="2025-02-06T09:30:00Z">
              <w:r w:rsidRPr="00C00237">
                <w:rPr>
                  <w:rFonts w:eastAsia="標楷體" w:hint="eastAsia"/>
                  <w:szCs w:val="24"/>
                </w:rPr>
                <w:t>570</w:t>
              </w:r>
              <w:r w:rsidRPr="00C00237">
                <w:rPr>
                  <w:rFonts w:eastAsia="標楷體"/>
                  <w:szCs w:val="24"/>
                </w:rPr>
                <w:t>,</w:t>
              </w:r>
              <w:r w:rsidRPr="00C00237">
                <w:rPr>
                  <w:rFonts w:eastAsia="標楷體" w:hint="eastAsia"/>
                  <w:szCs w:val="24"/>
                </w:rPr>
                <w:t>000</w:t>
              </w:r>
            </w:ins>
          </w:p>
        </w:tc>
        <w:tc>
          <w:tcPr>
            <w:tcW w:w="1765" w:type="dxa"/>
          </w:tcPr>
          <w:p w14:paraId="3B3F9F09" w14:textId="77777777" w:rsidR="00E72840" w:rsidRPr="00C00237" w:rsidRDefault="00E72840" w:rsidP="00051594">
            <w:pPr>
              <w:tabs>
                <w:tab w:val="left" w:pos="3261"/>
              </w:tabs>
              <w:spacing w:line="360" w:lineRule="exact"/>
              <w:jc w:val="both"/>
              <w:rPr>
                <w:ins w:id="80" w:author="蔡咏霖" w:date="2025-02-06T09:30:00Z"/>
                <w:rFonts w:eastAsia="標楷體"/>
                <w:szCs w:val="24"/>
              </w:rPr>
            </w:pPr>
            <w:ins w:id="81" w:author="蔡咏霖" w:date="2025-02-06T09:30:00Z">
              <w:r w:rsidRPr="00C00237">
                <w:rPr>
                  <w:rFonts w:eastAsia="標楷體" w:hint="eastAsia"/>
                  <w:szCs w:val="24"/>
                </w:rPr>
                <w:t>創逸科技服務有限公司</w:t>
              </w:r>
            </w:ins>
          </w:p>
        </w:tc>
      </w:tr>
    </w:tbl>
    <w:p w14:paraId="29EE78AA" w14:textId="77777777" w:rsidR="00E72840" w:rsidRDefault="00E72840" w:rsidP="00E72840">
      <w:pPr>
        <w:rPr>
          <w:rFonts w:eastAsia="標楷體"/>
          <w:szCs w:val="22"/>
        </w:rPr>
      </w:pPr>
    </w:p>
    <w:tbl>
      <w:tblPr>
        <w:tblStyle w:val="aa"/>
        <w:tblW w:w="9684" w:type="dxa"/>
        <w:tblLook w:val="04A0" w:firstRow="1" w:lastRow="0" w:firstColumn="1" w:lastColumn="0" w:noHBand="0" w:noVBand="1"/>
      </w:tblPr>
      <w:tblGrid>
        <w:gridCol w:w="421"/>
        <w:gridCol w:w="1701"/>
        <w:gridCol w:w="1984"/>
        <w:gridCol w:w="992"/>
        <w:gridCol w:w="1985"/>
        <w:gridCol w:w="1299"/>
        <w:gridCol w:w="1302"/>
      </w:tblGrid>
      <w:tr w:rsidR="00E72840" w:rsidRPr="00C00237" w14:paraId="278A288C" w14:textId="77777777" w:rsidTr="00051594">
        <w:trPr>
          <w:tblHeader/>
        </w:trPr>
        <w:tc>
          <w:tcPr>
            <w:tcW w:w="9684" w:type="dxa"/>
            <w:gridSpan w:val="7"/>
            <w:shd w:val="clear" w:color="auto" w:fill="FFFF00"/>
          </w:tcPr>
          <w:p w14:paraId="3C97D319" w14:textId="77777777" w:rsidR="00E72840" w:rsidRPr="00783288" w:rsidRDefault="00E72840" w:rsidP="00051594">
            <w:pPr>
              <w:tabs>
                <w:tab w:val="left" w:pos="3261"/>
              </w:tabs>
              <w:spacing w:line="360" w:lineRule="exact"/>
              <w:jc w:val="center"/>
              <w:rPr>
                <w:rFonts w:eastAsia="標楷體"/>
                <w:b/>
                <w:bCs/>
                <w:szCs w:val="24"/>
              </w:rPr>
            </w:pPr>
            <w:r w:rsidRPr="00783288">
              <w:rPr>
                <w:rFonts w:eastAsia="標楷體" w:hint="eastAsia"/>
                <w:b/>
                <w:bCs/>
              </w:rPr>
              <w:t>附</w:t>
            </w:r>
            <w:ins w:id="82" w:author="蔡咏霖" w:date="2025-02-06T09:30:00Z">
              <w:r w:rsidRPr="00783288">
                <w:rPr>
                  <w:rFonts w:eastAsia="標楷體" w:hint="eastAsia"/>
                  <w:b/>
                  <w:bCs/>
                </w:rPr>
                <w:t>表</w:t>
              </w:r>
              <w:r w:rsidRPr="00783288">
                <w:rPr>
                  <w:rFonts w:eastAsia="標楷體" w:hint="eastAsia"/>
                  <w:b/>
                  <w:bCs/>
                </w:rPr>
                <w:t>5</w:t>
              </w:r>
            </w:ins>
            <w:r w:rsidRPr="00783288">
              <w:rPr>
                <w:rFonts w:eastAsia="標楷體"/>
                <w:b/>
                <w:bCs/>
              </w:rPr>
              <w:t>-</w:t>
            </w:r>
            <w:ins w:id="83" w:author="蔡咏霖" w:date="2025-02-06T09:30:00Z">
              <w:r w:rsidRPr="00783288">
                <w:rPr>
                  <w:rFonts w:eastAsia="標楷體" w:hint="eastAsia"/>
                  <w:b/>
                  <w:bCs/>
                </w:rPr>
                <w:t>綠色採購案</w:t>
              </w:r>
            </w:ins>
          </w:p>
        </w:tc>
      </w:tr>
      <w:tr w:rsidR="00E72840" w:rsidRPr="00C00237" w14:paraId="562649D4" w14:textId="77777777" w:rsidTr="00051594">
        <w:trPr>
          <w:tblHeader/>
          <w:ins w:id="84" w:author="蔡咏霖" w:date="2025-02-06T09:30:00Z"/>
        </w:trPr>
        <w:tc>
          <w:tcPr>
            <w:tcW w:w="421" w:type="dxa"/>
            <w:shd w:val="clear" w:color="auto" w:fill="EEECE1" w:themeFill="background2"/>
          </w:tcPr>
          <w:p w14:paraId="7A423AC1"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p>
        </w:tc>
        <w:tc>
          <w:tcPr>
            <w:tcW w:w="1701" w:type="dxa"/>
            <w:shd w:val="clear" w:color="auto" w:fill="EEECE1" w:themeFill="background2"/>
          </w:tcPr>
          <w:p w14:paraId="59D4EB48" w14:textId="77777777" w:rsidR="00E72840" w:rsidRPr="00C00237" w:rsidRDefault="00E72840" w:rsidP="00051594">
            <w:pPr>
              <w:tabs>
                <w:tab w:val="left" w:pos="3261"/>
              </w:tabs>
              <w:spacing w:line="360" w:lineRule="exact"/>
              <w:ind w:leftChars="-50" w:left="-120" w:rightChars="-50" w:right="-120"/>
              <w:jc w:val="center"/>
              <w:rPr>
                <w:ins w:id="85" w:author="蔡咏霖" w:date="2025-02-06T09:30:00Z"/>
                <w:rFonts w:eastAsia="標楷體"/>
                <w:szCs w:val="24"/>
              </w:rPr>
            </w:pPr>
            <w:ins w:id="86" w:author="蔡咏霖" w:date="2025-02-06T09:30:00Z">
              <w:r w:rsidRPr="00C00237">
                <w:rPr>
                  <w:rFonts w:eastAsia="標楷體" w:hint="eastAsia"/>
                  <w:szCs w:val="24"/>
                </w:rPr>
                <w:t>採購案號</w:t>
              </w:r>
            </w:ins>
          </w:p>
        </w:tc>
        <w:tc>
          <w:tcPr>
            <w:tcW w:w="1984" w:type="dxa"/>
            <w:shd w:val="clear" w:color="auto" w:fill="EEECE1" w:themeFill="background2"/>
          </w:tcPr>
          <w:p w14:paraId="58531C05" w14:textId="77777777" w:rsidR="00E72840" w:rsidRPr="00C00237" w:rsidRDefault="00E72840" w:rsidP="00051594">
            <w:pPr>
              <w:tabs>
                <w:tab w:val="left" w:pos="3261"/>
              </w:tabs>
              <w:spacing w:line="360" w:lineRule="exact"/>
              <w:ind w:leftChars="-50" w:left="-120" w:rightChars="-50" w:right="-120"/>
              <w:jc w:val="center"/>
              <w:rPr>
                <w:ins w:id="87" w:author="蔡咏霖" w:date="2025-02-06T09:30:00Z"/>
                <w:rFonts w:eastAsia="標楷體"/>
                <w:szCs w:val="24"/>
              </w:rPr>
            </w:pPr>
            <w:ins w:id="88" w:author="蔡咏霖" w:date="2025-02-06T09:30:00Z">
              <w:r w:rsidRPr="00C00237">
                <w:rPr>
                  <w:rFonts w:eastAsia="標楷體" w:hint="eastAsia"/>
                </w:rPr>
                <w:t>採購案</w:t>
              </w:r>
              <w:r w:rsidRPr="00C00237">
                <w:rPr>
                  <w:rFonts w:eastAsia="標楷體" w:hint="eastAsia"/>
                  <w:szCs w:val="24"/>
                </w:rPr>
                <w:t>名稱</w:t>
              </w:r>
            </w:ins>
          </w:p>
        </w:tc>
        <w:tc>
          <w:tcPr>
            <w:tcW w:w="992" w:type="dxa"/>
            <w:shd w:val="clear" w:color="auto" w:fill="EEECE1" w:themeFill="background2"/>
          </w:tcPr>
          <w:p w14:paraId="0766D71E" w14:textId="77777777" w:rsidR="00E72840" w:rsidRPr="00C00237" w:rsidRDefault="00E72840" w:rsidP="00051594">
            <w:pPr>
              <w:tabs>
                <w:tab w:val="left" w:pos="3261"/>
              </w:tabs>
              <w:spacing w:line="360" w:lineRule="exact"/>
              <w:ind w:leftChars="-50" w:left="-120" w:rightChars="-50" w:right="-120"/>
              <w:jc w:val="center"/>
              <w:rPr>
                <w:ins w:id="89" w:author="蔡咏霖" w:date="2025-02-06T09:30:00Z"/>
                <w:rFonts w:eastAsia="標楷體"/>
                <w:szCs w:val="24"/>
              </w:rPr>
            </w:pPr>
            <w:ins w:id="90" w:author="蔡咏霖" w:date="2025-02-06T09:30:00Z">
              <w:r w:rsidRPr="00C00237">
                <w:rPr>
                  <w:rFonts w:eastAsia="標楷體" w:hint="eastAsia"/>
                  <w:szCs w:val="24"/>
                </w:rPr>
                <w:t>申購組室</w:t>
              </w:r>
            </w:ins>
          </w:p>
        </w:tc>
        <w:tc>
          <w:tcPr>
            <w:tcW w:w="1985" w:type="dxa"/>
            <w:shd w:val="clear" w:color="auto" w:fill="EEECE1" w:themeFill="background2"/>
          </w:tcPr>
          <w:p w14:paraId="0F575193" w14:textId="77777777" w:rsidR="00E72840" w:rsidRPr="00C00237" w:rsidRDefault="00E72840" w:rsidP="00051594">
            <w:pPr>
              <w:tabs>
                <w:tab w:val="left" w:pos="3261"/>
              </w:tabs>
              <w:spacing w:line="360" w:lineRule="exact"/>
              <w:jc w:val="center"/>
              <w:rPr>
                <w:ins w:id="91" w:author="蔡咏霖" w:date="2025-02-06T09:30:00Z"/>
                <w:rFonts w:eastAsia="標楷體"/>
                <w:szCs w:val="24"/>
              </w:rPr>
            </w:pPr>
            <w:ins w:id="92" w:author="蔡咏霖" w:date="2025-02-06T09:30:00Z">
              <w:r w:rsidRPr="00C00237">
                <w:rPr>
                  <w:rFonts w:eastAsia="標楷體" w:hint="eastAsia"/>
                  <w:szCs w:val="24"/>
                </w:rPr>
                <w:t>本室辦理情形</w:t>
              </w:r>
            </w:ins>
          </w:p>
        </w:tc>
        <w:tc>
          <w:tcPr>
            <w:tcW w:w="1299" w:type="dxa"/>
            <w:shd w:val="clear" w:color="auto" w:fill="EEECE1" w:themeFill="background2"/>
          </w:tcPr>
          <w:p w14:paraId="23E1264E" w14:textId="77777777" w:rsidR="00E72840" w:rsidRPr="00C00237" w:rsidRDefault="00E72840" w:rsidP="00051594">
            <w:pPr>
              <w:tabs>
                <w:tab w:val="left" w:pos="3261"/>
              </w:tabs>
              <w:spacing w:line="360" w:lineRule="exact"/>
              <w:jc w:val="center"/>
              <w:rPr>
                <w:ins w:id="93" w:author="蔡咏霖" w:date="2025-02-06T09:30:00Z"/>
                <w:rFonts w:eastAsia="標楷體"/>
                <w:szCs w:val="24"/>
              </w:rPr>
            </w:pPr>
            <w:ins w:id="94" w:author="蔡咏霖" w:date="2025-02-06T09:30:00Z">
              <w:r w:rsidRPr="00C00237">
                <w:rPr>
                  <w:rFonts w:eastAsia="標楷體" w:hint="eastAsia"/>
                  <w:szCs w:val="24"/>
                </w:rPr>
                <w:t>申購金額</w:t>
              </w:r>
            </w:ins>
          </w:p>
        </w:tc>
        <w:tc>
          <w:tcPr>
            <w:tcW w:w="1298" w:type="dxa"/>
            <w:shd w:val="clear" w:color="auto" w:fill="EEECE1" w:themeFill="background2"/>
          </w:tcPr>
          <w:p w14:paraId="0F875721" w14:textId="77777777" w:rsidR="00E72840" w:rsidRPr="00C00237" w:rsidRDefault="00E72840" w:rsidP="00051594">
            <w:pPr>
              <w:tabs>
                <w:tab w:val="left" w:pos="3261"/>
              </w:tabs>
              <w:spacing w:line="360" w:lineRule="exact"/>
              <w:jc w:val="both"/>
              <w:rPr>
                <w:ins w:id="95" w:author="蔡咏霖" w:date="2025-02-06T09:30:00Z"/>
                <w:rFonts w:eastAsia="標楷體"/>
                <w:szCs w:val="24"/>
              </w:rPr>
            </w:pPr>
            <w:ins w:id="96" w:author="蔡咏霖" w:date="2025-02-06T09:30:00Z">
              <w:r w:rsidRPr="00C00237">
                <w:rPr>
                  <w:rFonts w:eastAsia="標楷體" w:hint="eastAsia"/>
                  <w:szCs w:val="24"/>
                </w:rPr>
                <w:t>承作廠商</w:t>
              </w:r>
            </w:ins>
          </w:p>
        </w:tc>
      </w:tr>
      <w:tr w:rsidR="00E72840" w:rsidRPr="00C00237" w14:paraId="20D9C35E" w14:textId="77777777" w:rsidTr="00051594">
        <w:trPr>
          <w:ins w:id="97" w:author="蔡咏霖" w:date="2025-02-06T09:30:00Z"/>
        </w:trPr>
        <w:tc>
          <w:tcPr>
            <w:tcW w:w="421" w:type="dxa"/>
          </w:tcPr>
          <w:p w14:paraId="15EB36BD" w14:textId="77777777" w:rsidR="00E72840" w:rsidRPr="00C00237" w:rsidRDefault="00E72840" w:rsidP="00B213FE">
            <w:pPr>
              <w:pStyle w:val="aff9"/>
              <w:numPr>
                <w:ilvl w:val="0"/>
                <w:numId w:val="18"/>
              </w:numPr>
              <w:tabs>
                <w:tab w:val="left" w:pos="3261"/>
              </w:tabs>
              <w:spacing w:line="360" w:lineRule="exact"/>
              <w:ind w:leftChars="0" w:rightChars="-50" w:right="-120"/>
              <w:jc w:val="center"/>
              <w:rPr>
                <w:rFonts w:eastAsia="標楷體"/>
              </w:rPr>
            </w:pPr>
          </w:p>
        </w:tc>
        <w:tc>
          <w:tcPr>
            <w:tcW w:w="1701" w:type="dxa"/>
            <w:shd w:val="clear" w:color="auto" w:fill="auto"/>
          </w:tcPr>
          <w:p w14:paraId="7B9FB9A3" w14:textId="77777777" w:rsidR="00E72840" w:rsidRPr="00C00237" w:rsidRDefault="00E72840" w:rsidP="00051594">
            <w:pPr>
              <w:tabs>
                <w:tab w:val="left" w:pos="3261"/>
              </w:tabs>
              <w:spacing w:line="360" w:lineRule="exact"/>
              <w:ind w:leftChars="-50" w:left="-120" w:rightChars="-50" w:right="-120"/>
              <w:jc w:val="center"/>
              <w:rPr>
                <w:ins w:id="98" w:author="蔡咏霖" w:date="2025-02-06T09:30:00Z"/>
                <w:rFonts w:eastAsia="標楷體"/>
                <w:szCs w:val="24"/>
              </w:rPr>
            </w:pPr>
            <w:ins w:id="99" w:author="蔡咏霖" w:date="2025-02-06T09:30:00Z">
              <w:r w:rsidRPr="00C00237">
                <w:rPr>
                  <w:rFonts w:eastAsia="標楷體"/>
                  <w:szCs w:val="24"/>
                </w:rPr>
                <w:t>T11402000041</w:t>
              </w:r>
            </w:ins>
          </w:p>
        </w:tc>
        <w:tc>
          <w:tcPr>
            <w:tcW w:w="1984" w:type="dxa"/>
            <w:shd w:val="clear" w:color="auto" w:fill="auto"/>
          </w:tcPr>
          <w:p w14:paraId="39A19F45" w14:textId="77777777" w:rsidR="00E72840" w:rsidRPr="00C00237" w:rsidRDefault="00E72840" w:rsidP="00051594">
            <w:pPr>
              <w:tabs>
                <w:tab w:val="left" w:pos="3261"/>
              </w:tabs>
              <w:spacing w:line="360" w:lineRule="exact"/>
              <w:ind w:leftChars="-50" w:left="-120" w:rightChars="-50" w:right="-120"/>
              <w:rPr>
                <w:ins w:id="100" w:author="蔡咏霖" w:date="2025-02-06T09:30:00Z"/>
                <w:rFonts w:eastAsia="標楷體"/>
                <w:szCs w:val="24"/>
              </w:rPr>
            </w:pPr>
            <w:ins w:id="101" w:author="蔡咏霖" w:date="2025-02-06T09:30:00Z">
              <w:r w:rsidRPr="00C00237">
                <w:rPr>
                  <w:rFonts w:eastAsia="標楷體" w:hint="eastAsia"/>
                  <w:szCs w:val="24"/>
                </w:rPr>
                <w:t>個人電腦及顯示器各</w:t>
              </w:r>
              <w:r w:rsidRPr="00C00237">
                <w:rPr>
                  <w:rFonts w:eastAsia="標楷體" w:hint="eastAsia"/>
                  <w:szCs w:val="24"/>
                </w:rPr>
                <w:t>2</w:t>
              </w:r>
              <w:r w:rsidRPr="00C00237">
                <w:rPr>
                  <w:rFonts w:eastAsia="標楷體" w:hint="eastAsia"/>
                  <w:szCs w:val="24"/>
                </w:rPr>
                <w:t>台</w:t>
              </w:r>
            </w:ins>
          </w:p>
        </w:tc>
        <w:tc>
          <w:tcPr>
            <w:tcW w:w="992" w:type="dxa"/>
            <w:shd w:val="clear" w:color="auto" w:fill="auto"/>
          </w:tcPr>
          <w:p w14:paraId="0867FA0E" w14:textId="77777777" w:rsidR="00E72840" w:rsidRPr="00C00237" w:rsidRDefault="00E72840" w:rsidP="00051594">
            <w:pPr>
              <w:tabs>
                <w:tab w:val="left" w:pos="3261"/>
              </w:tabs>
              <w:spacing w:line="360" w:lineRule="exact"/>
              <w:jc w:val="both"/>
              <w:rPr>
                <w:ins w:id="102" w:author="蔡咏霖" w:date="2025-02-06T09:30:00Z"/>
                <w:rFonts w:eastAsia="標楷體"/>
                <w:szCs w:val="24"/>
              </w:rPr>
            </w:pPr>
            <w:ins w:id="103" w:author="蔡咏霖" w:date="2025-02-06T09:30:00Z">
              <w:r w:rsidRPr="00C00237">
                <w:rPr>
                  <w:rFonts w:eastAsia="標楷體" w:hint="eastAsia"/>
                  <w:szCs w:val="24"/>
                </w:rPr>
                <w:t>展示組</w:t>
              </w:r>
            </w:ins>
          </w:p>
        </w:tc>
        <w:tc>
          <w:tcPr>
            <w:tcW w:w="1985" w:type="dxa"/>
            <w:shd w:val="clear" w:color="auto" w:fill="auto"/>
          </w:tcPr>
          <w:p w14:paraId="17F0925A" w14:textId="77777777" w:rsidR="00E72840" w:rsidRPr="00C00237" w:rsidRDefault="00E72840" w:rsidP="00051594">
            <w:pPr>
              <w:tabs>
                <w:tab w:val="left" w:pos="3261"/>
              </w:tabs>
              <w:spacing w:line="360" w:lineRule="exact"/>
              <w:jc w:val="both"/>
              <w:rPr>
                <w:ins w:id="104" w:author="蔡咏霖" w:date="2025-02-06T09:30:00Z"/>
                <w:rFonts w:eastAsia="標楷體"/>
                <w:szCs w:val="24"/>
              </w:rPr>
            </w:pPr>
            <w:ins w:id="105" w:author="蔡咏霖" w:date="2025-02-06T09:30:00Z">
              <w:r w:rsidRPr="00C00237">
                <w:rPr>
                  <w:rFonts w:eastAsia="標楷體" w:hint="eastAsia"/>
                  <w:szCs w:val="24"/>
                </w:rPr>
                <w:t>會辦本室，簽核中。</w:t>
              </w:r>
            </w:ins>
          </w:p>
        </w:tc>
        <w:tc>
          <w:tcPr>
            <w:tcW w:w="1299" w:type="dxa"/>
            <w:shd w:val="clear" w:color="auto" w:fill="auto"/>
          </w:tcPr>
          <w:p w14:paraId="032B4112" w14:textId="77777777" w:rsidR="00E72840" w:rsidRPr="00C00237" w:rsidRDefault="00E72840" w:rsidP="00051594">
            <w:pPr>
              <w:tabs>
                <w:tab w:val="left" w:pos="3261"/>
              </w:tabs>
              <w:spacing w:line="360" w:lineRule="exact"/>
              <w:jc w:val="right"/>
              <w:rPr>
                <w:ins w:id="106" w:author="蔡咏霖" w:date="2025-02-06T09:30:00Z"/>
                <w:rFonts w:eastAsia="標楷體"/>
                <w:szCs w:val="24"/>
              </w:rPr>
            </w:pPr>
            <w:ins w:id="107" w:author="蔡咏霖" w:date="2025-02-06T09:30:00Z">
              <w:r w:rsidRPr="00C00237">
                <w:rPr>
                  <w:rFonts w:eastAsia="標楷體" w:hint="eastAsia"/>
                  <w:szCs w:val="24"/>
                </w:rPr>
                <w:t>54,952</w:t>
              </w:r>
            </w:ins>
          </w:p>
        </w:tc>
        <w:tc>
          <w:tcPr>
            <w:tcW w:w="1298" w:type="dxa"/>
            <w:shd w:val="clear" w:color="auto" w:fill="auto"/>
          </w:tcPr>
          <w:p w14:paraId="2D6BEFC2" w14:textId="77777777" w:rsidR="00E72840" w:rsidRPr="00C00237" w:rsidRDefault="00E72840" w:rsidP="00051594">
            <w:pPr>
              <w:tabs>
                <w:tab w:val="left" w:pos="3261"/>
              </w:tabs>
              <w:spacing w:line="360" w:lineRule="exact"/>
              <w:jc w:val="both"/>
              <w:rPr>
                <w:ins w:id="108" w:author="蔡咏霖" w:date="2025-02-06T09:30:00Z"/>
                <w:rFonts w:eastAsia="標楷體"/>
                <w:szCs w:val="24"/>
              </w:rPr>
            </w:pPr>
            <w:ins w:id="109" w:author="蔡咏霖" w:date="2025-02-06T09:30:00Z">
              <w:r w:rsidRPr="00C00237">
                <w:rPr>
                  <w:rFonts w:eastAsia="標楷體" w:hint="eastAsia"/>
                  <w:szCs w:val="24"/>
                </w:rPr>
                <w:t>韋昕科技有限公司</w:t>
              </w:r>
            </w:ins>
          </w:p>
        </w:tc>
      </w:tr>
      <w:tr w:rsidR="00E72840" w:rsidRPr="00C00237" w14:paraId="5097354A" w14:textId="77777777" w:rsidTr="00051594">
        <w:trPr>
          <w:ins w:id="110" w:author="蔡咏霖" w:date="2025-02-06T09:30:00Z"/>
        </w:trPr>
        <w:tc>
          <w:tcPr>
            <w:tcW w:w="421" w:type="dxa"/>
          </w:tcPr>
          <w:p w14:paraId="5D28A81E" w14:textId="77777777" w:rsidR="00E72840" w:rsidRPr="00C00237" w:rsidRDefault="00E72840" w:rsidP="00B213FE">
            <w:pPr>
              <w:pStyle w:val="aff9"/>
              <w:numPr>
                <w:ilvl w:val="0"/>
                <w:numId w:val="18"/>
              </w:numPr>
              <w:tabs>
                <w:tab w:val="left" w:pos="3261"/>
              </w:tabs>
              <w:spacing w:line="360" w:lineRule="exact"/>
              <w:ind w:leftChars="0" w:rightChars="-50" w:right="-120"/>
              <w:jc w:val="center"/>
              <w:rPr>
                <w:rFonts w:eastAsia="標楷體"/>
              </w:rPr>
            </w:pPr>
          </w:p>
        </w:tc>
        <w:tc>
          <w:tcPr>
            <w:tcW w:w="1701" w:type="dxa"/>
          </w:tcPr>
          <w:p w14:paraId="7BC65EDC" w14:textId="77777777" w:rsidR="00E72840" w:rsidRPr="00C00237" w:rsidRDefault="00E72840" w:rsidP="00051594">
            <w:pPr>
              <w:tabs>
                <w:tab w:val="left" w:pos="3261"/>
              </w:tabs>
              <w:spacing w:line="360" w:lineRule="exact"/>
              <w:ind w:leftChars="-50" w:left="-120" w:rightChars="-50" w:right="-120"/>
              <w:jc w:val="center"/>
              <w:rPr>
                <w:ins w:id="111" w:author="蔡咏霖" w:date="2025-02-06T09:30:00Z"/>
                <w:rFonts w:eastAsia="標楷體"/>
                <w:szCs w:val="24"/>
              </w:rPr>
            </w:pPr>
            <w:ins w:id="112" w:author="蔡咏霖" w:date="2025-02-06T09:30:00Z">
              <w:r w:rsidRPr="00C00237">
                <w:rPr>
                  <w:rFonts w:eastAsia="標楷體"/>
                  <w:szCs w:val="24"/>
                </w:rPr>
                <w:t>T11401060041</w:t>
              </w:r>
            </w:ins>
          </w:p>
        </w:tc>
        <w:tc>
          <w:tcPr>
            <w:tcW w:w="1984" w:type="dxa"/>
          </w:tcPr>
          <w:p w14:paraId="04322792" w14:textId="77777777" w:rsidR="00E72840" w:rsidRPr="00C00237" w:rsidRDefault="00E72840" w:rsidP="00051594">
            <w:pPr>
              <w:tabs>
                <w:tab w:val="left" w:pos="3261"/>
              </w:tabs>
              <w:spacing w:line="360" w:lineRule="exact"/>
              <w:ind w:leftChars="-50" w:left="-120" w:rightChars="-50" w:right="-120"/>
              <w:rPr>
                <w:ins w:id="113" w:author="蔡咏霖" w:date="2025-02-06T09:30:00Z"/>
                <w:rFonts w:eastAsia="標楷體"/>
                <w:szCs w:val="24"/>
              </w:rPr>
            </w:pPr>
            <w:ins w:id="114" w:author="蔡咏霖" w:date="2025-02-06T09:30:00Z">
              <w:r w:rsidRPr="00C00237">
                <w:rPr>
                  <w:rFonts w:eastAsia="標楷體" w:hint="eastAsia"/>
                  <w:szCs w:val="24"/>
                </w:rPr>
                <w:t>印表機租賃</w:t>
              </w:r>
              <w:r w:rsidRPr="00C00237">
                <w:rPr>
                  <w:rFonts w:eastAsia="標楷體" w:hint="eastAsia"/>
                  <w:szCs w:val="24"/>
                </w:rPr>
                <w:t>4</w:t>
              </w:r>
              <w:r w:rsidRPr="00C00237">
                <w:rPr>
                  <w:rFonts w:eastAsia="標楷體" w:hint="eastAsia"/>
                  <w:szCs w:val="24"/>
                </w:rPr>
                <w:t>台</w:t>
              </w:r>
            </w:ins>
          </w:p>
        </w:tc>
        <w:tc>
          <w:tcPr>
            <w:tcW w:w="992" w:type="dxa"/>
          </w:tcPr>
          <w:p w14:paraId="1324B314" w14:textId="77777777" w:rsidR="00E72840" w:rsidRPr="00C00237" w:rsidRDefault="00E72840" w:rsidP="00051594">
            <w:pPr>
              <w:tabs>
                <w:tab w:val="left" w:pos="3261"/>
              </w:tabs>
              <w:spacing w:line="360" w:lineRule="exact"/>
              <w:jc w:val="both"/>
              <w:rPr>
                <w:ins w:id="115" w:author="蔡咏霖" w:date="2025-02-06T09:30:00Z"/>
                <w:rFonts w:eastAsia="標楷體"/>
                <w:szCs w:val="24"/>
              </w:rPr>
            </w:pPr>
            <w:ins w:id="116" w:author="蔡咏霖" w:date="2025-02-06T09:30:00Z">
              <w:r w:rsidRPr="00C00237">
                <w:rPr>
                  <w:rFonts w:eastAsia="標楷體" w:hint="eastAsia"/>
                  <w:szCs w:val="24"/>
                </w:rPr>
                <w:t>秘書室</w:t>
              </w:r>
            </w:ins>
          </w:p>
        </w:tc>
        <w:tc>
          <w:tcPr>
            <w:tcW w:w="1985" w:type="dxa"/>
          </w:tcPr>
          <w:p w14:paraId="01F6D219" w14:textId="77777777" w:rsidR="00E72840" w:rsidRPr="00C00237" w:rsidRDefault="00E72840" w:rsidP="00051594">
            <w:pPr>
              <w:tabs>
                <w:tab w:val="left" w:pos="3261"/>
              </w:tabs>
              <w:spacing w:line="360" w:lineRule="exact"/>
              <w:jc w:val="both"/>
              <w:rPr>
                <w:ins w:id="117" w:author="蔡咏霖" w:date="2025-02-06T09:30:00Z"/>
                <w:rFonts w:eastAsia="標楷體"/>
                <w:szCs w:val="24"/>
              </w:rPr>
            </w:pPr>
            <w:ins w:id="118" w:author="蔡咏霖" w:date="2025-02-06T09:30:00Z">
              <w:r w:rsidRPr="00C00237">
                <w:rPr>
                  <w:rFonts w:eastAsia="標楷體" w:hint="eastAsia"/>
                  <w:szCs w:val="24"/>
                </w:rPr>
                <w:t>核銷中。</w:t>
              </w:r>
            </w:ins>
          </w:p>
        </w:tc>
        <w:tc>
          <w:tcPr>
            <w:tcW w:w="1299" w:type="dxa"/>
          </w:tcPr>
          <w:p w14:paraId="74E6B5A9" w14:textId="77777777" w:rsidR="00E72840" w:rsidRPr="00C00237" w:rsidRDefault="00E72840" w:rsidP="00051594">
            <w:pPr>
              <w:tabs>
                <w:tab w:val="left" w:pos="3261"/>
              </w:tabs>
              <w:spacing w:line="360" w:lineRule="exact"/>
              <w:jc w:val="right"/>
              <w:rPr>
                <w:ins w:id="119" w:author="蔡咏霖" w:date="2025-02-06T09:30:00Z"/>
                <w:rFonts w:eastAsia="標楷體"/>
                <w:szCs w:val="24"/>
              </w:rPr>
            </w:pPr>
            <w:ins w:id="120" w:author="蔡咏霖" w:date="2025-02-06T09:30:00Z">
              <w:r w:rsidRPr="00C00237">
                <w:rPr>
                  <w:rFonts w:eastAsia="標楷體" w:hint="eastAsia"/>
                  <w:szCs w:val="24"/>
                </w:rPr>
                <w:t>11</w:t>
              </w:r>
              <w:r w:rsidRPr="00C00237">
                <w:rPr>
                  <w:rFonts w:eastAsia="標楷體"/>
                  <w:szCs w:val="24"/>
                </w:rPr>
                <w:t>,</w:t>
              </w:r>
              <w:r w:rsidRPr="00C00237">
                <w:rPr>
                  <w:rFonts w:eastAsia="標楷體" w:hint="eastAsia"/>
                  <w:szCs w:val="24"/>
                </w:rPr>
                <w:t>885</w:t>
              </w:r>
            </w:ins>
          </w:p>
        </w:tc>
        <w:tc>
          <w:tcPr>
            <w:tcW w:w="1298" w:type="dxa"/>
          </w:tcPr>
          <w:p w14:paraId="51D41785" w14:textId="77777777" w:rsidR="00E72840" w:rsidRPr="00C00237" w:rsidRDefault="00E72840" w:rsidP="00051594">
            <w:pPr>
              <w:tabs>
                <w:tab w:val="left" w:pos="3261"/>
              </w:tabs>
              <w:spacing w:line="360" w:lineRule="exact"/>
              <w:jc w:val="both"/>
              <w:rPr>
                <w:ins w:id="121" w:author="蔡咏霖" w:date="2025-02-06T09:30:00Z"/>
                <w:rFonts w:eastAsia="標楷體"/>
                <w:szCs w:val="24"/>
              </w:rPr>
            </w:pPr>
            <w:ins w:id="122" w:author="蔡咏霖" w:date="2025-02-06T09:30:00Z">
              <w:r w:rsidRPr="00C00237">
                <w:rPr>
                  <w:rFonts w:eastAsia="標楷體" w:hint="eastAsia"/>
                  <w:szCs w:val="24"/>
                </w:rPr>
                <w:t>台芝國際股份有限公司</w:t>
              </w:r>
            </w:ins>
          </w:p>
        </w:tc>
      </w:tr>
    </w:tbl>
    <w:p w14:paraId="53E427E8" w14:textId="77777777" w:rsidR="00E72840" w:rsidRDefault="00E72840" w:rsidP="00E72840">
      <w:pPr>
        <w:jc w:val="both"/>
        <w:rPr>
          <w:rFonts w:eastAsia="標楷體"/>
          <w:szCs w:val="22"/>
        </w:rPr>
      </w:pPr>
    </w:p>
    <w:tbl>
      <w:tblPr>
        <w:tblStyle w:val="aa"/>
        <w:tblW w:w="8827" w:type="dxa"/>
        <w:jc w:val="center"/>
        <w:tblLook w:val="04A0" w:firstRow="1" w:lastRow="0" w:firstColumn="1" w:lastColumn="0" w:noHBand="0" w:noVBand="1"/>
      </w:tblPr>
      <w:tblGrid>
        <w:gridCol w:w="2976"/>
        <w:gridCol w:w="1376"/>
        <w:gridCol w:w="1885"/>
        <w:gridCol w:w="1301"/>
        <w:gridCol w:w="1289"/>
      </w:tblGrid>
      <w:tr w:rsidR="00E72840" w:rsidRPr="00C00237" w14:paraId="74B3FC73" w14:textId="77777777" w:rsidTr="00E72840">
        <w:trPr>
          <w:tblHeader/>
          <w:jc w:val="center"/>
        </w:trPr>
        <w:tc>
          <w:tcPr>
            <w:tcW w:w="8827" w:type="dxa"/>
            <w:gridSpan w:val="5"/>
            <w:shd w:val="clear" w:color="auto" w:fill="FFFF00"/>
          </w:tcPr>
          <w:p w14:paraId="72DBC8D1" w14:textId="77777777" w:rsidR="00E72840" w:rsidRPr="00D421AD" w:rsidRDefault="00E72840" w:rsidP="00051594">
            <w:pPr>
              <w:tabs>
                <w:tab w:val="left" w:pos="3261"/>
              </w:tabs>
              <w:spacing w:line="360" w:lineRule="exact"/>
              <w:jc w:val="center"/>
              <w:rPr>
                <w:rFonts w:eastAsia="標楷體"/>
                <w:b/>
                <w:bCs/>
                <w:szCs w:val="24"/>
              </w:rPr>
            </w:pPr>
            <w:r w:rsidRPr="00D421AD">
              <w:rPr>
                <w:rFonts w:eastAsia="標楷體" w:hint="eastAsia"/>
                <w:b/>
                <w:bCs/>
              </w:rPr>
              <w:t>附</w:t>
            </w:r>
            <w:ins w:id="123" w:author="蔡咏霖" w:date="2025-02-06T09:30:00Z">
              <w:r w:rsidRPr="00D421AD">
                <w:rPr>
                  <w:rFonts w:eastAsia="標楷體" w:hint="eastAsia"/>
                  <w:b/>
                  <w:bCs/>
                </w:rPr>
                <w:t>表</w:t>
              </w:r>
              <w:r w:rsidRPr="00D421AD">
                <w:rPr>
                  <w:rFonts w:eastAsia="標楷體" w:hint="eastAsia"/>
                  <w:b/>
                  <w:bCs/>
                </w:rPr>
                <w:t>6</w:t>
              </w:r>
            </w:ins>
            <w:r w:rsidRPr="00D421AD">
              <w:rPr>
                <w:rFonts w:eastAsia="標楷體"/>
                <w:b/>
                <w:bCs/>
              </w:rPr>
              <w:t>-</w:t>
            </w:r>
            <w:ins w:id="124" w:author="蔡咏霖" w:date="2025-02-06T09:30:00Z">
              <w:r w:rsidRPr="00D421AD">
                <w:rPr>
                  <w:rFonts w:eastAsia="標楷體" w:hint="eastAsia"/>
                  <w:b/>
                  <w:bCs/>
                </w:rPr>
                <w:t>優先採購</w:t>
              </w:r>
            </w:ins>
          </w:p>
        </w:tc>
      </w:tr>
      <w:tr w:rsidR="00E72840" w:rsidRPr="00C00237" w14:paraId="6743BB5E" w14:textId="77777777" w:rsidTr="00E72840">
        <w:trPr>
          <w:tblHeader/>
          <w:jc w:val="center"/>
          <w:ins w:id="125" w:author="蔡咏霖" w:date="2025-02-06T09:30:00Z"/>
        </w:trPr>
        <w:tc>
          <w:tcPr>
            <w:tcW w:w="2976" w:type="dxa"/>
            <w:shd w:val="clear" w:color="auto" w:fill="EEECE1" w:themeFill="background2"/>
          </w:tcPr>
          <w:p w14:paraId="37E8B1CD" w14:textId="77777777" w:rsidR="00E72840" w:rsidRPr="00C00237" w:rsidRDefault="00E72840" w:rsidP="00051594">
            <w:pPr>
              <w:tabs>
                <w:tab w:val="left" w:pos="3261"/>
              </w:tabs>
              <w:spacing w:line="360" w:lineRule="exact"/>
              <w:ind w:leftChars="-50" w:left="-120" w:rightChars="-50" w:right="-120"/>
              <w:jc w:val="center"/>
              <w:rPr>
                <w:ins w:id="126" w:author="蔡咏霖" w:date="2025-02-06T09:30:00Z"/>
                <w:rFonts w:eastAsia="標楷體"/>
                <w:szCs w:val="24"/>
              </w:rPr>
            </w:pPr>
            <w:ins w:id="127" w:author="蔡咏霖" w:date="2025-02-06T09:30:00Z">
              <w:r w:rsidRPr="00C00237">
                <w:rPr>
                  <w:rFonts w:eastAsia="標楷體" w:hint="eastAsia"/>
                  <w:szCs w:val="24"/>
                </w:rPr>
                <w:t>採購類型</w:t>
              </w:r>
            </w:ins>
          </w:p>
        </w:tc>
        <w:tc>
          <w:tcPr>
            <w:tcW w:w="1376" w:type="dxa"/>
            <w:shd w:val="clear" w:color="auto" w:fill="EEECE1" w:themeFill="background2"/>
          </w:tcPr>
          <w:p w14:paraId="74F9E035" w14:textId="77777777" w:rsidR="00E72840" w:rsidRPr="00C00237" w:rsidRDefault="00E72840" w:rsidP="00051594">
            <w:pPr>
              <w:tabs>
                <w:tab w:val="left" w:pos="3261"/>
              </w:tabs>
              <w:spacing w:line="360" w:lineRule="exact"/>
              <w:ind w:leftChars="-50" w:left="-120" w:rightChars="-50" w:right="-120"/>
              <w:jc w:val="center"/>
              <w:rPr>
                <w:ins w:id="128" w:author="蔡咏霖" w:date="2025-02-06T09:30:00Z"/>
                <w:rFonts w:eastAsia="標楷體"/>
                <w:szCs w:val="24"/>
              </w:rPr>
            </w:pPr>
            <w:ins w:id="129" w:author="蔡咏霖" w:date="2025-02-06T09:30:00Z">
              <w:r w:rsidRPr="00C00237">
                <w:rPr>
                  <w:rFonts w:eastAsia="標楷體" w:hint="eastAsia"/>
                  <w:szCs w:val="24"/>
                </w:rPr>
                <w:t>申購件數</w:t>
              </w:r>
            </w:ins>
          </w:p>
        </w:tc>
        <w:tc>
          <w:tcPr>
            <w:tcW w:w="1885" w:type="dxa"/>
            <w:shd w:val="clear" w:color="auto" w:fill="EEECE1" w:themeFill="background2"/>
          </w:tcPr>
          <w:p w14:paraId="311B502F" w14:textId="77777777" w:rsidR="00E72840" w:rsidRPr="00C00237" w:rsidRDefault="00E72840" w:rsidP="00051594">
            <w:pPr>
              <w:tabs>
                <w:tab w:val="left" w:pos="3261"/>
              </w:tabs>
              <w:spacing w:line="360" w:lineRule="exact"/>
              <w:ind w:leftChars="-50" w:left="-120" w:rightChars="-50" w:right="-120"/>
              <w:jc w:val="center"/>
              <w:rPr>
                <w:ins w:id="130" w:author="蔡咏霖" w:date="2025-02-06T09:30:00Z"/>
                <w:rFonts w:eastAsia="標楷體"/>
                <w:szCs w:val="24"/>
              </w:rPr>
            </w:pPr>
            <w:ins w:id="131" w:author="蔡咏霖" w:date="2025-02-06T09:30:00Z">
              <w:r w:rsidRPr="00C00237">
                <w:rPr>
                  <w:rFonts w:eastAsia="標楷體" w:hint="eastAsia"/>
                  <w:szCs w:val="24"/>
                </w:rPr>
                <w:t>申購類別</w:t>
              </w:r>
            </w:ins>
          </w:p>
        </w:tc>
        <w:tc>
          <w:tcPr>
            <w:tcW w:w="1301" w:type="dxa"/>
            <w:shd w:val="clear" w:color="auto" w:fill="EEECE1" w:themeFill="background2"/>
          </w:tcPr>
          <w:p w14:paraId="7FDFE985" w14:textId="77777777" w:rsidR="00E72840" w:rsidRPr="00C00237" w:rsidRDefault="00E72840" w:rsidP="00051594">
            <w:pPr>
              <w:tabs>
                <w:tab w:val="left" w:pos="3261"/>
              </w:tabs>
              <w:spacing w:line="360" w:lineRule="exact"/>
              <w:jc w:val="center"/>
              <w:rPr>
                <w:ins w:id="132" w:author="蔡咏霖" w:date="2025-02-06T09:30:00Z"/>
                <w:rFonts w:eastAsia="標楷體"/>
                <w:szCs w:val="24"/>
              </w:rPr>
            </w:pPr>
            <w:ins w:id="133" w:author="蔡咏霖" w:date="2025-02-06T09:30:00Z">
              <w:r w:rsidRPr="00C00237">
                <w:rPr>
                  <w:rFonts w:eastAsia="標楷體" w:hint="eastAsia"/>
                  <w:szCs w:val="24"/>
                </w:rPr>
                <w:t>核銷件數</w:t>
              </w:r>
            </w:ins>
          </w:p>
        </w:tc>
        <w:tc>
          <w:tcPr>
            <w:tcW w:w="1289" w:type="dxa"/>
            <w:shd w:val="clear" w:color="auto" w:fill="EEECE1" w:themeFill="background2"/>
          </w:tcPr>
          <w:p w14:paraId="4C0E9A56" w14:textId="77777777" w:rsidR="00E72840" w:rsidRPr="00C00237" w:rsidRDefault="00E72840" w:rsidP="00051594">
            <w:pPr>
              <w:tabs>
                <w:tab w:val="left" w:pos="3261"/>
              </w:tabs>
              <w:spacing w:line="360" w:lineRule="exact"/>
              <w:jc w:val="center"/>
              <w:rPr>
                <w:ins w:id="134" w:author="蔡咏霖" w:date="2025-02-06T09:30:00Z"/>
                <w:rFonts w:eastAsia="標楷體"/>
                <w:szCs w:val="24"/>
              </w:rPr>
            </w:pPr>
            <w:ins w:id="135" w:author="蔡咏霖" w:date="2025-02-06T09:30:00Z">
              <w:r w:rsidRPr="00C00237">
                <w:rPr>
                  <w:rFonts w:eastAsia="標楷體" w:hint="eastAsia"/>
                  <w:szCs w:val="24"/>
                </w:rPr>
                <w:t>申購金額</w:t>
              </w:r>
            </w:ins>
          </w:p>
        </w:tc>
      </w:tr>
      <w:tr w:rsidR="00E72840" w:rsidRPr="00C00237" w14:paraId="330FCC85" w14:textId="77777777" w:rsidTr="00E72840">
        <w:trPr>
          <w:jc w:val="center"/>
          <w:ins w:id="136" w:author="蔡咏霖" w:date="2025-02-06T09:30:00Z"/>
        </w:trPr>
        <w:tc>
          <w:tcPr>
            <w:tcW w:w="2976" w:type="dxa"/>
            <w:shd w:val="clear" w:color="auto" w:fill="auto"/>
          </w:tcPr>
          <w:p w14:paraId="2C77F518" w14:textId="77777777" w:rsidR="00E72840" w:rsidRPr="00C00237" w:rsidRDefault="00E72840" w:rsidP="00051594">
            <w:pPr>
              <w:tabs>
                <w:tab w:val="left" w:pos="3261"/>
              </w:tabs>
              <w:spacing w:line="360" w:lineRule="exact"/>
              <w:ind w:leftChars="-50" w:left="-120" w:rightChars="-50" w:right="-120"/>
              <w:jc w:val="center"/>
              <w:rPr>
                <w:ins w:id="137" w:author="蔡咏霖" w:date="2025-02-06T09:30:00Z"/>
                <w:rFonts w:eastAsia="標楷體"/>
                <w:szCs w:val="24"/>
              </w:rPr>
            </w:pPr>
            <w:ins w:id="138" w:author="蔡咏霖" w:date="2025-02-06T09:30:00Z">
              <w:r w:rsidRPr="00C00237">
                <w:rPr>
                  <w:rFonts w:eastAsia="標楷體" w:hint="eastAsia"/>
                  <w:szCs w:val="24"/>
                </w:rPr>
                <w:t>未優先採購</w:t>
              </w:r>
            </w:ins>
          </w:p>
        </w:tc>
        <w:tc>
          <w:tcPr>
            <w:tcW w:w="1376" w:type="dxa"/>
            <w:shd w:val="clear" w:color="auto" w:fill="auto"/>
          </w:tcPr>
          <w:p w14:paraId="11025B6F" w14:textId="77777777" w:rsidR="00E72840" w:rsidRPr="00C00237" w:rsidRDefault="00E72840" w:rsidP="00051594">
            <w:pPr>
              <w:tabs>
                <w:tab w:val="left" w:pos="3261"/>
              </w:tabs>
              <w:spacing w:line="360" w:lineRule="exact"/>
              <w:ind w:leftChars="-50" w:left="-120" w:rightChars="-50" w:right="-120"/>
              <w:jc w:val="center"/>
              <w:rPr>
                <w:ins w:id="139" w:author="蔡咏霖" w:date="2025-02-06T09:30:00Z"/>
                <w:rFonts w:eastAsia="標楷體"/>
                <w:szCs w:val="24"/>
              </w:rPr>
            </w:pPr>
            <w:ins w:id="140" w:author="蔡咏霖" w:date="2025-02-06T09:30:00Z">
              <w:r w:rsidRPr="00C00237">
                <w:rPr>
                  <w:rFonts w:eastAsia="標楷體" w:hint="eastAsia"/>
                  <w:szCs w:val="24"/>
                </w:rPr>
                <w:t>8</w:t>
              </w:r>
            </w:ins>
          </w:p>
        </w:tc>
        <w:tc>
          <w:tcPr>
            <w:tcW w:w="1885" w:type="dxa"/>
            <w:shd w:val="clear" w:color="auto" w:fill="auto"/>
          </w:tcPr>
          <w:p w14:paraId="227A7044" w14:textId="77777777" w:rsidR="00E72840" w:rsidRPr="00C00237" w:rsidRDefault="00E72840" w:rsidP="00051594">
            <w:pPr>
              <w:tabs>
                <w:tab w:val="left" w:pos="3261"/>
              </w:tabs>
              <w:spacing w:line="360" w:lineRule="exact"/>
              <w:jc w:val="center"/>
              <w:rPr>
                <w:ins w:id="141" w:author="蔡咏霖" w:date="2025-02-06T09:30:00Z"/>
                <w:rFonts w:eastAsia="標楷體"/>
                <w:szCs w:val="24"/>
              </w:rPr>
            </w:pPr>
            <w:ins w:id="142" w:author="蔡咏霖" w:date="2025-02-06T09:30:00Z">
              <w:r w:rsidRPr="00C00237">
                <w:rPr>
                  <w:rFonts w:eastAsia="標楷體" w:hint="eastAsia"/>
                  <w:szCs w:val="24"/>
                </w:rPr>
                <w:t>食品</w:t>
              </w:r>
              <w:r w:rsidRPr="00C00237">
                <w:rPr>
                  <w:rFonts w:eastAsia="標楷體" w:hint="eastAsia"/>
                  <w:szCs w:val="24"/>
                </w:rPr>
                <w:t>-6</w:t>
              </w:r>
              <w:r w:rsidRPr="00C00237">
                <w:rPr>
                  <w:rFonts w:eastAsia="標楷體" w:hint="eastAsia"/>
                  <w:szCs w:val="24"/>
                </w:rPr>
                <w:t>件</w:t>
              </w:r>
            </w:ins>
          </w:p>
          <w:p w14:paraId="4E31AA5B" w14:textId="77777777" w:rsidR="00E72840" w:rsidRPr="00C00237" w:rsidRDefault="00E72840" w:rsidP="00051594">
            <w:pPr>
              <w:tabs>
                <w:tab w:val="left" w:pos="3261"/>
              </w:tabs>
              <w:spacing w:line="360" w:lineRule="exact"/>
              <w:jc w:val="center"/>
              <w:rPr>
                <w:ins w:id="143" w:author="蔡咏霖" w:date="2025-02-06T09:30:00Z"/>
                <w:rFonts w:eastAsia="標楷體"/>
                <w:szCs w:val="24"/>
              </w:rPr>
            </w:pPr>
            <w:ins w:id="144" w:author="蔡咏霖" w:date="2025-02-06T09:30:00Z">
              <w:r w:rsidRPr="00C00237">
                <w:rPr>
                  <w:rFonts w:eastAsia="標楷體" w:hint="eastAsia"/>
                  <w:szCs w:val="24"/>
                </w:rPr>
                <w:t>印刷</w:t>
              </w:r>
              <w:r w:rsidRPr="00C00237">
                <w:rPr>
                  <w:rFonts w:eastAsia="標楷體" w:hint="eastAsia"/>
                  <w:szCs w:val="24"/>
                </w:rPr>
                <w:t>-2</w:t>
              </w:r>
              <w:r w:rsidRPr="00C00237">
                <w:rPr>
                  <w:rFonts w:eastAsia="標楷體" w:hint="eastAsia"/>
                  <w:szCs w:val="24"/>
                </w:rPr>
                <w:t>件</w:t>
              </w:r>
            </w:ins>
          </w:p>
        </w:tc>
        <w:tc>
          <w:tcPr>
            <w:tcW w:w="1301" w:type="dxa"/>
            <w:shd w:val="clear" w:color="auto" w:fill="auto"/>
          </w:tcPr>
          <w:p w14:paraId="6261541A" w14:textId="77777777" w:rsidR="00E72840" w:rsidRPr="00C00237" w:rsidRDefault="00E72840" w:rsidP="00051594">
            <w:pPr>
              <w:tabs>
                <w:tab w:val="left" w:pos="3261"/>
              </w:tabs>
              <w:spacing w:line="360" w:lineRule="exact"/>
              <w:jc w:val="center"/>
              <w:rPr>
                <w:ins w:id="145" w:author="蔡咏霖" w:date="2025-02-06T09:30:00Z"/>
                <w:rFonts w:eastAsia="標楷體"/>
                <w:szCs w:val="24"/>
              </w:rPr>
            </w:pPr>
            <w:ins w:id="146" w:author="蔡咏霖" w:date="2025-02-06T09:30:00Z">
              <w:r w:rsidRPr="00C00237">
                <w:rPr>
                  <w:rFonts w:eastAsia="標楷體" w:hint="eastAsia"/>
                  <w:szCs w:val="24"/>
                </w:rPr>
                <w:t>3</w:t>
              </w:r>
            </w:ins>
          </w:p>
        </w:tc>
        <w:tc>
          <w:tcPr>
            <w:tcW w:w="1289" w:type="dxa"/>
            <w:shd w:val="clear" w:color="auto" w:fill="auto"/>
          </w:tcPr>
          <w:p w14:paraId="4AE44AA1" w14:textId="77777777" w:rsidR="00E72840" w:rsidRPr="00C00237" w:rsidRDefault="00E72840" w:rsidP="00051594">
            <w:pPr>
              <w:tabs>
                <w:tab w:val="left" w:pos="3261"/>
              </w:tabs>
              <w:spacing w:line="360" w:lineRule="exact"/>
              <w:jc w:val="right"/>
              <w:rPr>
                <w:ins w:id="147" w:author="蔡咏霖" w:date="2025-02-06T09:30:00Z"/>
                <w:rFonts w:eastAsia="標楷體"/>
                <w:szCs w:val="24"/>
              </w:rPr>
            </w:pPr>
            <w:ins w:id="148" w:author="蔡咏霖" w:date="2025-02-06T09:30:00Z">
              <w:r w:rsidRPr="00C00237">
                <w:rPr>
                  <w:rFonts w:eastAsia="標楷體" w:hint="eastAsia"/>
                  <w:szCs w:val="24"/>
                </w:rPr>
                <w:t>98</w:t>
              </w:r>
              <w:r w:rsidRPr="00C00237">
                <w:rPr>
                  <w:rFonts w:eastAsia="標楷體"/>
                  <w:szCs w:val="24"/>
                </w:rPr>
                <w:t>,</w:t>
              </w:r>
              <w:r w:rsidRPr="00C00237">
                <w:rPr>
                  <w:rFonts w:eastAsia="標楷體" w:hint="eastAsia"/>
                  <w:szCs w:val="24"/>
                </w:rPr>
                <w:t>855</w:t>
              </w:r>
            </w:ins>
          </w:p>
        </w:tc>
      </w:tr>
      <w:tr w:rsidR="00E72840" w:rsidRPr="00C00237" w14:paraId="35BCD6DE" w14:textId="77777777" w:rsidTr="00E72840">
        <w:trPr>
          <w:jc w:val="center"/>
          <w:ins w:id="149" w:author="蔡咏霖" w:date="2025-02-06T09:30:00Z"/>
        </w:trPr>
        <w:tc>
          <w:tcPr>
            <w:tcW w:w="2976" w:type="dxa"/>
          </w:tcPr>
          <w:p w14:paraId="0025CF7B" w14:textId="77777777" w:rsidR="00E72840" w:rsidRPr="00C00237" w:rsidRDefault="00E72840" w:rsidP="00051594">
            <w:pPr>
              <w:tabs>
                <w:tab w:val="left" w:pos="3261"/>
              </w:tabs>
              <w:spacing w:line="360" w:lineRule="exact"/>
              <w:ind w:leftChars="-50" w:left="-120" w:rightChars="-50" w:right="-120"/>
              <w:jc w:val="center"/>
              <w:rPr>
                <w:ins w:id="150" w:author="蔡咏霖" w:date="2025-02-06T09:30:00Z"/>
                <w:rFonts w:eastAsia="標楷體"/>
                <w:szCs w:val="24"/>
              </w:rPr>
            </w:pPr>
            <w:ins w:id="151" w:author="蔡咏霖" w:date="2025-02-06T09:30:00Z">
              <w:r w:rsidRPr="00C00237">
                <w:rPr>
                  <w:rFonts w:eastAsia="標楷體" w:hint="eastAsia"/>
                  <w:szCs w:val="24"/>
                </w:rPr>
                <w:t>優先採購</w:t>
              </w:r>
            </w:ins>
          </w:p>
        </w:tc>
        <w:tc>
          <w:tcPr>
            <w:tcW w:w="1376" w:type="dxa"/>
          </w:tcPr>
          <w:p w14:paraId="459547E6" w14:textId="77777777" w:rsidR="00E72840" w:rsidRPr="00C00237" w:rsidRDefault="00E72840" w:rsidP="00051594">
            <w:pPr>
              <w:tabs>
                <w:tab w:val="left" w:pos="3261"/>
              </w:tabs>
              <w:spacing w:line="360" w:lineRule="exact"/>
              <w:ind w:leftChars="-50" w:left="-120" w:rightChars="-50" w:right="-120"/>
              <w:jc w:val="center"/>
              <w:rPr>
                <w:ins w:id="152" w:author="蔡咏霖" w:date="2025-02-06T09:30:00Z"/>
                <w:rFonts w:eastAsia="標楷體"/>
                <w:szCs w:val="24"/>
              </w:rPr>
            </w:pPr>
            <w:ins w:id="153" w:author="蔡咏霖" w:date="2025-02-06T09:30:00Z">
              <w:r w:rsidRPr="00C00237">
                <w:rPr>
                  <w:rFonts w:eastAsia="標楷體" w:hint="eastAsia"/>
                  <w:szCs w:val="24"/>
                </w:rPr>
                <w:t>3</w:t>
              </w:r>
            </w:ins>
          </w:p>
        </w:tc>
        <w:tc>
          <w:tcPr>
            <w:tcW w:w="1885" w:type="dxa"/>
          </w:tcPr>
          <w:p w14:paraId="0AF40E76" w14:textId="77777777" w:rsidR="00E72840" w:rsidRPr="00C00237" w:rsidRDefault="00E72840" w:rsidP="00051594">
            <w:pPr>
              <w:tabs>
                <w:tab w:val="left" w:pos="3261"/>
              </w:tabs>
              <w:spacing w:line="360" w:lineRule="exact"/>
              <w:jc w:val="center"/>
              <w:rPr>
                <w:ins w:id="154" w:author="蔡咏霖" w:date="2025-02-06T09:30:00Z"/>
                <w:rFonts w:eastAsia="標楷體"/>
                <w:szCs w:val="24"/>
              </w:rPr>
            </w:pPr>
            <w:ins w:id="155" w:author="蔡咏霖" w:date="2025-02-06T09:30:00Z">
              <w:r w:rsidRPr="00C00237">
                <w:rPr>
                  <w:rFonts w:eastAsia="標楷體" w:hint="eastAsia"/>
                  <w:szCs w:val="24"/>
                </w:rPr>
                <w:t>食品</w:t>
              </w:r>
              <w:r w:rsidRPr="00C00237">
                <w:rPr>
                  <w:rFonts w:eastAsia="標楷體" w:hint="eastAsia"/>
                  <w:szCs w:val="24"/>
                </w:rPr>
                <w:t>-3</w:t>
              </w:r>
              <w:r w:rsidRPr="00C00237">
                <w:rPr>
                  <w:rFonts w:eastAsia="標楷體" w:hint="eastAsia"/>
                  <w:szCs w:val="24"/>
                </w:rPr>
                <w:t>件</w:t>
              </w:r>
            </w:ins>
          </w:p>
        </w:tc>
        <w:tc>
          <w:tcPr>
            <w:tcW w:w="1301" w:type="dxa"/>
          </w:tcPr>
          <w:p w14:paraId="4FDB86CE" w14:textId="77777777" w:rsidR="00E72840" w:rsidRPr="00C00237" w:rsidRDefault="00E72840" w:rsidP="00051594">
            <w:pPr>
              <w:tabs>
                <w:tab w:val="left" w:pos="3261"/>
              </w:tabs>
              <w:spacing w:line="360" w:lineRule="exact"/>
              <w:jc w:val="center"/>
              <w:rPr>
                <w:ins w:id="156" w:author="蔡咏霖" w:date="2025-02-06T09:30:00Z"/>
                <w:rFonts w:eastAsia="標楷體"/>
                <w:szCs w:val="24"/>
              </w:rPr>
            </w:pPr>
            <w:ins w:id="157" w:author="蔡咏霖" w:date="2025-02-06T09:30:00Z">
              <w:r w:rsidRPr="00C00237">
                <w:rPr>
                  <w:rFonts w:eastAsia="標楷體" w:hint="eastAsia"/>
                  <w:szCs w:val="24"/>
                </w:rPr>
                <w:t>2</w:t>
              </w:r>
            </w:ins>
          </w:p>
        </w:tc>
        <w:tc>
          <w:tcPr>
            <w:tcW w:w="1289" w:type="dxa"/>
          </w:tcPr>
          <w:p w14:paraId="33CF60AF" w14:textId="77777777" w:rsidR="00E72840" w:rsidRPr="00C00237" w:rsidRDefault="00E72840" w:rsidP="00051594">
            <w:pPr>
              <w:tabs>
                <w:tab w:val="left" w:pos="3261"/>
              </w:tabs>
              <w:spacing w:line="360" w:lineRule="exact"/>
              <w:jc w:val="right"/>
              <w:rPr>
                <w:ins w:id="158" w:author="蔡咏霖" w:date="2025-02-06T09:30:00Z"/>
                <w:rFonts w:eastAsia="標楷體"/>
                <w:szCs w:val="24"/>
              </w:rPr>
            </w:pPr>
            <w:ins w:id="159" w:author="蔡咏霖" w:date="2025-02-06T09:30:00Z">
              <w:r w:rsidRPr="00C00237">
                <w:rPr>
                  <w:rFonts w:eastAsia="標楷體" w:hint="eastAsia"/>
                  <w:szCs w:val="24"/>
                </w:rPr>
                <w:t>9</w:t>
              </w:r>
              <w:r w:rsidRPr="00C00237">
                <w:rPr>
                  <w:rFonts w:eastAsia="標楷體"/>
                  <w:szCs w:val="24"/>
                </w:rPr>
                <w:t>,</w:t>
              </w:r>
              <w:r w:rsidRPr="00C00237">
                <w:rPr>
                  <w:rFonts w:eastAsia="標楷體" w:hint="eastAsia"/>
                  <w:szCs w:val="24"/>
                </w:rPr>
                <w:t>400</w:t>
              </w:r>
            </w:ins>
          </w:p>
        </w:tc>
      </w:tr>
    </w:tbl>
    <w:p w14:paraId="288BCC74" w14:textId="77777777" w:rsidR="00E72840" w:rsidRDefault="00E72840" w:rsidP="00E72840">
      <w:pPr>
        <w:jc w:val="both"/>
        <w:rPr>
          <w:rFonts w:eastAsia="標楷體"/>
          <w:szCs w:val="22"/>
        </w:rPr>
      </w:pPr>
    </w:p>
    <w:tbl>
      <w:tblPr>
        <w:tblW w:w="8573" w:type="dxa"/>
        <w:jc w:val="center"/>
        <w:tblCellMar>
          <w:left w:w="28" w:type="dxa"/>
          <w:right w:w="28" w:type="dxa"/>
        </w:tblCellMar>
        <w:tblLook w:val="04A0" w:firstRow="1" w:lastRow="0" w:firstColumn="1" w:lastColumn="0" w:noHBand="0" w:noVBand="1"/>
      </w:tblPr>
      <w:tblGrid>
        <w:gridCol w:w="1413"/>
        <w:gridCol w:w="1062"/>
        <w:gridCol w:w="1085"/>
        <w:gridCol w:w="1183"/>
        <w:gridCol w:w="898"/>
        <w:gridCol w:w="934"/>
        <w:gridCol w:w="875"/>
        <w:gridCol w:w="1123"/>
      </w:tblGrid>
      <w:tr w:rsidR="00E72840" w:rsidRPr="00C00237" w14:paraId="30D36F6B" w14:textId="77777777" w:rsidTr="00E72840">
        <w:trPr>
          <w:trHeight w:val="332"/>
          <w:tblHeader/>
          <w:jc w:val="center"/>
        </w:trPr>
        <w:tc>
          <w:tcPr>
            <w:tcW w:w="8573" w:type="dxa"/>
            <w:gridSpan w:val="8"/>
            <w:tcBorders>
              <w:top w:val="single" w:sz="4" w:space="0" w:color="auto"/>
              <w:left w:val="single" w:sz="4" w:space="0" w:color="auto"/>
              <w:right w:val="single" w:sz="4" w:space="0" w:color="000000"/>
            </w:tcBorders>
            <w:shd w:val="clear" w:color="auto" w:fill="FFFF00"/>
            <w:noWrap/>
            <w:vAlign w:val="center"/>
          </w:tcPr>
          <w:p w14:paraId="162F54C3" w14:textId="77777777" w:rsidR="00E72840" w:rsidRPr="002B4F0F" w:rsidRDefault="00E72840" w:rsidP="00051594">
            <w:pPr>
              <w:widowControl/>
              <w:spacing w:line="280" w:lineRule="exact"/>
              <w:jc w:val="center"/>
              <w:rPr>
                <w:rFonts w:eastAsia="標楷體"/>
                <w:b/>
                <w:bCs/>
                <w:kern w:val="0"/>
                <w:szCs w:val="24"/>
              </w:rPr>
            </w:pPr>
            <w:r w:rsidRPr="002B4F0F">
              <w:rPr>
                <w:rFonts w:eastAsia="標楷體" w:hint="eastAsia"/>
                <w:b/>
                <w:bCs/>
                <w:szCs w:val="24"/>
              </w:rPr>
              <w:t>附</w:t>
            </w:r>
            <w:r w:rsidRPr="002B4F0F">
              <w:rPr>
                <w:rFonts w:eastAsia="標楷體"/>
                <w:b/>
                <w:bCs/>
                <w:szCs w:val="24"/>
              </w:rPr>
              <w:t>表</w:t>
            </w:r>
            <w:r>
              <w:rPr>
                <w:rFonts w:eastAsia="標楷體"/>
                <w:b/>
                <w:bCs/>
                <w:szCs w:val="24"/>
              </w:rPr>
              <w:t>7</w:t>
            </w:r>
            <w:r w:rsidRPr="002B4F0F">
              <w:rPr>
                <w:rFonts w:eastAsia="標楷體"/>
                <w:b/>
                <w:bCs/>
                <w:szCs w:val="24"/>
              </w:rPr>
              <w:t>-</w:t>
            </w:r>
            <w:r w:rsidRPr="002B4F0F">
              <w:rPr>
                <w:rFonts w:eastAsia="標楷體"/>
                <w:b/>
                <w:bCs/>
                <w:szCs w:val="24"/>
              </w:rPr>
              <w:t>平均辦文日數</w:t>
            </w:r>
          </w:p>
        </w:tc>
      </w:tr>
      <w:tr w:rsidR="00E72840" w:rsidRPr="00C00237" w14:paraId="313CF2C0" w14:textId="77777777" w:rsidTr="00E72840">
        <w:trPr>
          <w:trHeight w:val="332"/>
          <w:tblHeader/>
          <w:jc w:val="center"/>
        </w:trPr>
        <w:tc>
          <w:tcPr>
            <w:tcW w:w="1413" w:type="dxa"/>
            <w:vMerge w:val="restart"/>
            <w:tcBorders>
              <w:top w:val="single" w:sz="4" w:space="0" w:color="auto"/>
              <w:left w:val="single" w:sz="4" w:space="0" w:color="auto"/>
              <w:right w:val="single" w:sz="4" w:space="0" w:color="auto"/>
            </w:tcBorders>
            <w:shd w:val="clear" w:color="auto" w:fill="EEECE1" w:themeFill="background2"/>
            <w:noWrap/>
            <w:vAlign w:val="center"/>
            <w:hideMark/>
          </w:tcPr>
          <w:p w14:paraId="3A6626A6" w14:textId="77777777" w:rsidR="00E72840" w:rsidRPr="00C00237" w:rsidRDefault="00E72840" w:rsidP="00051594">
            <w:pPr>
              <w:widowControl/>
              <w:spacing w:line="280" w:lineRule="exact"/>
              <w:jc w:val="center"/>
              <w:rPr>
                <w:rFonts w:ascii="標楷體" w:eastAsia="標楷體" w:hAnsi="標楷體"/>
                <w:kern w:val="0"/>
                <w:szCs w:val="24"/>
              </w:rPr>
            </w:pPr>
            <w:r w:rsidRPr="00C00237">
              <w:rPr>
                <w:rFonts w:ascii="標楷體" w:eastAsia="標楷體" w:hAnsi="標楷體" w:hint="eastAsia"/>
                <w:kern w:val="0"/>
                <w:szCs w:val="24"/>
              </w:rPr>
              <w:t>組室別</w:t>
            </w:r>
          </w:p>
        </w:tc>
        <w:tc>
          <w:tcPr>
            <w:tcW w:w="7157" w:type="dxa"/>
            <w:gridSpan w:val="7"/>
            <w:tcBorders>
              <w:top w:val="single" w:sz="4" w:space="0" w:color="auto"/>
              <w:left w:val="nil"/>
              <w:bottom w:val="single" w:sz="4" w:space="0" w:color="auto"/>
              <w:right w:val="single" w:sz="4" w:space="0" w:color="000000"/>
            </w:tcBorders>
            <w:shd w:val="clear" w:color="auto" w:fill="EEECE1" w:themeFill="background2"/>
          </w:tcPr>
          <w:p w14:paraId="7BE592C8" w14:textId="77777777" w:rsidR="00E72840" w:rsidRPr="00C00237" w:rsidRDefault="00E72840" w:rsidP="00051594">
            <w:pPr>
              <w:widowControl/>
              <w:spacing w:line="280" w:lineRule="exact"/>
              <w:jc w:val="center"/>
              <w:rPr>
                <w:rFonts w:eastAsia="標楷體"/>
                <w:kern w:val="0"/>
                <w:szCs w:val="24"/>
              </w:rPr>
            </w:pPr>
            <w:r w:rsidRPr="00C00237">
              <w:rPr>
                <w:rFonts w:eastAsia="標楷體"/>
                <w:kern w:val="0"/>
                <w:szCs w:val="24"/>
              </w:rPr>
              <w:t>所有公文</w:t>
            </w:r>
            <w:r w:rsidRPr="00C00237">
              <w:rPr>
                <w:rFonts w:eastAsia="標楷體"/>
                <w:kern w:val="0"/>
                <w:szCs w:val="24"/>
              </w:rPr>
              <w:t>(</w:t>
            </w:r>
            <w:r w:rsidRPr="00C00237">
              <w:rPr>
                <w:rFonts w:eastAsia="標楷體"/>
                <w:kern w:val="0"/>
                <w:szCs w:val="24"/>
              </w:rPr>
              <w:t>內簽</w:t>
            </w:r>
            <w:r w:rsidRPr="00C00237">
              <w:rPr>
                <w:rFonts w:eastAsia="標楷體"/>
                <w:kern w:val="0"/>
                <w:szCs w:val="24"/>
              </w:rPr>
              <w:t>+</w:t>
            </w:r>
            <w:r w:rsidRPr="00C00237">
              <w:rPr>
                <w:rFonts w:eastAsia="標楷體"/>
                <w:kern w:val="0"/>
                <w:szCs w:val="24"/>
              </w:rPr>
              <w:t>來文</w:t>
            </w:r>
            <w:r w:rsidRPr="00C00237">
              <w:rPr>
                <w:rFonts w:eastAsia="標楷體"/>
                <w:kern w:val="0"/>
                <w:szCs w:val="24"/>
              </w:rPr>
              <w:t>+</w:t>
            </w:r>
            <w:r w:rsidRPr="00C00237">
              <w:rPr>
                <w:rFonts w:eastAsia="標楷體"/>
                <w:kern w:val="0"/>
                <w:szCs w:val="24"/>
              </w:rPr>
              <w:t>創稿</w:t>
            </w:r>
            <w:r w:rsidRPr="00C00237">
              <w:rPr>
                <w:rFonts w:eastAsia="標楷體"/>
                <w:kern w:val="0"/>
                <w:szCs w:val="24"/>
              </w:rPr>
              <w:t>)</w:t>
            </w:r>
          </w:p>
        </w:tc>
      </w:tr>
      <w:tr w:rsidR="00E72840" w:rsidRPr="00C00237" w14:paraId="7126F4A3" w14:textId="77777777" w:rsidTr="00E72840">
        <w:trPr>
          <w:trHeight w:val="658"/>
          <w:tblHeader/>
          <w:jc w:val="center"/>
        </w:trPr>
        <w:tc>
          <w:tcPr>
            <w:tcW w:w="1413" w:type="dxa"/>
            <w:vMerge/>
            <w:tcBorders>
              <w:left w:val="single" w:sz="4" w:space="0" w:color="auto"/>
              <w:bottom w:val="single" w:sz="4" w:space="0" w:color="000000"/>
              <w:right w:val="single" w:sz="4" w:space="0" w:color="auto"/>
            </w:tcBorders>
            <w:shd w:val="clear" w:color="auto" w:fill="EEECE1" w:themeFill="background2"/>
            <w:noWrap/>
            <w:vAlign w:val="center"/>
            <w:hideMark/>
          </w:tcPr>
          <w:p w14:paraId="0A397F67" w14:textId="77777777" w:rsidR="00E72840" w:rsidRPr="00C00237" w:rsidRDefault="00E72840" w:rsidP="00051594">
            <w:pPr>
              <w:widowControl/>
              <w:spacing w:line="280" w:lineRule="exact"/>
              <w:jc w:val="center"/>
              <w:rPr>
                <w:rFonts w:eastAsia="標楷體"/>
                <w:kern w:val="0"/>
                <w:szCs w:val="24"/>
              </w:rPr>
            </w:pPr>
          </w:p>
        </w:tc>
        <w:tc>
          <w:tcPr>
            <w:tcW w:w="1062" w:type="dxa"/>
            <w:tcBorders>
              <w:top w:val="single" w:sz="4" w:space="0" w:color="auto"/>
              <w:left w:val="single" w:sz="4" w:space="0" w:color="auto"/>
              <w:bottom w:val="single" w:sz="4" w:space="0" w:color="000000"/>
              <w:right w:val="single" w:sz="4" w:space="0" w:color="auto"/>
            </w:tcBorders>
            <w:shd w:val="clear" w:color="auto" w:fill="EEECE1" w:themeFill="background2"/>
            <w:vAlign w:val="center"/>
            <w:hideMark/>
          </w:tcPr>
          <w:p w14:paraId="5AD9491D" w14:textId="77777777" w:rsidR="00E72840" w:rsidRPr="00C00237" w:rsidRDefault="00E72840" w:rsidP="00051594">
            <w:pPr>
              <w:widowControl/>
              <w:spacing w:line="280" w:lineRule="exact"/>
              <w:jc w:val="center"/>
              <w:rPr>
                <w:rFonts w:eastAsia="標楷體"/>
                <w:kern w:val="0"/>
                <w:szCs w:val="24"/>
              </w:rPr>
            </w:pPr>
            <w:r w:rsidRPr="00C00237">
              <w:rPr>
                <w:rFonts w:eastAsia="標楷體"/>
                <w:kern w:val="0"/>
                <w:szCs w:val="24"/>
              </w:rPr>
              <w:t>公文件數</w:t>
            </w:r>
          </w:p>
        </w:tc>
        <w:tc>
          <w:tcPr>
            <w:tcW w:w="1085" w:type="dxa"/>
            <w:tcBorders>
              <w:top w:val="single" w:sz="4" w:space="0" w:color="auto"/>
              <w:left w:val="single" w:sz="4" w:space="0" w:color="auto"/>
              <w:bottom w:val="single" w:sz="4" w:space="0" w:color="000000"/>
              <w:right w:val="single" w:sz="4" w:space="0" w:color="auto"/>
            </w:tcBorders>
            <w:shd w:val="clear" w:color="auto" w:fill="EEECE1" w:themeFill="background2"/>
            <w:vAlign w:val="center"/>
          </w:tcPr>
          <w:p w14:paraId="5CD6CE4D" w14:textId="77777777" w:rsidR="00E72840" w:rsidRPr="00C00237" w:rsidRDefault="00E72840" w:rsidP="00051594">
            <w:pPr>
              <w:widowControl/>
              <w:spacing w:line="280" w:lineRule="exact"/>
              <w:jc w:val="center"/>
              <w:rPr>
                <w:rFonts w:eastAsia="標楷體"/>
                <w:kern w:val="0"/>
                <w:szCs w:val="24"/>
              </w:rPr>
            </w:pPr>
            <w:r w:rsidRPr="00C00237">
              <w:rPr>
                <w:rFonts w:eastAsia="標楷體" w:hint="eastAsia"/>
                <w:kern w:val="0"/>
                <w:szCs w:val="24"/>
              </w:rPr>
              <w:t>承辦人數</w:t>
            </w:r>
          </w:p>
        </w:tc>
        <w:tc>
          <w:tcPr>
            <w:tcW w:w="1183" w:type="dxa"/>
            <w:tcBorders>
              <w:top w:val="nil"/>
              <w:left w:val="single" w:sz="4" w:space="0" w:color="auto"/>
              <w:bottom w:val="single" w:sz="4" w:space="0" w:color="000000"/>
              <w:right w:val="single" w:sz="4" w:space="0" w:color="auto"/>
            </w:tcBorders>
            <w:shd w:val="clear" w:color="auto" w:fill="EEECE1" w:themeFill="background2"/>
          </w:tcPr>
          <w:p w14:paraId="37B547F9" w14:textId="77777777" w:rsidR="00E72840" w:rsidRPr="00C00237" w:rsidRDefault="00E72840" w:rsidP="00051594">
            <w:pPr>
              <w:widowControl/>
              <w:spacing w:line="280" w:lineRule="exact"/>
              <w:jc w:val="center"/>
              <w:rPr>
                <w:rFonts w:eastAsia="標楷體"/>
                <w:kern w:val="0"/>
                <w:szCs w:val="24"/>
              </w:rPr>
            </w:pPr>
            <w:r w:rsidRPr="00C00237">
              <w:rPr>
                <w:rFonts w:eastAsia="標楷體" w:hint="eastAsia"/>
                <w:kern w:val="0"/>
                <w:szCs w:val="24"/>
              </w:rPr>
              <w:t>平均每人承辦件數</w:t>
            </w:r>
          </w:p>
        </w:tc>
        <w:tc>
          <w:tcPr>
            <w:tcW w:w="898" w:type="dxa"/>
            <w:tcBorders>
              <w:top w:val="nil"/>
              <w:left w:val="single" w:sz="4" w:space="0" w:color="auto"/>
              <w:bottom w:val="single" w:sz="4" w:space="0" w:color="000000"/>
              <w:right w:val="single" w:sz="4" w:space="0" w:color="auto"/>
            </w:tcBorders>
            <w:shd w:val="clear" w:color="auto" w:fill="EEECE1" w:themeFill="background2"/>
            <w:vAlign w:val="center"/>
            <w:hideMark/>
          </w:tcPr>
          <w:p w14:paraId="4096F9CB" w14:textId="77777777" w:rsidR="00E72840" w:rsidRPr="00C00237" w:rsidRDefault="00E72840" w:rsidP="00051594">
            <w:pPr>
              <w:widowControl/>
              <w:spacing w:line="280" w:lineRule="exact"/>
              <w:jc w:val="center"/>
              <w:rPr>
                <w:rFonts w:eastAsia="標楷體"/>
                <w:kern w:val="0"/>
                <w:szCs w:val="24"/>
              </w:rPr>
            </w:pPr>
            <w:r w:rsidRPr="00C00237">
              <w:rPr>
                <w:rFonts w:eastAsia="標楷體"/>
                <w:kern w:val="0"/>
                <w:szCs w:val="24"/>
              </w:rPr>
              <w:t>3</w:t>
            </w:r>
            <w:r w:rsidRPr="00C00237">
              <w:rPr>
                <w:rFonts w:eastAsia="標楷體"/>
                <w:kern w:val="0"/>
                <w:szCs w:val="24"/>
              </w:rPr>
              <w:t>日內</w:t>
            </w:r>
          </w:p>
        </w:tc>
        <w:tc>
          <w:tcPr>
            <w:tcW w:w="934" w:type="dxa"/>
            <w:tcBorders>
              <w:top w:val="nil"/>
              <w:left w:val="single" w:sz="4" w:space="0" w:color="auto"/>
              <w:bottom w:val="single" w:sz="4" w:space="0" w:color="000000"/>
              <w:right w:val="single" w:sz="4" w:space="0" w:color="auto"/>
            </w:tcBorders>
            <w:shd w:val="clear" w:color="auto" w:fill="EEECE1" w:themeFill="background2"/>
            <w:vAlign w:val="center"/>
            <w:hideMark/>
          </w:tcPr>
          <w:p w14:paraId="7AF9AE85" w14:textId="77777777" w:rsidR="00E72840" w:rsidRPr="00C00237" w:rsidRDefault="00E72840" w:rsidP="00051594">
            <w:pPr>
              <w:widowControl/>
              <w:spacing w:line="280" w:lineRule="exact"/>
              <w:jc w:val="center"/>
              <w:rPr>
                <w:rFonts w:eastAsia="標楷體"/>
                <w:kern w:val="0"/>
                <w:szCs w:val="24"/>
              </w:rPr>
            </w:pPr>
            <w:r w:rsidRPr="00C00237">
              <w:rPr>
                <w:rFonts w:eastAsia="標楷體"/>
                <w:kern w:val="0"/>
                <w:szCs w:val="24"/>
              </w:rPr>
              <w:t>4~6</w:t>
            </w:r>
            <w:r w:rsidRPr="00C00237">
              <w:rPr>
                <w:rFonts w:eastAsia="標楷體"/>
                <w:kern w:val="0"/>
                <w:szCs w:val="24"/>
              </w:rPr>
              <w:t>日</w:t>
            </w:r>
          </w:p>
        </w:tc>
        <w:tc>
          <w:tcPr>
            <w:tcW w:w="875" w:type="dxa"/>
            <w:tcBorders>
              <w:top w:val="nil"/>
              <w:left w:val="single" w:sz="4" w:space="0" w:color="auto"/>
              <w:bottom w:val="single" w:sz="4" w:space="0" w:color="000000"/>
              <w:right w:val="single" w:sz="4" w:space="0" w:color="auto"/>
            </w:tcBorders>
            <w:shd w:val="clear" w:color="auto" w:fill="EEECE1" w:themeFill="background2"/>
            <w:vAlign w:val="center"/>
            <w:hideMark/>
          </w:tcPr>
          <w:p w14:paraId="57A912FC" w14:textId="77777777" w:rsidR="00E72840" w:rsidRPr="00C00237" w:rsidRDefault="00E72840" w:rsidP="00051594">
            <w:pPr>
              <w:widowControl/>
              <w:spacing w:line="280" w:lineRule="exact"/>
              <w:jc w:val="center"/>
              <w:rPr>
                <w:rFonts w:eastAsia="標楷體"/>
                <w:kern w:val="0"/>
                <w:szCs w:val="24"/>
              </w:rPr>
            </w:pPr>
            <w:r w:rsidRPr="00C00237">
              <w:rPr>
                <w:rFonts w:eastAsia="標楷體"/>
                <w:kern w:val="0"/>
                <w:szCs w:val="24"/>
              </w:rPr>
              <w:t>6</w:t>
            </w:r>
            <w:r w:rsidRPr="00C00237">
              <w:rPr>
                <w:rFonts w:eastAsia="標楷體"/>
                <w:kern w:val="0"/>
                <w:szCs w:val="24"/>
              </w:rPr>
              <w:t>日</w:t>
            </w:r>
          </w:p>
          <w:p w14:paraId="0C4A3254" w14:textId="77777777" w:rsidR="00E72840" w:rsidRPr="00C00237" w:rsidRDefault="00E72840" w:rsidP="00051594">
            <w:pPr>
              <w:widowControl/>
              <w:spacing w:line="280" w:lineRule="exact"/>
              <w:jc w:val="center"/>
              <w:rPr>
                <w:rFonts w:eastAsia="標楷體"/>
                <w:kern w:val="0"/>
                <w:szCs w:val="24"/>
              </w:rPr>
            </w:pPr>
            <w:r w:rsidRPr="00C00237">
              <w:rPr>
                <w:rFonts w:eastAsia="標楷體"/>
                <w:kern w:val="0"/>
                <w:szCs w:val="24"/>
              </w:rPr>
              <w:t>以上</w:t>
            </w:r>
          </w:p>
        </w:tc>
        <w:tc>
          <w:tcPr>
            <w:tcW w:w="1120" w:type="dxa"/>
            <w:tcBorders>
              <w:top w:val="nil"/>
              <w:left w:val="single" w:sz="4" w:space="0" w:color="auto"/>
              <w:bottom w:val="single" w:sz="4" w:space="0" w:color="000000"/>
              <w:right w:val="single" w:sz="4" w:space="0" w:color="auto"/>
            </w:tcBorders>
            <w:shd w:val="clear" w:color="auto" w:fill="EEECE1" w:themeFill="background2"/>
            <w:vAlign w:val="center"/>
            <w:hideMark/>
          </w:tcPr>
          <w:p w14:paraId="15797FC2" w14:textId="77777777" w:rsidR="00E72840" w:rsidRPr="00C00237" w:rsidRDefault="00E72840" w:rsidP="00051594">
            <w:pPr>
              <w:widowControl/>
              <w:spacing w:line="280" w:lineRule="exact"/>
              <w:jc w:val="center"/>
              <w:rPr>
                <w:rFonts w:eastAsia="標楷體"/>
                <w:kern w:val="0"/>
                <w:szCs w:val="24"/>
              </w:rPr>
            </w:pPr>
            <w:r w:rsidRPr="00C00237">
              <w:rPr>
                <w:rFonts w:eastAsia="標楷體"/>
                <w:kern w:val="0"/>
                <w:szCs w:val="24"/>
              </w:rPr>
              <w:t>平均辦文日數</w:t>
            </w:r>
          </w:p>
        </w:tc>
      </w:tr>
      <w:tr w:rsidR="00E72840" w:rsidRPr="00C00237" w14:paraId="010FA7FC" w14:textId="77777777" w:rsidTr="00E72840">
        <w:trPr>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7E841622" w14:textId="77777777" w:rsidR="00E72840" w:rsidRPr="00C00237" w:rsidRDefault="00E72840" w:rsidP="00051594">
            <w:pPr>
              <w:widowControl/>
              <w:spacing w:line="360" w:lineRule="exact"/>
              <w:jc w:val="center"/>
              <w:rPr>
                <w:rFonts w:eastAsia="標楷體"/>
                <w:kern w:val="0"/>
                <w:szCs w:val="24"/>
              </w:rPr>
            </w:pPr>
            <w:r w:rsidRPr="00C00237">
              <w:rPr>
                <w:rFonts w:eastAsia="標楷體"/>
                <w:kern w:val="0"/>
                <w:szCs w:val="24"/>
              </w:rPr>
              <w:t>蒐研組</w:t>
            </w:r>
          </w:p>
        </w:tc>
        <w:tc>
          <w:tcPr>
            <w:tcW w:w="1062" w:type="dxa"/>
            <w:tcBorders>
              <w:top w:val="nil"/>
              <w:left w:val="nil"/>
              <w:bottom w:val="single" w:sz="4" w:space="0" w:color="auto"/>
              <w:right w:val="single" w:sz="4" w:space="0" w:color="auto"/>
            </w:tcBorders>
            <w:shd w:val="clear" w:color="auto" w:fill="auto"/>
            <w:noWrap/>
            <w:vAlign w:val="center"/>
          </w:tcPr>
          <w:p w14:paraId="2C521F8C"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34</w:t>
            </w:r>
          </w:p>
        </w:tc>
        <w:tc>
          <w:tcPr>
            <w:tcW w:w="1085" w:type="dxa"/>
            <w:tcBorders>
              <w:top w:val="single" w:sz="4" w:space="0" w:color="000000"/>
              <w:left w:val="nil"/>
              <w:bottom w:val="single" w:sz="4" w:space="0" w:color="000000"/>
              <w:right w:val="single" w:sz="4" w:space="0" w:color="000000"/>
            </w:tcBorders>
          </w:tcPr>
          <w:p w14:paraId="659107D0" w14:textId="77777777" w:rsidR="00E72840" w:rsidRPr="00C00237" w:rsidRDefault="00E72840" w:rsidP="00051594">
            <w:pPr>
              <w:widowControl/>
              <w:spacing w:line="360" w:lineRule="exact"/>
              <w:jc w:val="center"/>
              <w:rPr>
                <w:rFonts w:eastAsia="標楷體"/>
                <w:kern w:val="0"/>
                <w:szCs w:val="24"/>
              </w:rPr>
            </w:pPr>
            <w:r w:rsidRPr="00C00237">
              <w:rPr>
                <w:rFonts w:eastAsia="標楷體" w:hint="eastAsia"/>
                <w:kern w:val="0"/>
              </w:rPr>
              <w:t>11</w:t>
            </w:r>
          </w:p>
        </w:tc>
        <w:tc>
          <w:tcPr>
            <w:tcW w:w="1183" w:type="dxa"/>
            <w:tcBorders>
              <w:top w:val="nil"/>
              <w:left w:val="nil"/>
              <w:bottom w:val="single" w:sz="4" w:space="0" w:color="auto"/>
              <w:right w:val="single" w:sz="4" w:space="0" w:color="auto"/>
            </w:tcBorders>
            <w:shd w:val="clear" w:color="auto" w:fill="auto"/>
            <w:vAlign w:val="center"/>
          </w:tcPr>
          <w:p w14:paraId="07E59B1F" w14:textId="77777777" w:rsidR="00E72840" w:rsidRPr="00C00237" w:rsidRDefault="00E72840" w:rsidP="00051594">
            <w:pPr>
              <w:widowControl/>
              <w:spacing w:line="360" w:lineRule="exact"/>
              <w:jc w:val="center"/>
              <w:rPr>
                <w:rFonts w:eastAsia="標楷體"/>
                <w:kern w:val="0"/>
                <w:szCs w:val="24"/>
              </w:rPr>
            </w:pPr>
            <w:r w:rsidRPr="00C00237">
              <w:rPr>
                <w:rFonts w:eastAsia="標楷體" w:hint="eastAsia"/>
                <w:kern w:val="0"/>
              </w:rPr>
              <w:t>3.09</w:t>
            </w:r>
          </w:p>
        </w:tc>
        <w:tc>
          <w:tcPr>
            <w:tcW w:w="898" w:type="dxa"/>
            <w:tcBorders>
              <w:top w:val="nil"/>
              <w:left w:val="nil"/>
              <w:bottom w:val="single" w:sz="4" w:space="0" w:color="auto"/>
              <w:right w:val="single" w:sz="4" w:space="0" w:color="auto"/>
            </w:tcBorders>
            <w:shd w:val="clear" w:color="auto" w:fill="auto"/>
            <w:noWrap/>
            <w:vAlign w:val="center"/>
          </w:tcPr>
          <w:p w14:paraId="0E7C9E99"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20</w:t>
            </w:r>
          </w:p>
        </w:tc>
        <w:tc>
          <w:tcPr>
            <w:tcW w:w="934" w:type="dxa"/>
            <w:tcBorders>
              <w:top w:val="nil"/>
              <w:left w:val="nil"/>
              <w:bottom w:val="single" w:sz="4" w:space="0" w:color="auto"/>
              <w:right w:val="single" w:sz="4" w:space="0" w:color="auto"/>
            </w:tcBorders>
            <w:shd w:val="clear" w:color="auto" w:fill="auto"/>
            <w:noWrap/>
            <w:vAlign w:val="center"/>
          </w:tcPr>
          <w:p w14:paraId="5DDD1F1C"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11</w:t>
            </w:r>
          </w:p>
        </w:tc>
        <w:tc>
          <w:tcPr>
            <w:tcW w:w="875" w:type="dxa"/>
            <w:tcBorders>
              <w:top w:val="nil"/>
              <w:left w:val="nil"/>
              <w:bottom w:val="single" w:sz="4" w:space="0" w:color="auto"/>
              <w:right w:val="single" w:sz="4" w:space="0" w:color="auto"/>
            </w:tcBorders>
            <w:shd w:val="clear" w:color="auto" w:fill="auto"/>
            <w:noWrap/>
            <w:vAlign w:val="center"/>
          </w:tcPr>
          <w:p w14:paraId="06FF529C"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3</w:t>
            </w:r>
          </w:p>
        </w:tc>
        <w:tc>
          <w:tcPr>
            <w:tcW w:w="1120" w:type="dxa"/>
            <w:tcBorders>
              <w:top w:val="nil"/>
              <w:left w:val="nil"/>
              <w:bottom w:val="single" w:sz="4" w:space="0" w:color="auto"/>
              <w:right w:val="single" w:sz="4" w:space="0" w:color="auto"/>
            </w:tcBorders>
            <w:shd w:val="clear" w:color="auto" w:fill="auto"/>
            <w:noWrap/>
            <w:vAlign w:val="center"/>
          </w:tcPr>
          <w:p w14:paraId="0C10F18F"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3.03</w:t>
            </w:r>
          </w:p>
        </w:tc>
      </w:tr>
      <w:tr w:rsidR="00E72840" w:rsidRPr="00C00237" w14:paraId="63BCA18D" w14:textId="77777777" w:rsidTr="00E72840">
        <w:trPr>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50AC2864" w14:textId="77777777" w:rsidR="00E72840" w:rsidRPr="00C00237" w:rsidRDefault="00E72840" w:rsidP="00051594">
            <w:pPr>
              <w:widowControl/>
              <w:spacing w:line="360" w:lineRule="exact"/>
              <w:jc w:val="center"/>
              <w:rPr>
                <w:rFonts w:eastAsia="標楷體"/>
                <w:kern w:val="0"/>
                <w:szCs w:val="24"/>
              </w:rPr>
            </w:pPr>
            <w:r w:rsidRPr="00C00237">
              <w:rPr>
                <w:rFonts w:eastAsia="標楷體"/>
                <w:kern w:val="0"/>
                <w:szCs w:val="24"/>
              </w:rPr>
              <w:t>展示組</w:t>
            </w:r>
          </w:p>
        </w:tc>
        <w:tc>
          <w:tcPr>
            <w:tcW w:w="1062" w:type="dxa"/>
            <w:tcBorders>
              <w:top w:val="nil"/>
              <w:left w:val="nil"/>
              <w:bottom w:val="single" w:sz="4" w:space="0" w:color="auto"/>
              <w:right w:val="single" w:sz="4" w:space="0" w:color="auto"/>
            </w:tcBorders>
            <w:shd w:val="clear" w:color="auto" w:fill="auto"/>
            <w:noWrap/>
            <w:vAlign w:val="center"/>
          </w:tcPr>
          <w:p w14:paraId="779666DB"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105</w:t>
            </w:r>
          </w:p>
        </w:tc>
        <w:tc>
          <w:tcPr>
            <w:tcW w:w="1085" w:type="dxa"/>
            <w:tcBorders>
              <w:top w:val="single" w:sz="4" w:space="0" w:color="000000"/>
              <w:left w:val="nil"/>
              <w:bottom w:val="single" w:sz="4" w:space="0" w:color="000000"/>
              <w:right w:val="single" w:sz="4" w:space="0" w:color="000000"/>
            </w:tcBorders>
          </w:tcPr>
          <w:p w14:paraId="5FF4E5C1" w14:textId="77777777" w:rsidR="00E72840" w:rsidRPr="00C00237" w:rsidRDefault="00E72840" w:rsidP="00051594">
            <w:pPr>
              <w:widowControl/>
              <w:spacing w:line="360" w:lineRule="exact"/>
              <w:jc w:val="center"/>
              <w:rPr>
                <w:rFonts w:eastAsia="標楷體"/>
                <w:kern w:val="0"/>
                <w:szCs w:val="24"/>
              </w:rPr>
            </w:pPr>
            <w:r w:rsidRPr="00C00237">
              <w:rPr>
                <w:rFonts w:eastAsia="標楷體" w:hint="eastAsia"/>
                <w:kern w:val="0"/>
              </w:rPr>
              <w:t>31</w:t>
            </w:r>
          </w:p>
        </w:tc>
        <w:tc>
          <w:tcPr>
            <w:tcW w:w="1183" w:type="dxa"/>
            <w:tcBorders>
              <w:top w:val="nil"/>
              <w:left w:val="nil"/>
              <w:bottom w:val="single" w:sz="4" w:space="0" w:color="auto"/>
              <w:right w:val="single" w:sz="4" w:space="0" w:color="auto"/>
            </w:tcBorders>
            <w:shd w:val="clear" w:color="auto" w:fill="auto"/>
            <w:vAlign w:val="center"/>
          </w:tcPr>
          <w:p w14:paraId="511F033D" w14:textId="77777777" w:rsidR="00E72840" w:rsidRPr="00C00237" w:rsidRDefault="00E72840" w:rsidP="00051594">
            <w:pPr>
              <w:widowControl/>
              <w:spacing w:line="360" w:lineRule="exact"/>
              <w:jc w:val="center"/>
              <w:rPr>
                <w:rFonts w:eastAsia="標楷體"/>
                <w:kern w:val="0"/>
                <w:szCs w:val="24"/>
              </w:rPr>
            </w:pPr>
            <w:r w:rsidRPr="00C00237">
              <w:rPr>
                <w:rFonts w:eastAsia="標楷體" w:hint="eastAsia"/>
                <w:kern w:val="0"/>
              </w:rPr>
              <w:t>3.39</w:t>
            </w:r>
          </w:p>
        </w:tc>
        <w:tc>
          <w:tcPr>
            <w:tcW w:w="898" w:type="dxa"/>
            <w:tcBorders>
              <w:top w:val="nil"/>
              <w:left w:val="nil"/>
              <w:bottom w:val="single" w:sz="4" w:space="0" w:color="auto"/>
              <w:right w:val="single" w:sz="4" w:space="0" w:color="auto"/>
            </w:tcBorders>
            <w:shd w:val="clear" w:color="auto" w:fill="auto"/>
            <w:noWrap/>
            <w:vAlign w:val="center"/>
          </w:tcPr>
          <w:p w14:paraId="2DCC2B1B"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83</w:t>
            </w:r>
          </w:p>
        </w:tc>
        <w:tc>
          <w:tcPr>
            <w:tcW w:w="934" w:type="dxa"/>
            <w:tcBorders>
              <w:top w:val="nil"/>
              <w:left w:val="nil"/>
              <w:bottom w:val="single" w:sz="4" w:space="0" w:color="auto"/>
              <w:right w:val="single" w:sz="4" w:space="0" w:color="auto"/>
            </w:tcBorders>
            <w:shd w:val="clear" w:color="auto" w:fill="auto"/>
            <w:noWrap/>
            <w:vAlign w:val="center"/>
          </w:tcPr>
          <w:p w14:paraId="0C9E6C86"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17</w:t>
            </w:r>
          </w:p>
        </w:tc>
        <w:tc>
          <w:tcPr>
            <w:tcW w:w="875" w:type="dxa"/>
            <w:tcBorders>
              <w:top w:val="nil"/>
              <w:left w:val="nil"/>
              <w:bottom w:val="single" w:sz="4" w:space="0" w:color="auto"/>
              <w:right w:val="single" w:sz="4" w:space="0" w:color="auto"/>
            </w:tcBorders>
            <w:shd w:val="clear" w:color="auto" w:fill="auto"/>
            <w:noWrap/>
            <w:vAlign w:val="center"/>
          </w:tcPr>
          <w:p w14:paraId="34B60F9F"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5</w:t>
            </w:r>
          </w:p>
        </w:tc>
        <w:tc>
          <w:tcPr>
            <w:tcW w:w="1120" w:type="dxa"/>
            <w:tcBorders>
              <w:top w:val="nil"/>
              <w:left w:val="nil"/>
              <w:bottom w:val="single" w:sz="4" w:space="0" w:color="auto"/>
              <w:right w:val="single" w:sz="4" w:space="0" w:color="auto"/>
            </w:tcBorders>
            <w:shd w:val="clear" w:color="auto" w:fill="auto"/>
            <w:noWrap/>
            <w:vAlign w:val="center"/>
          </w:tcPr>
          <w:p w14:paraId="4782106B"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 xml:space="preserve">2.44 </w:t>
            </w:r>
          </w:p>
        </w:tc>
      </w:tr>
      <w:tr w:rsidR="00E72840" w:rsidRPr="00C00237" w14:paraId="1411CA2E" w14:textId="77777777" w:rsidTr="00E72840">
        <w:trPr>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568E7F67" w14:textId="77777777" w:rsidR="00E72840" w:rsidRPr="00C00237" w:rsidRDefault="00E72840" w:rsidP="00051594">
            <w:pPr>
              <w:widowControl/>
              <w:spacing w:line="360" w:lineRule="exact"/>
              <w:jc w:val="center"/>
              <w:rPr>
                <w:rFonts w:eastAsia="標楷體"/>
                <w:kern w:val="0"/>
                <w:szCs w:val="24"/>
              </w:rPr>
            </w:pPr>
            <w:r w:rsidRPr="00C00237">
              <w:rPr>
                <w:rFonts w:eastAsia="標楷體"/>
                <w:kern w:val="0"/>
                <w:szCs w:val="24"/>
              </w:rPr>
              <w:t>科教組</w:t>
            </w:r>
          </w:p>
        </w:tc>
        <w:tc>
          <w:tcPr>
            <w:tcW w:w="1062" w:type="dxa"/>
            <w:tcBorders>
              <w:top w:val="nil"/>
              <w:left w:val="nil"/>
              <w:bottom w:val="single" w:sz="4" w:space="0" w:color="auto"/>
              <w:right w:val="single" w:sz="4" w:space="0" w:color="auto"/>
            </w:tcBorders>
            <w:shd w:val="clear" w:color="auto" w:fill="auto"/>
            <w:noWrap/>
            <w:vAlign w:val="center"/>
          </w:tcPr>
          <w:p w14:paraId="33BA82D0"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61</w:t>
            </w:r>
          </w:p>
        </w:tc>
        <w:tc>
          <w:tcPr>
            <w:tcW w:w="1085" w:type="dxa"/>
            <w:tcBorders>
              <w:top w:val="single" w:sz="4" w:space="0" w:color="000000"/>
              <w:left w:val="nil"/>
              <w:bottom w:val="single" w:sz="4" w:space="0" w:color="000000"/>
              <w:right w:val="single" w:sz="4" w:space="0" w:color="000000"/>
            </w:tcBorders>
          </w:tcPr>
          <w:p w14:paraId="15392AB9" w14:textId="77777777" w:rsidR="00E72840" w:rsidRPr="00C00237" w:rsidRDefault="00E72840" w:rsidP="00051594">
            <w:pPr>
              <w:widowControl/>
              <w:spacing w:line="360" w:lineRule="exact"/>
              <w:jc w:val="center"/>
              <w:rPr>
                <w:rFonts w:eastAsia="標楷體"/>
                <w:kern w:val="0"/>
                <w:szCs w:val="24"/>
              </w:rPr>
            </w:pPr>
            <w:r w:rsidRPr="00C00237">
              <w:rPr>
                <w:rFonts w:eastAsia="標楷體" w:hint="eastAsia"/>
                <w:kern w:val="0"/>
              </w:rPr>
              <w:t>28</w:t>
            </w:r>
          </w:p>
        </w:tc>
        <w:tc>
          <w:tcPr>
            <w:tcW w:w="1183" w:type="dxa"/>
            <w:tcBorders>
              <w:top w:val="nil"/>
              <w:left w:val="nil"/>
              <w:bottom w:val="single" w:sz="4" w:space="0" w:color="auto"/>
              <w:right w:val="single" w:sz="4" w:space="0" w:color="auto"/>
            </w:tcBorders>
            <w:shd w:val="clear" w:color="auto" w:fill="auto"/>
            <w:vAlign w:val="center"/>
          </w:tcPr>
          <w:p w14:paraId="4D28C7C9" w14:textId="77777777" w:rsidR="00E72840" w:rsidRPr="00C00237" w:rsidRDefault="00E72840" w:rsidP="00051594">
            <w:pPr>
              <w:widowControl/>
              <w:spacing w:line="360" w:lineRule="exact"/>
              <w:jc w:val="center"/>
              <w:rPr>
                <w:rFonts w:eastAsia="標楷體"/>
                <w:kern w:val="0"/>
                <w:szCs w:val="24"/>
              </w:rPr>
            </w:pPr>
            <w:r w:rsidRPr="00C00237">
              <w:rPr>
                <w:rFonts w:eastAsia="標楷體" w:hint="eastAsia"/>
                <w:kern w:val="0"/>
              </w:rPr>
              <w:t>2.18</w:t>
            </w:r>
          </w:p>
        </w:tc>
        <w:tc>
          <w:tcPr>
            <w:tcW w:w="898" w:type="dxa"/>
            <w:tcBorders>
              <w:top w:val="nil"/>
              <w:left w:val="nil"/>
              <w:bottom w:val="single" w:sz="4" w:space="0" w:color="auto"/>
              <w:right w:val="single" w:sz="4" w:space="0" w:color="auto"/>
            </w:tcBorders>
            <w:shd w:val="clear" w:color="auto" w:fill="auto"/>
            <w:noWrap/>
            <w:vAlign w:val="center"/>
          </w:tcPr>
          <w:p w14:paraId="308535EC"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44</w:t>
            </w:r>
          </w:p>
        </w:tc>
        <w:tc>
          <w:tcPr>
            <w:tcW w:w="934" w:type="dxa"/>
            <w:tcBorders>
              <w:top w:val="nil"/>
              <w:left w:val="nil"/>
              <w:bottom w:val="single" w:sz="4" w:space="0" w:color="auto"/>
              <w:right w:val="single" w:sz="4" w:space="0" w:color="auto"/>
            </w:tcBorders>
            <w:shd w:val="clear" w:color="auto" w:fill="auto"/>
            <w:noWrap/>
            <w:vAlign w:val="center"/>
          </w:tcPr>
          <w:p w14:paraId="017278A7"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13</w:t>
            </w:r>
          </w:p>
        </w:tc>
        <w:tc>
          <w:tcPr>
            <w:tcW w:w="875" w:type="dxa"/>
            <w:tcBorders>
              <w:top w:val="nil"/>
              <w:left w:val="nil"/>
              <w:bottom w:val="single" w:sz="4" w:space="0" w:color="auto"/>
              <w:right w:val="single" w:sz="4" w:space="0" w:color="auto"/>
            </w:tcBorders>
            <w:shd w:val="clear" w:color="auto" w:fill="auto"/>
            <w:noWrap/>
            <w:vAlign w:val="center"/>
          </w:tcPr>
          <w:p w14:paraId="1F8B50F2"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4</w:t>
            </w:r>
          </w:p>
        </w:tc>
        <w:tc>
          <w:tcPr>
            <w:tcW w:w="1120" w:type="dxa"/>
            <w:tcBorders>
              <w:top w:val="nil"/>
              <w:left w:val="nil"/>
              <w:bottom w:val="single" w:sz="4" w:space="0" w:color="auto"/>
              <w:right w:val="single" w:sz="4" w:space="0" w:color="auto"/>
            </w:tcBorders>
            <w:shd w:val="clear" w:color="auto" w:fill="auto"/>
            <w:noWrap/>
            <w:vAlign w:val="center"/>
          </w:tcPr>
          <w:p w14:paraId="3EAD292F"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 xml:space="preserve">2.61 </w:t>
            </w:r>
          </w:p>
        </w:tc>
      </w:tr>
      <w:tr w:rsidR="00E72840" w:rsidRPr="00C00237" w14:paraId="74D637C0" w14:textId="77777777" w:rsidTr="00E72840">
        <w:trPr>
          <w:jc w:val="center"/>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0985F745" w14:textId="77777777" w:rsidR="00E72840" w:rsidRPr="00C00237" w:rsidRDefault="00E72840" w:rsidP="00051594">
            <w:pPr>
              <w:widowControl/>
              <w:spacing w:line="360" w:lineRule="exact"/>
              <w:jc w:val="center"/>
              <w:rPr>
                <w:rFonts w:eastAsia="標楷體"/>
                <w:kern w:val="0"/>
                <w:szCs w:val="24"/>
              </w:rPr>
            </w:pPr>
            <w:r w:rsidRPr="00C00237">
              <w:rPr>
                <w:rFonts w:eastAsia="標楷體"/>
                <w:kern w:val="0"/>
                <w:szCs w:val="24"/>
              </w:rPr>
              <w:t>公服組</w:t>
            </w:r>
          </w:p>
        </w:tc>
        <w:tc>
          <w:tcPr>
            <w:tcW w:w="1062" w:type="dxa"/>
            <w:tcBorders>
              <w:top w:val="nil"/>
              <w:left w:val="nil"/>
              <w:bottom w:val="single" w:sz="4" w:space="0" w:color="auto"/>
              <w:right w:val="single" w:sz="4" w:space="0" w:color="auto"/>
            </w:tcBorders>
            <w:shd w:val="clear" w:color="auto" w:fill="auto"/>
            <w:vAlign w:val="center"/>
          </w:tcPr>
          <w:p w14:paraId="736BBA26"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99</w:t>
            </w:r>
          </w:p>
        </w:tc>
        <w:tc>
          <w:tcPr>
            <w:tcW w:w="1085" w:type="dxa"/>
            <w:tcBorders>
              <w:top w:val="single" w:sz="4" w:space="0" w:color="000000"/>
              <w:left w:val="nil"/>
              <w:bottom w:val="single" w:sz="4" w:space="0" w:color="000000"/>
              <w:right w:val="single" w:sz="4" w:space="0" w:color="000000"/>
            </w:tcBorders>
          </w:tcPr>
          <w:p w14:paraId="06D14AD4" w14:textId="77777777" w:rsidR="00E72840" w:rsidRPr="00C00237" w:rsidRDefault="00E72840" w:rsidP="00051594">
            <w:pPr>
              <w:widowControl/>
              <w:spacing w:line="360" w:lineRule="exact"/>
              <w:jc w:val="center"/>
              <w:rPr>
                <w:rFonts w:eastAsia="標楷體"/>
                <w:kern w:val="0"/>
                <w:szCs w:val="24"/>
              </w:rPr>
            </w:pPr>
            <w:r w:rsidRPr="00C00237">
              <w:rPr>
                <w:rFonts w:eastAsia="標楷體" w:hint="eastAsia"/>
                <w:kern w:val="0"/>
              </w:rPr>
              <w:t>20</w:t>
            </w:r>
          </w:p>
        </w:tc>
        <w:tc>
          <w:tcPr>
            <w:tcW w:w="1183" w:type="dxa"/>
            <w:tcBorders>
              <w:top w:val="single" w:sz="4" w:space="0" w:color="000000"/>
              <w:left w:val="single" w:sz="4" w:space="0" w:color="000000"/>
              <w:bottom w:val="single" w:sz="4" w:space="0" w:color="000000"/>
              <w:right w:val="single" w:sz="4" w:space="0" w:color="000000"/>
            </w:tcBorders>
          </w:tcPr>
          <w:p w14:paraId="263066C8" w14:textId="77777777" w:rsidR="00E72840" w:rsidRPr="00C00237" w:rsidRDefault="00E72840" w:rsidP="00051594">
            <w:pPr>
              <w:widowControl/>
              <w:spacing w:line="360" w:lineRule="exact"/>
              <w:jc w:val="center"/>
              <w:rPr>
                <w:rFonts w:eastAsia="標楷體"/>
                <w:kern w:val="0"/>
                <w:szCs w:val="24"/>
              </w:rPr>
            </w:pPr>
            <w:r w:rsidRPr="00C00237">
              <w:rPr>
                <w:rFonts w:eastAsia="標楷體" w:hint="eastAsia"/>
                <w:kern w:val="0"/>
              </w:rPr>
              <w:t>4.95</w:t>
            </w:r>
          </w:p>
        </w:tc>
        <w:tc>
          <w:tcPr>
            <w:tcW w:w="898" w:type="dxa"/>
            <w:tcBorders>
              <w:top w:val="nil"/>
              <w:left w:val="nil"/>
              <w:bottom w:val="single" w:sz="4" w:space="0" w:color="auto"/>
              <w:right w:val="single" w:sz="4" w:space="0" w:color="auto"/>
            </w:tcBorders>
            <w:shd w:val="clear" w:color="auto" w:fill="auto"/>
            <w:vAlign w:val="center"/>
          </w:tcPr>
          <w:p w14:paraId="29E3D03D"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83</w:t>
            </w:r>
          </w:p>
        </w:tc>
        <w:tc>
          <w:tcPr>
            <w:tcW w:w="934" w:type="dxa"/>
            <w:tcBorders>
              <w:top w:val="nil"/>
              <w:left w:val="nil"/>
              <w:bottom w:val="single" w:sz="4" w:space="0" w:color="auto"/>
              <w:right w:val="single" w:sz="4" w:space="0" w:color="auto"/>
            </w:tcBorders>
            <w:shd w:val="clear" w:color="auto" w:fill="auto"/>
            <w:vAlign w:val="center"/>
          </w:tcPr>
          <w:p w14:paraId="23B875E0"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16</w:t>
            </w:r>
          </w:p>
        </w:tc>
        <w:tc>
          <w:tcPr>
            <w:tcW w:w="875" w:type="dxa"/>
            <w:tcBorders>
              <w:top w:val="nil"/>
              <w:left w:val="nil"/>
              <w:bottom w:val="single" w:sz="4" w:space="0" w:color="auto"/>
              <w:right w:val="single" w:sz="4" w:space="0" w:color="auto"/>
            </w:tcBorders>
            <w:shd w:val="clear" w:color="auto" w:fill="auto"/>
            <w:vAlign w:val="center"/>
          </w:tcPr>
          <w:p w14:paraId="768ED150"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0</w:t>
            </w:r>
          </w:p>
        </w:tc>
        <w:tc>
          <w:tcPr>
            <w:tcW w:w="1120" w:type="dxa"/>
            <w:tcBorders>
              <w:top w:val="nil"/>
              <w:left w:val="nil"/>
              <w:bottom w:val="single" w:sz="4" w:space="0" w:color="auto"/>
              <w:right w:val="single" w:sz="4" w:space="0" w:color="auto"/>
            </w:tcBorders>
            <w:shd w:val="clear" w:color="auto" w:fill="auto"/>
          </w:tcPr>
          <w:p w14:paraId="6000DA14" w14:textId="77777777" w:rsidR="00E72840" w:rsidRPr="00C00237" w:rsidRDefault="00E72840" w:rsidP="00051594">
            <w:pPr>
              <w:widowControl/>
              <w:spacing w:line="360" w:lineRule="exact"/>
              <w:jc w:val="center"/>
              <w:rPr>
                <w:rFonts w:eastAsia="標楷體"/>
                <w:kern w:val="0"/>
              </w:rPr>
            </w:pPr>
            <w:r w:rsidRPr="00C00237">
              <w:rPr>
                <w:rFonts w:eastAsia="標楷體" w:hint="eastAsia"/>
                <w:kern w:val="0"/>
              </w:rPr>
              <w:t>2.33</w:t>
            </w:r>
          </w:p>
          <w:p w14:paraId="1BBB2063" w14:textId="77777777" w:rsidR="00E72840" w:rsidRPr="00C00237" w:rsidRDefault="00E72840" w:rsidP="00051594">
            <w:pPr>
              <w:widowControl/>
              <w:spacing w:line="360" w:lineRule="exact"/>
              <w:jc w:val="center"/>
              <w:rPr>
                <w:rFonts w:eastAsia="標楷體"/>
                <w:kern w:val="0"/>
                <w:szCs w:val="24"/>
              </w:rPr>
            </w:pPr>
            <w:r w:rsidRPr="00C00237">
              <w:rPr>
                <w:rFonts w:eastAsia="標楷體" w:hint="eastAsia"/>
                <w:kern w:val="0"/>
              </w:rPr>
              <w:t>(1.81)</w:t>
            </w:r>
          </w:p>
        </w:tc>
      </w:tr>
      <w:tr w:rsidR="00E72840" w:rsidRPr="00C00237" w14:paraId="74F3E493" w14:textId="77777777" w:rsidTr="00E72840">
        <w:trPr>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5925AD05" w14:textId="77777777" w:rsidR="00E72840" w:rsidRPr="00C00237" w:rsidRDefault="00E72840" w:rsidP="00051594">
            <w:pPr>
              <w:widowControl/>
              <w:spacing w:line="360" w:lineRule="exact"/>
              <w:jc w:val="center"/>
              <w:rPr>
                <w:rFonts w:eastAsia="標楷體"/>
                <w:kern w:val="0"/>
                <w:szCs w:val="24"/>
              </w:rPr>
            </w:pPr>
            <w:r w:rsidRPr="00C00237">
              <w:rPr>
                <w:rFonts w:eastAsia="標楷體"/>
                <w:kern w:val="0"/>
                <w:szCs w:val="24"/>
              </w:rPr>
              <w:t>秘書室</w:t>
            </w:r>
          </w:p>
        </w:tc>
        <w:tc>
          <w:tcPr>
            <w:tcW w:w="1062" w:type="dxa"/>
            <w:tcBorders>
              <w:top w:val="nil"/>
              <w:left w:val="nil"/>
              <w:bottom w:val="single" w:sz="4" w:space="0" w:color="auto"/>
              <w:right w:val="single" w:sz="4" w:space="0" w:color="auto"/>
            </w:tcBorders>
            <w:shd w:val="clear" w:color="auto" w:fill="auto"/>
            <w:noWrap/>
            <w:vAlign w:val="center"/>
          </w:tcPr>
          <w:p w14:paraId="156B84CA"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223</w:t>
            </w:r>
          </w:p>
        </w:tc>
        <w:tc>
          <w:tcPr>
            <w:tcW w:w="1085" w:type="dxa"/>
            <w:tcBorders>
              <w:top w:val="single" w:sz="4" w:space="0" w:color="000000"/>
              <w:left w:val="nil"/>
              <w:bottom w:val="single" w:sz="4" w:space="0" w:color="000000"/>
              <w:right w:val="single" w:sz="4" w:space="0" w:color="000000"/>
            </w:tcBorders>
          </w:tcPr>
          <w:p w14:paraId="58D20968" w14:textId="77777777" w:rsidR="00E72840" w:rsidRPr="00C00237" w:rsidRDefault="00E72840" w:rsidP="00051594">
            <w:pPr>
              <w:widowControl/>
              <w:spacing w:line="360" w:lineRule="exact"/>
              <w:jc w:val="center"/>
              <w:rPr>
                <w:rFonts w:eastAsia="標楷體"/>
                <w:kern w:val="0"/>
                <w:szCs w:val="24"/>
              </w:rPr>
            </w:pPr>
            <w:r w:rsidRPr="00C00237">
              <w:rPr>
                <w:rFonts w:eastAsia="標楷體" w:hint="eastAsia"/>
                <w:kern w:val="0"/>
              </w:rPr>
              <w:t>26</w:t>
            </w:r>
          </w:p>
        </w:tc>
        <w:tc>
          <w:tcPr>
            <w:tcW w:w="1183" w:type="dxa"/>
            <w:tcBorders>
              <w:top w:val="nil"/>
              <w:left w:val="nil"/>
              <w:bottom w:val="single" w:sz="4" w:space="0" w:color="auto"/>
              <w:right w:val="single" w:sz="4" w:space="0" w:color="auto"/>
            </w:tcBorders>
            <w:shd w:val="clear" w:color="auto" w:fill="auto"/>
            <w:vAlign w:val="center"/>
          </w:tcPr>
          <w:p w14:paraId="0CBFB453" w14:textId="77777777" w:rsidR="00E72840" w:rsidRPr="00C00237" w:rsidRDefault="00E72840" w:rsidP="00051594">
            <w:pPr>
              <w:widowControl/>
              <w:spacing w:line="360" w:lineRule="exact"/>
              <w:jc w:val="center"/>
              <w:rPr>
                <w:rFonts w:eastAsia="標楷體"/>
                <w:kern w:val="0"/>
                <w:szCs w:val="24"/>
              </w:rPr>
            </w:pPr>
            <w:r w:rsidRPr="00C00237">
              <w:rPr>
                <w:rFonts w:eastAsia="標楷體" w:hint="eastAsia"/>
                <w:kern w:val="0"/>
              </w:rPr>
              <w:t>8.56</w:t>
            </w:r>
          </w:p>
        </w:tc>
        <w:tc>
          <w:tcPr>
            <w:tcW w:w="898" w:type="dxa"/>
            <w:tcBorders>
              <w:top w:val="nil"/>
              <w:left w:val="nil"/>
              <w:bottom w:val="single" w:sz="4" w:space="0" w:color="auto"/>
              <w:right w:val="single" w:sz="4" w:space="0" w:color="auto"/>
            </w:tcBorders>
            <w:shd w:val="clear" w:color="auto" w:fill="auto"/>
            <w:noWrap/>
            <w:vAlign w:val="center"/>
          </w:tcPr>
          <w:p w14:paraId="317589F4"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193</w:t>
            </w:r>
          </w:p>
        </w:tc>
        <w:tc>
          <w:tcPr>
            <w:tcW w:w="934" w:type="dxa"/>
            <w:tcBorders>
              <w:top w:val="nil"/>
              <w:left w:val="nil"/>
              <w:bottom w:val="single" w:sz="4" w:space="0" w:color="auto"/>
              <w:right w:val="single" w:sz="4" w:space="0" w:color="auto"/>
            </w:tcBorders>
            <w:shd w:val="clear" w:color="auto" w:fill="auto"/>
            <w:noWrap/>
            <w:vAlign w:val="center"/>
          </w:tcPr>
          <w:p w14:paraId="053A1928"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24</w:t>
            </w:r>
          </w:p>
        </w:tc>
        <w:tc>
          <w:tcPr>
            <w:tcW w:w="875" w:type="dxa"/>
            <w:tcBorders>
              <w:top w:val="nil"/>
              <w:left w:val="nil"/>
              <w:bottom w:val="single" w:sz="4" w:space="0" w:color="auto"/>
              <w:right w:val="single" w:sz="4" w:space="0" w:color="auto"/>
            </w:tcBorders>
            <w:shd w:val="clear" w:color="auto" w:fill="auto"/>
            <w:noWrap/>
            <w:vAlign w:val="center"/>
          </w:tcPr>
          <w:p w14:paraId="20E3B9E6"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6</w:t>
            </w:r>
          </w:p>
        </w:tc>
        <w:tc>
          <w:tcPr>
            <w:tcW w:w="1120" w:type="dxa"/>
            <w:tcBorders>
              <w:top w:val="nil"/>
              <w:left w:val="nil"/>
              <w:bottom w:val="single" w:sz="4" w:space="0" w:color="auto"/>
              <w:right w:val="single" w:sz="4" w:space="0" w:color="auto"/>
            </w:tcBorders>
            <w:shd w:val="clear" w:color="auto" w:fill="auto"/>
            <w:noWrap/>
            <w:vAlign w:val="center"/>
          </w:tcPr>
          <w:p w14:paraId="5B5F6007"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 xml:space="preserve">2.05 </w:t>
            </w:r>
          </w:p>
        </w:tc>
      </w:tr>
      <w:tr w:rsidR="00E72840" w:rsidRPr="00C00237" w14:paraId="66B8F30A" w14:textId="77777777" w:rsidTr="00E72840">
        <w:trPr>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4B94DB28" w14:textId="77777777" w:rsidR="00E72840" w:rsidRPr="00C00237" w:rsidRDefault="00E72840" w:rsidP="00051594">
            <w:pPr>
              <w:widowControl/>
              <w:spacing w:line="360" w:lineRule="exact"/>
              <w:jc w:val="center"/>
              <w:rPr>
                <w:rFonts w:eastAsia="標楷體"/>
                <w:kern w:val="0"/>
                <w:szCs w:val="24"/>
              </w:rPr>
            </w:pPr>
            <w:r w:rsidRPr="00C00237">
              <w:rPr>
                <w:rFonts w:eastAsia="標楷體"/>
                <w:kern w:val="0"/>
                <w:szCs w:val="24"/>
              </w:rPr>
              <w:t>人事室</w:t>
            </w:r>
          </w:p>
        </w:tc>
        <w:tc>
          <w:tcPr>
            <w:tcW w:w="1062" w:type="dxa"/>
            <w:tcBorders>
              <w:top w:val="nil"/>
              <w:left w:val="nil"/>
              <w:bottom w:val="single" w:sz="4" w:space="0" w:color="auto"/>
              <w:right w:val="single" w:sz="4" w:space="0" w:color="auto"/>
            </w:tcBorders>
            <w:shd w:val="clear" w:color="auto" w:fill="auto"/>
            <w:noWrap/>
            <w:vAlign w:val="center"/>
          </w:tcPr>
          <w:p w14:paraId="28A85BD5"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160</w:t>
            </w:r>
          </w:p>
        </w:tc>
        <w:tc>
          <w:tcPr>
            <w:tcW w:w="1085" w:type="dxa"/>
            <w:tcBorders>
              <w:top w:val="single" w:sz="4" w:space="0" w:color="000000"/>
              <w:left w:val="nil"/>
              <w:bottom w:val="single" w:sz="4" w:space="0" w:color="000000"/>
              <w:right w:val="single" w:sz="4" w:space="0" w:color="000000"/>
            </w:tcBorders>
          </w:tcPr>
          <w:p w14:paraId="5DD7CD19" w14:textId="77777777" w:rsidR="00E72840" w:rsidRPr="00C00237" w:rsidRDefault="00E72840" w:rsidP="00051594">
            <w:pPr>
              <w:widowControl/>
              <w:spacing w:line="360" w:lineRule="exact"/>
              <w:jc w:val="center"/>
              <w:rPr>
                <w:rFonts w:eastAsia="標楷體"/>
                <w:kern w:val="0"/>
                <w:szCs w:val="24"/>
              </w:rPr>
            </w:pPr>
            <w:r w:rsidRPr="00C00237">
              <w:rPr>
                <w:rFonts w:eastAsia="標楷體" w:hint="eastAsia"/>
                <w:kern w:val="0"/>
              </w:rPr>
              <w:t>5</w:t>
            </w:r>
          </w:p>
        </w:tc>
        <w:tc>
          <w:tcPr>
            <w:tcW w:w="1183" w:type="dxa"/>
            <w:tcBorders>
              <w:top w:val="nil"/>
              <w:left w:val="nil"/>
              <w:bottom w:val="single" w:sz="4" w:space="0" w:color="auto"/>
              <w:right w:val="single" w:sz="4" w:space="0" w:color="auto"/>
            </w:tcBorders>
            <w:shd w:val="clear" w:color="auto" w:fill="auto"/>
            <w:vAlign w:val="center"/>
          </w:tcPr>
          <w:p w14:paraId="3AE4264D" w14:textId="77777777" w:rsidR="00E72840" w:rsidRPr="00C00237" w:rsidRDefault="00E72840" w:rsidP="00051594">
            <w:pPr>
              <w:widowControl/>
              <w:spacing w:line="360" w:lineRule="exact"/>
              <w:jc w:val="center"/>
              <w:rPr>
                <w:rFonts w:eastAsia="標楷體"/>
                <w:kern w:val="0"/>
                <w:szCs w:val="24"/>
              </w:rPr>
            </w:pPr>
            <w:r w:rsidRPr="00C00237">
              <w:rPr>
                <w:rFonts w:eastAsia="標楷體" w:hint="eastAsia"/>
                <w:kern w:val="0"/>
              </w:rPr>
              <w:t>32</w:t>
            </w:r>
          </w:p>
        </w:tc>
        <w:tc>
          <w:tcPr>
            <w:tcW w:w="898" w:type="dxa"/>
            <w:tcBorders>
              <w:top w:val="nil"/>
              <w:left w:val="nil"/>
              <w:bottom w:val="single" w:sz="4" w:space="0" w:color="auto"/>
              <w:right w:val="single" w:sz="4" w:space="0" w:color="auto"/>
            </w:tcBorders>
            <w:shd w:val="clear" w:color="auto" w:fill="auto"/>
            <w:noWrap/>
            <w:vAlign w:val="center"/>
          </w:tcPr>
          <w:p w14:paraId="5D9E393A"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139</w:t>
            </w:r>
          </w:p>
        </w:tc>
        <w:tc>
          <w:tcPr>
            <w:tcW w:w="934" w:type="dxa"/>
            <w:tcBorders>
              <w:top w:val="nil"/>
              <w:left w:val="nil"/>
              <w:bottom w:val="single" w:sz="4" w:space="0" w:color="auto"/>
              <w:right w:val="single" w:sz="4" w:space="0" w:color="auto"/>
            </w:tcBorders>
            <w:shd w:val="clear" w:color="auto" w:fill="auto"/>
            <w:noWrap/>
            <w:vAlign w:val="center"/>
          </w:tcPr>
          <w:p w14:paraId="1A065D6F"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16</w:t>
            </w:r>
          </w:p>
        </w:tc>
        <w:tc>
          <w:tcPr>
            <w:tcW w:w="875" w:type="dxa"/>
            <w:tcBorders>
              <w:top w:val="nil"/>
              <w:left w:val="nil"/>
              <w:bottom w:val="single" w:sz="4" w:space="0" w:color="auto"/>
              <w:right w:val="single" w:sz="4" w:space="0" w:color="auto"/>
            </w:tcBorders>
            <w:shd w:val="clear" w:color="auto" w:fill="auto"/>
            <w:noWrap/>
            <w:vAlign w:val="center"/>
          </w:tcPr>
          <w:p w14:paraId="013B2C5E"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5</w:t>
            </w:r>
          </w:p>
        </w:tc>
        <w:tc>
          <w:tcPr>
            <w:tcW w:w="1120" w:type="dxa"/>
            <w:tcBorders>
              <w:top w:val="nil"/>
              <w:left w:val="nil"/>
              <w:bottom w:val="single" w:sz="4" w:space="0" w:color="auto"/>
              <w:right w:val="single" w:sz="4" w:space="0" w:color="auto"/>
            </w:tcBorders>
            <w:shd w:val="clear" w:color="auto" w:fill="auto"/>
            <w:noWrap/>
            <w:vAlign w:val="center"/>
          </w:tcPr>
          <w:p w14:paraId="5621B8BC"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 xml:space="preserve">1.86 </w:t>
            </w:r>
          </w:p>
        </w:tc>
      </w:tr>
      <w:tr w:rsidR="00E72840" w:rsidRPr="00C00237" w14:paraId="0EC57970" w14:textId="77777777" w:rsidTr="00E72840">
        <w:trPr>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14:paraId="6050BDC4" w14:textId="77777777" w:rsidR="00E72840" w:rsidRPr="00C00237" w:rsidRDefault="00E72840" w:rsidP="00051594">
            <w:pPr>
              <w:widowControl/>
              <w:spacing w:line="360" w:lineRule="exact"/>
              <w:jc w:val="center"/>
              <w:rPr>
                <w:rFonts w:eastAsia="標楷體"/>
                <w:kern w:val="0"/>
                <w:szCs w:val="24"/>
              </w:rPr>
            </w:pPr>
            <w:r w:rsidRPr="00C00237">
              <w:rPr>
                <w:rFonts w:eastAsia="標楷體"/>
                <w:kern w:val="0"/>
                <w:szCs w:val="24"/>
              </w:rPr>
              <w:t>主計室</w:t>
            </w:r>
          </w:p>
        </w:tc>
        <w:tc>
          <w:tcPr>
            <w:tcW w:w="1062" w:type="dxa"/>
            <w:tcBorders>
              <w:top w:val="nil"/>
              <w:left w:val="nil"/>
              <w:bottom w:val="single" w:sz="4" w:space="0" w:color="auto"/>
              <w:right w:val="single" w:sz="4" w:space="0" w:color="auto"/>
            </w:tcBorders>
            <w:shd w:val="clear" w:color="auto" w:fill="auto"/>
            <w:noWrap/>
            <w:vAlign w:val="center"/>
          </w:tcPr>
          <w:p w14:paraId="148D0111"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20</w:t>
            </w:r>
          </w:p>
        </w:tc>
        <w:tc>
          <w:tcPr>
            <w:tcW w:w="1085" w:type="dxa"/>
            <w:tcBorders>
              <w:top w:val="single" w:sz="4" w:space="0" w:color="000000"/>
              <w:left w:val="nil"/>
              <w:bottom w:val="single" w:sz="4" w:space="0" w:color="000000"/>
              <w:right w:val="single" w:sz="4" w:space="0" w:color="000000"/>
            </w:tcBorders>
          </w:tcPr>
          <w:p w14:paraId="006E9C22" w14:textId="77777777" w:rsidR="00E72840" w:rsidRPr="00C00237" w:rsidRDefault="00E72840" w:rsidP="00051594">
            <w:pPr>
              <w:widowControl/>
              <w:spacing w:line="360" w:lineRule="exact"/>
              <w:jc w:val="center"/>
              <w:rPr>
                <w:rFonts w:eastAsia="標楷體"/>
                <w:kern w:val="0"/>
                <w:szCs w:val="24"/>
              </w:rPr>
            </w:pPr>
            <w:r w:rsidRPr="00C00237">
              <w:rPr>
                <w:rFonts w:eastAsia="標楷體" w:hint="eastAsia"/>
                <w:kern w:val="0"/>
              </w:rPr>
              <w:t>4</w:t>
            </w:r>
          </w:p>
        </w:tc>
        <w:tc>
          <w:tcPr>
            <w:tcW w:w="1183" w:type="dxa"/>
            <w:tcBorders>
              <w:top w:val="nil"/>
              <w:left w:val="nil"/>
              <w:bottom w:val="single" w:sz="4" w:space="0" w:color="auto"/>
              <w:right w:val="single" w:sz="4" w:space="0" w:color="auto"/>
            </w:tcBorders>
            <w:shd w:val="clear" w:color="auto" w:fill="auto"/>
            <w:vAlign w:val="center"/>
          </w:tcPr>
          <w:p w14:paraId="2E68653F" w14:textId="77777777" w:rsidR="00E72840" w:rsidRPr="00C00237" w:rsidRDefault="00E72840" w:rsidP="00051594">
            <w:pPr>
              <w:widowControl/>
              <w:spacing w:line="360" w:lineRule="exact"/>
              <w:jc w:val="center"/>
              <w:rPr>
                <w:rFonts w:eastAsia="標楷體"/>
                <w:kern w:val="0"/>
                <w:szCs w:val="24"/>
              </w:rPr>
            </w:pPr>
            <w:r w:rsidRPr="00C00237">
              <w:rPr>
                <w:rFonts w:eastAsia="標楷體" w:hint="eastAsia"/>
                <w:kern w:val="0"/>
              </w:rPr>
              <w:t>5</w:t>
            </w:r>
          </w:p>
        </w:tc>
        <w:tc>
          <w:tcPr>
            <w:tcW w:w="898" w:type="dxa"/>
            <w:tcBorders>
              <w:top w:val="nil"/>
              <w:left w:val="nil"/>
              <w:bottom w:val="single" w:sz="4" w:space="0" w:color="auto"/>
              <w:right w:val="single" w:sz="4" w:space="0" w:color="auto"/>
            </w:tcBorders>
            <w:shd w:val="clear" w:color="auto" w:fill="auto"/>
            <w:noWrap/>
            <w:vAlign w:val="center"/>
          </w:tcPr>
          <w:p w14:paraId="7600F1C2"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15</w:t>
            </w:r>
          </w:p>
        </w:tc>
        <w:tc>
          <w:tcPr>
            <w:tcW w:w="934" w:type="dxa"/>
            <w:tcBorders>
              <w:top w:val="nil"/>
              <w:left w:val="nil"/>
              <w:bottom w:val="single" w:sz="4" w:space="0" w:color="auto"/>
              <w:right w:val="single" w:sz="4" w:space="0" w:color="auto"/>
            </w:tcBorders>
            <w:shd w:val="clear" w:color="auto" w:fill="auto"/>
            <w:noWrap/>
            <w:vAlign w:val="center"/>
          </w:tcPr>
          <w:p w14:paraId="1D479CF2"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5</w:t>
            </w:r>
          </w:p>
        </w:tc>
        <w:tc>
          <w:tcPr>
            <w:tcW w:w="875" w:type="dxa"/>
            <w:tcBorders>
              <w:top w:val="nil"/>
              <w:left w:val="nil"/>
              <w:bottom w:val="single" w:sz="4" w:space="0" w:color="auto"/>
              <w:right w:val="single" w:sz="4" w:space="0" w:color="auto"/>
            </w:tcBorders>
            <w:shd w:val="clear" w:color="auto" w:fill="auto"/>
            <w:noWrap/>
            <w:vAlign w:val="center"/>
          </w:tcPr>
          <w:p w14:paraId="5F5CBCB7"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0</w:t>
            </w:r>
          </w:p>
        </w:tc>
        <w:tc>
          <w:tcPr>
            <w:tcW w:w="1120" w:type="dxa"/>
            <w:tcBorders>
              <w:top w:val="nil"/>
              <w:left w:val="nil"/>
              <w:bottom w:val="single" w:sz="4" w:space="0" w:color="auto"/>
              <w:right w:val="single" w:sz="4" w:space="0" w:color="auto"/>
            </w:tcBorders>
            <w:shd w:val="clear" w:color="auto" w:fill="auto"/>
            <w:noWrap/>
            <w:vAlign w:val="center"/>
          </w:tcPr>
          <w:p w14:paraId="03C0994B"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 xml:space="preserve">1.83 </w:t>
            </w:r>
          </w:p>
        </w:tc>
      </w:tr>
      <w:tr w:rsidR="00E72840" w:rsidRPr="00C00237" w14:paraId="6DDA7A1D" w14:textId="77777777" w:rsidTr="00E72840">
        <w:trPr>
          <w:jc w:val="center"/>
        </w:trPr>
        <w:tc>
          <w:tcPr>
            <w:tcW w:w="1413" w:type="dxa"/>
            <w:tcBorders>
              <w:top w:val="nil"/>
              <w:left w:val="single" w:sz="4" w:space="0" w:color="auto"/>
              <w:bottom w:val="single" w:sz="4" w:space="0" w:color="auto"/>
              <w:right w:val="single" w:sz="4" w:space="0" w:color="auto"/>
            </w:tcBorders>
            <w:shd w:val="clear" w:color="auto" w:fill="auto"/>
            <w:noWrap/>
            <w:vAlign w:val="center"/>
          </w:tcPr>
          <w:p w14:paraId="48D07117" w14:textId="77777777" w:rsidR="00E72840" w:rsidRPr="00C00237" w:rsidRDefault="00E72840" w:rsidP="00051594">
            <w:pPr>
              <w:widowControl/>
              <w:spacing w:line="360" w:lineRule="exact"/>
              <w:jc w:val="center"/>
              <w:rPr>
                <w:rFonts w:eastAsia="標楷體"/>
                <w:kern w:val="0"/>
                <w:szCs w:val="24"/>
              </w:rPr>
            </w:pPr>
            <w:r w:rsidRPr="00C00237">
              <w:rPr>
                <w:rFonts w:eastAsia="標楷體" w:hint="eastAsia"/>
                <w:kern w:val="0"/>
                <w:szCs w:val="24"/>
              </w:rPr>
              <w:t>媒宣小組</w:t>
            </w:r>
          </w:p>
        </w:tc>
        <w:tc>
          <w:tcPr>
            <w:tcW w:w="1062" w:type="dxa"/>
            <w:tcBorders>
              <w:top w:val="nil"/>
              <w:left w:val="nil"/>
              <w:bottom w:val="single" w:sz="4" w:space="0" w:color="auto"/>
              <w:right w:val="single" w:sz="4" w:space="0" w:color="auto"/>
            </w:tcBorders>
            <w:shd w:val="clear" w:color="auto" w:fill="auto"/>
            <w:noWrap/>
            <w:vAlign w:val="center"/>
          </w:tcPr>
          <w:p w14:paraId="7F8F4A0E"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37</w:t>
            </w:r>
          </w:p>
        </w:tc>
        <w:tc>
          <w:tcPr>
            <w:tcW w:w="1085" w:type="dxa"/>
            <w:tcBorders>
              <w:top w:val="single" w:sz="4" w:space="0" w:color="000000"/>
              <w:left w:val="nil"/>
              <w:bottom w:val="single" w:sz="4" w:space="0" w:color="000000"/>
              <w:right w:val="single" w:sz="4" w:space="0" w:color="000000"/>
            </w:tcBorders>
          </w:tcPr>
          <w:p w14:paraId="3718FEF6" w14:textId="77777777" w:rsidR="00E72840" w:rsidRPr="00C00237" w:rsidRDefault="00E72840" w:rsidP="00051594">
            <w:pPr>
              <w:widowControl/>
              <w:spacing w:line="360" w:lineRule="exact"/>
              <w:jc w:val="center"/>
              <w:rPr>
                <w:rFonts w:eastAsia="標楷體"/>
                <w:kern w:val="0"/>
                <w:szCs w:val="24"/>
              </w:rPr>
            </w:pPr>
            <w:r w:rsidRPr="00C00237">
              <w:rPr>
                <w:rFonts w:eastAsia="標楷體" w:hint="eastAsia"/>
                <w:kern w:val="0"/>
              </w:rPr>
              <w:t>7</w:t>
            </w:r>
          </w:p>
        </w:tc>
        <w:tc>
          <w:tcPr>
            <w:tcW w:w="1183" w:type="dxa"/>
            <w:tcBorders>
              <w:top w:val="nil"/>
              <w:left w:val="nil"/>
              <w:bottom w:val="single" w:sz="4" w:space="0" w:color="auto"/>
              <w:right w:val="single" w:sz="4" w:space="0" w:color="auto"/>
            </w:tcBorders>
            <w:shd w:val="clear" w:color="auto" w:fill="auto"/>
            <w:vAlign w:val="center"/>
          </w:tcPr>
          <w:p w14:paraId="54F9F137" w14:textId="77777777" w:rsidR="00E72840" w:rsidRPr="00C00237" w:rsidRDefault="00E72840" w:rsidP="00051594">
            <w:pPr>
              <w:widowControl/>
              <w:spacing w:line="360" w:lineRule="exact"/>
              <w:jc w:val="center"/>
              <w:rPr>
                <w:rFonts w:eastAsia="標楷體"/>
                <w:kern w:val="0"/>
                <w:szCs w:val="24"/>
              </w:rPr>
            </w:pPr>
            <w:r w:rsidRPr="00C00237">
              <w:rPr>
                <w:rFonts w:eastAsia="標楷體" w:hint="eastAsia"/>
                <w:kern w:val="0"/>
              </w:rPr>
              <w:t>5.29</w:t>
            </w:r>
          </w:p>
        </w:tc>
        <w:tc>
          <w:tcPr>
            <w:tcW w:w="898" w:type="dxa"/>
            <w:tcBorders>
              <w:top w:val="nil"/>
              <w:left w:val="nil"/>
              <w:bottom w:val="single" w:sz="4" w:space="0" w:color="auto"/>
              <w:right w:val="single" w:sz="4" w:space="0" w:color="auto"/>
            </w:tcBorders>
            <w:shd w:val="clear" w:color="auto" w:fill="auto"/>
            <w:noWrap/>
            <w:vAlign w:val="center"/>
          </w:tcPr>
          <w:p w14:paraId="13A7C09F"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33</w:t>
            </w:r>
          </w:p>
        </w:tc>
        <w:tc>
          <w:tcPr>
            <w:tcW w:w="934" w:type="dxa"/>
            <w:tcBorders>
              <w:top w:val="nil"/>
              <w:left w:val="nil"/>
              <w:bottom w:val="single" w:sz="4" w:space="0" w:color="auto"/>
              <w:right w:val="single" w:sz="4" w:space="0" w:color="auto"/>
            </w:tcBorders>
            <w:shd w:val="clear" w:color="auto" w:fill="auto"/>
            <w:noWrap/>
            <w:vAlign w:val="center"/>
          </w:tcPr>
          <w:p w14:paraId="25954DFC"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4</w:t>
            </w:r>
          </w:p>
        </w:tc>
        <w:tc>
          <w:tcPr>
            <w:tcW w:w="875" w:type="dxa"/>
            <w:tcBorders>
              <w:top w:val="nil"/>
              <w:left w:val="nil"/>
              <w:bottom w:val="single" w:sz="4" w:space="0" w:color="auto"/>
              <w:right w:val="single" w:sz="4" w:space="0" w:color="auto"/>
            </w:tcBorders>
            <w:shd w:val="clear" w:color="auto" w:fill="auto"/>
            <w:noWrap/>
            <w:vAlign w:val="center"/>
          </w:tcPr>
          <w:p w14:paraId="6BDD7531"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0</w:t>
            </w:r>
          </w:p>
        </w:tc>
        <w:tc>
          <w:tcPr>
            <w:tcW w:w="1120" w:type="dxa"/>
            <w:tcBorders>
              <w:top w:val="nil"/>
              <w:left w:val="nil"/>
              <w:bottom w:val="single" w:sz="4" w:space="0" w:color="auto"/>
              <w:right w:val="single" w:sz="4" w:space="0" w:color="auto"/>
            </w:tcBorders>
            <w:shd w:val="clear" w:color="auto" w:fill="auto"/>
            <w:noWrap/>
            <w:vAlign w:val="center"/>
          </w:tcPr>
          <w:p w14:paraId="29E5BEEE"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 xml:space="preserve">1.76 </w:t>
            </w:r>
          </w:p>
        </w:tc>
      </w:tr>
      <w:tr w:rsidR="00E72840" w:rsidRPr="00C00237" w14:paraId="33C02796" w14:textId="77777777" w:rsidTr="00E72840">
        <w:trPr>
          <w:jc w:val="center"/>
        </w:trPr>
        <w:tc>
          <w:tcPr>
            <w:tcW w:w="1413" w:type="dxa"/>
            <w:tcBorders>
              <w:top w:val="nil"/>
              <w:left w:val="single" w:sz="4" w:space="0" w:color="auto"/>
              <w:bottom w:val="single" w:sz="4" w:space="0" w:color="auto"/>
              <w:right w:val="single" w:sz="4" w:space="0" w:color="auto"/>
            </w:tcBorders>
            <w:shd w:val="clear" w:color="auto" w:fill="auto"/>
            <w:noWrap/>
            <w:vAlign w:val="center"/>
          </w:tcPr>
          <w:p w14:paraId="718B9994" w14:textId="77777777" w:rsidR="00E72840" w:rsidRPr="00C00237" w:rsidRDefault="00E72840" w:rsidP="00051594">
            <w:pPr>
              <w:widowControl/>
              <w:spacing w:line="360" w:lineRule="exact"/>
              <w:jc w:val="center"/>
              <w:rPr>
                <w:rFonts w:eastAsia="標楷體"/>
                <w:kern w:val="0"/>
                <w:szCs w:val="24"/>
              </w:rPr>
            </w:pPr>
            <w:r w:rsidRPr="00C00237">
              <w:rPr>
                <w:rFonts w:eastAsia="標楷體" w:hint="eastAsia"/>
                <w:kern w:val="0"/>
                <w:szCs w:val="24"/>
              </w:rPr>
              <w:t>綜規小組</w:t>
            </w:r>
          </w:p>
        </w:tc>
        <w:tc>
          <w:tcPr>
            <w:tcW w:w="1062" w:type="dxa"/>
            <w:tcBorders>
              <w:top w:val="nil"/>
              <w:left w:val="nil"/>
              <w:bottom w:val="single" w:sz="4" w:space="0" w:color="auto"/>
              <w:right w:val="single" w:sz="4" w:space="0" w:color="auto"/>
            </w:tcBorders>
            <w:shd w:val="clear" w:color="auto" w:fill="auto"/>
            <w:noWrap/>
            <w:vAlign w:val="center"/>
          </w:tcPr>
          <w:p w14:paraId="138FA41A"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11</w:t>
            </w:r>
          </w:p>
        </w:tc>
        <w:tc>
          <w:tcPr>
            <w:tcW w:w="1085" w:type="dxa"/>
            <w:tcBorders>
              <w:top w:val="single" w:sz="4" w:space="0" w:color="000000"/>
              <w:left w:val="nil"/>
              <w:bottom w:val="single" w:sz="4" w:space="0" w:color="000000"/>
              <w:right w:val="single" w:sz="4" w:space="0" w:color="000000"/>
            </w:tcBorders>
          </w:tcPr>
          <w:p w14:paraId="08972B20" w14:textId="77777777" w:rsidR="00E72840" w:rsidRPr="00C00237" w:rsidRDefault="00E72840" w:rsidP="00051594">
            <w:pPr>
              <w:widowControl/>
              <w:spacing w:line="360" w:lineRule="exact"/>
              <w:jc w:val="center"/>
              <w:rPr>
                <w:rFonts w:eastAsia="標楷體"/>
                <w:kern w:val="0"/>
                <w:szCs w:val="24"/>
              </w:rPr>
            </w:pPr>
            <w:r w:rsidRPr="00C00237">
              <w:rPr>
                <w:rFonts w:eastAsia="標楷體" w:hint="eastAsia"/>
                <w:kern w:val="0"/>
              </w:rPr>
              <w:t>4</w:t>
            </w:r>
          </w:p>
        </w:tc>
        <w:tc>
          <w:tcPr>
            <w:tcW w:w="1183" w:type="dxa"/>
            <w:tcBorders>
              <w:top w:val="nil"/>
              <w:left w:val="nil"/>
              <w:bottom w:val="single" w:sz="4" w:space="0" w:color="auto"/>
              <w:right w:val="single" w:sz="4" w:space="0" w:color="auto"/>
            </w:tcBorders>
            <w:shd w:val="clear" w:color="auto" w:fill="auto"/>
            <w:vAlign w:val="center"/>
          </w:tcPr>
          <w:p w14:paraId="2A5E2E83" w14:textId="77777777" w:rsidR="00E72840" w:rsidRPr="00C00237" w:rsidRDefault="00E72840" w:rsidP="00051594">
            <w:pPr>
              <w:widowControl/>
              <w:spacing w:line="360" w:lineRule="exact"/>
              <w:jc w:val="center"/>
              <w:rPr>
                <w:rFonts w:eastAsia="標楷體"/>
                <w:kern w:val="0"/>
                <w:szCs w:val="24"/>
              </w:rPr>
            </w:pPr>
            <w:r w:rsidRPr="00C00237">
              <w:rPr>
                <w:rFonts w:eastAsia="標楷體" w:hint="eastAsia"/>
                <w:kern w:val="0"/>
              </w:rPr>
              <w:t>2.75</w:t>
            </w:r>
          </w:p>
        </w:tc>
        <w:tc>
          <w:tcPr>
            <w:tcW w:w="898" w:type="dxa"/>
            <w:tcBorders>
              <w:top w:val="nil"/>
              <w:left w:val="nil"/>
              <w:bottom w:val="single" w:sz="4" w:space="0" w:color="auto"/>
              <w:right w:val="single" w:sz="4" w:space="0" w:color="auto"/>
            </w:tcBorders>
            <w:shd w:val="clear" w:color="auto" w:fill="auto"/>
            <w:noWrap/>
            <w:vAlign w:val="center"/>
          </w:tcPr>
          <w:p w14:paraId="7A2B20CB"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9</w:t>
            </w:r>
          </w:p>
        </w:tc>
        <w:tc>
          <w:tcPr>
            <w:tcW w:w="934" w:type="dxa"/>
            <w:tcBorders>
              <w:top w:val="nil"/>
              <w:left w:val="nil"/>
              <w:bottom w:val="single" w:sz="4" w:space="0" w:color="auto"/>
              <w:right w:val="single" w:sz="4" w:space="0" w:color="auto"/>
            </w:tcBorders>
            <w:shd w:val="clear" w:color="auto" w:fill="auto"/>
            <w:noWrap/>
            <w:vAlign w:val="center"/>
          </w:tcPr>
          <w:p w14:paraId="6395F757"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2</w:t>
            </w:r>
          </w:p>
        </w:tc>
        <w:tc>
          <w:tcPr>
            <w:tcW w:w="875" w:type="dxa"/>
            <w:tcBorders>
              <w:top w:val="nil"/>
              <w:left w:val="nil"/>
              <w:bottom w:val="single" w:sz="4" w:space="0" w:color="auto"/>
              <w:right w:val="single" w:sz="4" w:space="0" w:color="auto"/>
            </w:tcBorders>
            <w:shd w:val="clear" w:color="auto" w:fill="auto"/>
            <w:noWrap/>
            <w:vAlign w:val="center"/>
          </w:tcPr>
          <w:p w14:paraId="0B3EBE84"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0</w:t>
            </w:r>
          </w:p>
        </w:tc>
        <w:tc>
          <w:tcPr>
            <w:tcW w:w="1120" w:type="dxa"/>
            <w:tcBorders>
              <w:top w:val="nil"/>
              <w:left w:val="nil"/>
              <w:bottom w:val="single" w:sz="4" w:space="0" w:color="auto"/>
              <w:right w:val="single" w:sz="4" w:space="0" w:color="auto"/>
            </w:tcBorders>
            <w:shd w:val="clear" w:color="auto" w:fill="auto"/>
            <w:noWrap/>
            <w:vAlign w:val="center"/>
          </w:tcPr>
          <w:p w14:paraId="011F95BD"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 xml:space="preserve">2.00 </w:t>
            </w:r>
          </w:p>
        </w:tc>
      </w:tr>
      <w:tr w:rsidR="00E72840" w:rsidRPr="00C00237" w14:paraId="0C461ACD" w14:textId="77777777" w:rsidTr="00E72840">
        <w:trPr>
          <w:jc w:val="center"/>
        </w:trPr>
        <w:tc>
          <w:tcPr>
            <w:tcW w:w="1413" w:type="dxa"/>
            <w:tcBorders>
              <w:top w:val="nil"/>
              <w:left w:val="single" w:sz="4" w:space="0" w:color="auto"/>
              <w:bottom w:val="single" w:sz="4" w:space="0" w:color="auto"/>
              <w:right w:val="single" w:sz="4" w:space="0" w:color="auto"/>
            </w:tcBorders>
            <w:shd w:val="clear" w:color="auto" w:fill="auto"/>
            <w:noWrap/>
            <w:vAlign w:val="center"/>
          </w:tcPr>
          <w:p w14:paraId="6DBB7A9C" w14:textId="77777777" w:rsidR="00E72840" w:rsidRPr="00C00237" w:rsidRDefault="00E72840" w:rsidP="00051594">
            <w:pPr>
              <w:widowControl/>
              <w:spacing w:line="360" w:lineRule="exact"/>
              <w:jc w:val="center"/>
              <w:rPr>
                <w:rFonts w:eastAsia="標楷體"/>
                <w:kern w:val="0"/>
                <w:szCs w:val="24"/>
              </w:rPr>
            </w:pPr>
            <w:r w:rsidRPr="00C00237">
              <w:rPr>
                <w:rFonts w:eastAsia="標楷體"/>
                <w:kern w:val="0"/>
                <w:szCs w:val="24"/>
              </w:rPr>
              <w:t>合計</w:t>
            </w:r>
          </w:p>
        </w:tc>
        <w:tc>
          <w:tcPr>
            <w:tcW w:w="1062" w:type="dxa"/>
            <w:tcBorders>
              <w:top w:val="nil"/>
              <w:left w:val="single" w:sz="4" w:space="0" w:color="auto"/>
              <w:bottom w:val="single" w:sz="4" w:space="0" w:color="000000"/>
              <w:right w:val="single" w:sz="4" w:space="0" w:color="auto"/>
            </w:tcBorders>
            <w:shd w:val="clear" w:color="auto" w:fill="auto"/>
            <w:noWrap/>
            <w:vAlign w:val="center"/>
          </w:tcPr>
          <w:p w14:paraId="4C5BA533"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750</w:t>
            </w:r>
          </w:p>
        </w:tc>
        <w:tc>
          <w:tcPr>
            <w:tcW w:w="1085" w:type="dxa"/>
            <w:tcBorders>
              <w:top w:val="single" w:sz="4" w:space="0" w:color="000000"/>
              <w:left w:val="nil"/>
              <w:bottom w:val="single" w:sz="4" w:space="0" w:color="auto"/>
              <w:right w:val="single" w:sz="4" w:space="0" w:color="000000"/>
            </w:tcBorders>
          </w:tcPr>
          <w:p w14:paraId="72DD74C2" w14:textId="77777777" w:rsidR="00E72840" w:rsidRPr="00C00237" w:rsidRDefault="00E72840" w:rsidP="00051594">
            <w:pPr>
              <w:widowControl/>
              <w:spacing w:line="360" w:lineRule="exact"/>
              <w:jc w:val="center"/>
              <w:rPr>
                <w:rFonts w:eastAsia="標楷體"/>
                <w:kern w:val="0"/>
                <w:szCs w:val="24"/>
              </w:rPr>
            </w:pPr>
            <w:r w:rsidRPr="00C00237">
              <w:rPr>
                <w:rFonts w:eastAsia="標楷體" w:hint="eastAsia"/>
                <w:kern w:val="0"/>
              </w:rPr>
              <w:t>136</w:t>
            </w:r>
          </w:p>
        </w:tc>
        <w:tc>
          <w:tcPr>
            <w:tcW w:w="1183" w:type="dxa"/>
            <w:tcBorders>
              <w:top w:val="single" w:sz="4" w:space="0" w:color="000000"/>
              <w:left w:val="single" w:sz="4" w:space="0" w:color="000000"/>
              <w:bottom w:val="single" w:sz="4" w:space="0" w:color="auto"/>
              <w:right w:val="single" w:sz="4" w:space="0" w:color="000000"/>
            </w:tcBorders>
          </w:tcPr>
          <w:p w14:paraId="34D53183" w14:textId="77777777" w:rsidR="00E72840" w:rsidRPr="00C00237" w:rsidRDefault="00E72840" w:rsidP="00051594">
            <w:pPr>
              <w:widowControl/>
              <w:spacing w:line="360" w:lineRule="exact"/>
              <w:jc w:val="center"/>
              <w:rPr>
                <w:rFonts w:eastAsia="標楷體"/>
                <w:kern w:val="0"/>
                <w:szCs w:val="24"/>
              </w:rPr>
            </w:pPr>
            <w:r w:rsidRPr="00C00237">
              <w:rPr>
                <w:rFonts w:eastAsia="標楷體" w:hint="eastAsia"/>
                <w:kern w:val="0"/>
              </w:rPr>
              <w:t>67.21</w:t>
            </w:r>
          </w:p>
        </w:tc>
        <w:tc>
          <w:tcPr>
            <w:tcW w:w="898" w:type="dxa"/>
            <w:tcBorders>
              <w:top w:val="nil"/>
              <w:left w:val="single" w:sz="4" w:space="0" w:color="auto"/>
              <w:bottom w:val="single" w:sz="4" w:space="0" w:color="000000"/>
              <w:right w:val="single" w:sz="4" w:space="0" w:color="auto"/>
            </w:tcBorders>
            <w:shd w:val="clear" w:color="auto" w:fill="auto"/>
            <w:noWrap/>
            <w:vAlign w:val="center"/>
          </w:tcPr>
          <w:p w14:paraId="71D92BF4"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619</w:t>
            </w:r>
          </w:p>
        </w:tc>
        <w:tc>
          <w:tcPr>
            <w:tcW w:w="934" w:type="dxa"/>
            <w:tcBorders>
              <w:top w:val="nil"/>
              <w:left w:val="single" w:sz="4" w:space="0" w:color="auto"/>
              <w:bottom w:val="single" w:sz="4" w:space="0" w:color="000000"/>
              <w:right w:val="single" w:sz="4" w:space="0" w:color="auto"/>
            </w:tcBorders>
            <w:shd w:val="clear" w:color="auto" w:fill="auto"/>
            <w:noWrap/>
            <w:vAlign w:val="center"/>
          </w:tcPr>
          <w:p w14:paraId="337826C7"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108</w:t>
            </w:r>
          </w:p>
        </w:tc>
        <w:tc>
          <w:tcPr>
            <w:tcW w:w="875" w:type="dxa"/>
            <w:tcBorders>
              <w:top w:val="nil"/>
              <w:left w:val="single" w:sz="4" w:space="0" w:color="auto"/>
              <w:bottom w:val="single" w:sz="4" w:space="0" w:color="000000"/>
              <w:right w:val="single" w:sz="4" w:space="0" w:color="auto"/>
            </w:tcBorders>
            <w:shd w:val="clear" w:color="auto" w:fill="auto"/>
            <w:noWrap/>
            <w:vAlign w:val="center"/>
          </w:tcPr>
          <w:p w14:paraId="237472F1" w14:textId="77777777" w:rsidR="00E72840" w:rsidRPr="00C00237" w:rsidRDefault="00E72840" w:rsidP="00051594">
            <w:pPr>
              <w:widowControl/>
              <w:spacing w:line="360" w:lineRule="exact"/>
              <w:jc w:val="center"/>
              <w:rPr>
                <w:rFonts w:eastAsia="標楷體"/>
                <w:kern w:val="0"/>
                <w:szCs w:val="24"/>
              </w:rPr>
            </w:pPr>
            <w:r w:rsidRPr="00C00237">
              <w:rPr>
                <w:rFonts w:ascii="標楷體" w:eastAsia="標楷體" w:hAnsi="標楷體" w:cs="新細明體" w:hint="eastAsia"/>
                <w:kern w:val="0"/>
              </w:rPr>
              <w:t>23</w:t>
            </w:r>
          </w:p>
        </w:tc>
        <w:tc>
          <w:tcPr>
            <w:tcW w:w="1120" w:type="dxa"/>
            <w:tcBorders>
              <w:top w:val="nil"/>
              <w:left w:val="nil"/>
              <w:bottom w:val="single" w:sz="4" w:space="0" w:color="auto"/>
              <w:right w:val="single" w:sz="4" w:space="0" w:color="auto"/>
            </w:tcBorders>
            <w:shd w:val="clear" w:color="auto" w:fill="auto"/>
            <w:noWrap/>
          </w:tcPr>
          <w:p w14:paraId="456A4870" w14:textId="77777777" w:rsidR="00E72840" w:rsidRPr="00C00237" w:rsidRDefault="00E72840" w:rsidP="00051594">
            <w:pPr>
              <w:widowControl/>
              <w:spacing w:line="360" w:lineRule="exact"/>
              <w:jc w:val="center"/>
              <w:rPr>
                <w:rFonts w:eastAsia="標楷體"/>
                <w:kern w:val="0"/>
              </w:rPr>
            </w:pPr>
            <w:r w:rsidRPr="00C00237">
              <w:rPr>
                <w:rFonts w:eastAsia="標楷體" w:hint="eastAsia"/>
                <w:kern w:val="0"/>
              </w:rPr>
              <w:t>2.17</w:t>
            </w:r>
          </w:p>
          <w:p w14:paraId="1969D611" w14:textId="77777777" w:rsidR="00E72840" w:rsidRPr="00C00237" w:rsidRDefault="00E72840" w:rsidP="00051594">
            <w:pPr>
              <w:widowControl/>
              <w:spacing w:line="360" w:lineRule="exact"/>
              <w:jc w:val="center"/>
              <w:rPr>
                <w:rFonts w:eastAsia="標楷體"/>
                <w:kern w:val="0"/>
                <w:szCs w:val="24"/>
              </w:rPr>
            </w:pPr>
            <w:r w:rsidRPr="00C00237">
              <w:rPr>
                <w:rFonts w:eastAsia="標楷體" w:hint="eastAsia"/>
                <w:kern w:val="0"/>
              </w:rPr>
              <w:t>(2.1)</w:t>
            </w:r>
          </w:p>
        </w:tc>
      </w:tr>
    </w:tbl>
    <w:p w14:paraId="787EEF07" w14:textId="77777777" w:rsidR="00E72840" w:rsidRDefault="00E72840" w:rsidP="00E72840">
      <w:pPr>
        <w:jc w:val="both"/>
        <w:rPr>
          <w:rFonts w:eastAsia="標楷體"/>
          <w:szCs w:val="22"/>
        </w:rPr>
      </w:pPr>
    </w:p>
    <w:tbl>
      <w:tblPr>
        <w:tblStyle w:val="aa"/>
        <w:tblW w:w="0" w:type="auto"/>
        <w:jc w:val="center"/>
        <w:tblLook w:val="04A0" w:firstRow="1" w:lastRow="0" w:firstColumn="1" w:lastColumn="0" w:noHBand="0" w:noVBand="1"/>
      </w:tblPr>
      <w:tblGrid>
        <w:gridCol w:w="928"/>
        <w:gridCol w:w="972"/>
        <w:gridCol w:w="1644"/>
        <w:gridCol w:w="2547"/>
        <w:gridCol w:w="1212"/>
        <w:gridCol w:w="1278"/>
      </w:tblGrid>
      <w:tr w:rsidR="00E72840" w:rsidRPr="00C00237" w14:paraId="295086E4" w14:textId="77777777" w:rsidTr="00E72840">
        <w:trPr>
          <w:tblHeader/>
          <w:jc w:val="center"/>
        </w:trPr>
        <w:tc>
          <w:tcPr>
            <w:tcW w:w="8581" w:type="dxa"/>
            <w:gridSpan w:val="6"/>
            <w:shd w:val="clear" w:color="auto" w:fill="FFFF00"/>
          </w:tcPr>
          <w:p w14:paraId="38A4E777" w14:textId="77777777" w:rsidR="00E72840" w:rsidRPr="002B4F0F" w:rsidRDefault="00E72840" w:rsidP="00051594">
            <w:pPr>
              <w:tabs>
                <w:tab w:val="left" w:pos="3261"/>
              </w:tabs>
              <w:spacing w:line="360" w:lineRule="exact"/>
              <w:ind w:leftChars="-50" w:left="-120" w:rightChars="-50" w:right="-120"/>
              <w:jc w:val="center"/>
              <w:rPr>
                <w:rFonts w:eastAsia="標楷體"/>
                <w:b/>
                <w:bCs/>
                <w:szCs w:val="24"/>
              </w:rPr>
            </w:pPr>
            <w:r w:rsidRPr="002B4F0F">
              <w:rPr>
                <w:rFonts w:eastAsia="標楷體" w:hint="eastAsia"/>
                <w:b/>
                <w:bCs/>
                <w:szCs w:val="24"/>
              </w:rPr>
              <w:t>附表</w:t>
            </w:r>
            <w:r>
              <w:rPr>
                <w:rFonts w:eastAsia="標楷體"/>
                <w:b/>
                <w:bCs/>
                <w:szCs w:val="24"/>
              </w:rPr>
              <w:t>8</w:t>
            </w:r>
            <w:r w:rsidRPr="002B4F0F">
              <w:rPr>
                <w:rFonts w:eastAsia="標楷體"/>
                <w:b/>
                <w:bCs/>
                <w:szCs w:val="24"/>
              </w:rPr>
              <w:t>-</w:t>
            </w:r>
            <w:r w:rsidRPr="002B4F0F">
              <w:rPr>
                <w:rFonts w:eastAsia="標楷體" w:hint="eastAsia"/>
                <w:b/>
                <w:bCs/>
                <w:szCs w:val="24"/>
              </w:rPr>
              <w:t>應收款項</w:t>
            </w:r>
          </w:p>
        </w:tc>
      </w:tr>
      <w:tr w:rsidR="00E72840" w:rsidRPr="00C00237" w14:paraId="086DD161" w14:textId="77777777" w:rsidTr="00E72840">
        <w:trPr>
          <w:tblHeader/>
          <w:jc w:val="center"/>
        </w:trPr>
        <w:tc>
          <w:tcPr>
            <w:tcW w:w="928" w:type="dxa"/>
            <w:shd w:val="clear" w:color="auto" w:fill="EEECE1" w:themeFill="background2"/>
          </w:tcPr>
          <w:p w14:paraId="11539752"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szCs w:val="24"/>
              </w:rPr>
              <w:t>收據</w:t>
            </w:r>
          </w:p>
          <w:p w14:paraId="4EE0EAFF"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szCs w:val="24"/>
              </w:rPr>
              <w:t>日期</w:t>
            </w:r>
          </w:p>
        </w:tc>
        <w:tc>
          <w:tcPr>
            <w:tcW w:w="972" w:type="dxa"/>
            <w:shd w:val="clear" w:color="auto" w:fill="EEECE1" w:themeFill="background2"/>
          </w:tcPr>
          <w:p w14:paraId="25A41A0C"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szCs w:val="24"/>
              </w:rPr>
              <w:t>承辦</w:t>
            </w:r>
          </w:p>
          <w:p w14:paraId="2387F6EF"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szCs w:val="24"/>
              </w:rPr>
              <w:t>組室</w:t>
            </w:r>
          </w:p>
        </w:tc>
        <w:tc>
          <w:tcPr>
            <w:tcW w:w="1644" w:type="dxa"/>
            <w:shd w:val="clear" w:color="auto" w:fill="EEECE1" w:themeFill="background2"/>
          </w:tcPr>
          <w:p w14:paraId="3218E79F" w14:textId="77777777" w:rsidR="00E72840" w:rsidRPr="00C00237" w:rsidRDefault="00E72840" w:rsidP="00051594">
            <w:pPr>
              <w:tabs>
                <w:tab w:val="left" w:pos="3261"/>
              </w:tabs>
              <w:spacing w:line="360" w:lineRule="exact"/>
              <w:jc w:val="center"/>
              <w:rPr>
                <w:rFonts w:eastAsia="標楷體"/>
                <w:szCs w:val="24"/>
              </w:rPr>
            </w:pPr>
            <w:r w:rsidRPr="00C00237">
              <w:rPr>
                <w:rFonts w:eastAsia="標楷體"/>
                <w:szCs w:val="24"/>
              </w:rPr>
              <w:t>繳款人</w:t>
            </w:r>
          </w:p>
        </w:tc>
        <w:tc>
          <w:tcPr>
            <w:tcW w:w="2547" w:type="dxa"/>
            <w:shd w:val="clear" w:color="auto" w:fill="EEECE1" w:themeFill="background2"/>
          </w:tcPr>
          <w:p w14:paraId="007A8C77" w14:textId="77777777" w:rsidR="00E72840" w:rsidRPr="00C00237" w:rsidRDefault="00E72840" w:rsidP="00051594">
            <w:pPr>
              <w:tabs>
                <w:tab w:val="left" w:pos="3261"/>
              </w:tabs>
              <w:spacing w:line="360" w:lineRule="exact"/>
              <w:jc w:val="center"/>
              <w:rPr>
                <w:rFonts w:eastAsia="標楷體"/>
                <w:szCs w:val="24"/>
              </w:rPr>
            </w:pPr>
            <w:r w:rsidRPr="00C00237">
              <w:rPr>
                <w:rFonts w:eastAsia="標楷體"/>
                <w:szCs w:val="24"/>
              </w:rPr>
              <w:t>事由</w:t>
            </w:r>
          </w:p>
        </w:tc>
        <w:tc>
          <w:tcPr>
            <w:tcW w:w="1212" w:type="dxa"/>
            <w:shd w:val="clear" w:color="auto" w:fill="EEECE1" w:themeFill="background2"/>
          </w:tcPr>
          <w:p w14:paraId="786B7291" w14:textId="77777777" w:rsidR="00E72840" w:rsidRPr="00C00237" w:rsidRDefault="00E72840" w:rsidP="00051594">
            <w:pPr>
              <w:tabs>
                <w:tab w:val="left" w:pos="3261"/>
              </w:tabs>
              <w:spacing w:line="360" w:lineRule="exact"/>
              <w:jc w:val="center"/>
              <w:rPr>
                <w:rFonts w:eastAsia="標楷體"/>
                <w:szCs w:val="24"/>
              </w:rPr>
            </w:pPr>
            <w:r w:rsidRPr="00C00237">
              <w:rPr>
                <w:rFonts w:eastAsia="標楷體"/>
                <w:szCs w:val="24"/>
              </w:rPr>
              <w:t>金額</w:t>
            </w:r>
          </w:p>
        </w:tc>
        <w:tc>
          <w:tcPr>
            <w:tcW w:w="1275" w:type="dxa"/>
            <w:shd w:val="clear" w:color="auto" w:fill="EEECE1" w:themeFill="background2"/>
          </w:tcPr>
          <w:p w14:paraId="4D170D80"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szCs w:val="24"/>
              </w:rPr>
              <w:t>付款情形</w:t>
            </w:r>
          </w:p>
        </w:tc>
      </w:tr>
      <w:tr w:rsidR="00E72840" w:rsidRPr="00C00237" w14:paraId="26631B3D" w14:textId="77777777" w:rsidTr="00E72840">
        <w:trPr>
          <w:jc w:val="center"/>
        </w:trPr>
        <w:tc>
          <w:tcPr>
            <w:tcW w:w="928" w:type="dxa"/>
          </w:tcPr>
          <w:p w14:paraId="78061C99"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ascii="標楷體" w:eastAsia="標楷體" w:hAnsi="標楷體" w:hint="eastAsia"/>
                <w:szCs w:val="24"/>
              </w:rPr>
              <w:t>1</w:t>
            </w:r>
            <w:r w:rsidRPr="00C00237">
              <w:rPr>
                <w:rFonts w:ascii="標楷體" w:eastAsia="標楷體" w:hAnsi="標楷體"/>
                <w:szCs w:val="24"/>
              </w:rPr>
              <w:t>/16</w:t>
            </w:r>
          </w:p>
        </w:tc>
        <w:tc>
          <w:tcPr>
            <w:tcW w:w="972" w:type="dxa"/>
          </w:tcPr>
          <w:p w14:paraId="1D8419C9" w14:textId="77777777" w:rsidR="00E72840" w:rsidRPr="00C00237" w:rsidRDefault="00E72840" w:rsidP="00051594">
            <w:pPr>
              <w:tabs>
                <w:tab w:val="left" w:pos="3261"/>
              </w:tabs>
              <w:spacing w:line="360" w:lineRule="exact"/>
              <w:ind w:leftChars="-50" w:left="-120" w:rightChars="-50" w:right="-120"/>
              <w:jc w:val="center"/>
              <w:rPr>
                <w:rFonts w:eastAsia="標楷體"/>
              </w:rPr>
            </w:pPr>
            <w:r w:rsidRPr="00C00237">
              <w:rPr>
                <w:rFonts w:ascii="標楷體" w:eastAsia="標楷體" w:hAnsi="標楷體" w:hint="eastAsia"/>
              </w:rPr>
              <w:t>科教組</w:t>
            </w:r>
          </w:p>
        </w:tc>
        <w:tc>
          <w:tcPr>
            <w:tcW w:w="1644" w:type="dxa"/>
          </w:tcPr>
          <w:p w14:paraId="6FDE05C4" w14:textId="77777777" w:rsidR="00E72840" w:rsidRPr="00C00237" w:rsidRDefault="00E72840" w:rsidP="00051594">
            <w:pPr>
              <w:tabs>
                <w:tab w:val="left" w:pos="3261"/>
              </w:tabs>
              <w:spacing w:line="360" w:lineRule="exact"/>
              <w:jc w:val="both"/>
              <w:rPr>
                <w:rFonts w:eastAsia="標楷體"/>
                <w:szCs w:val="24"/>
              </w:rPr>
            </w:pPr>
            <w:r w:rsidRPr="00C00237">
              <w:rPr>
                <w:rFonts w:ascii="標楷體" w:eastAsia="標楷體" w:hAnsi="標楷體" w:hint="eastAsia"/>
              </w:rPr>
              <w:t>教育部</w:t>
            </w:r>
          </w:p>
        </w:tc>
        <w:tc>
          <w:tcPr>
            <w:tcW w:w="2547" w:type="dxa"/>
          </w:tcPr>
          <w:p w14:paraId="33901090" w14:textId="77777777" w:rsidR="00E72840" w:rsidRPr="00C00237" w:rsidRDefault="00E72840" w:rsidP="00051594">
            <w:pPr>
              <w:tabs>
                <w:tab w:val="left" w:pos="3261"/>
              </w:tabs>
              <w:spacing w:line="360" w:lineRule="exact"/>
              <w:jc w:val="both"/>
              <w:rPr>
                <w:rFonts w:eastAsia="標楷體"/>
              </w:rPr>
            </w:pPr>
            <w:r w:rsidRPr="00C00237">
              <w:rPr>
                <w:rFonts w:ascii="標楷體" w:eastAsia="標楷體" w:hAnsi="標楷體" w:hint="eastAsia"/>
              </w:rPr>
              <w:t>114年度新住民揚才教育計畫-「2025薪火培訓–南洋傳統衣技美學培訓課程」</w:t>
            </w:r>
          </w:p>
        </w:tc>
        <w:tc>
          <w:tcPr>
            <w:tcW w:w="1212" w:type="dxa"/>
          </w:tcPr>
          <w:p w14:paraId="38D82E91" w14:textId="77777777" w:rsidR="00E72840" w:rsidRPr="00C00237" w:rsidRDefault="00E72840" w:rsidP="00051594">
            <w:pPr>
              <w:tabs>
                <w:tab w:val="left" w:pos="3261"/>
              </w:tabs>
              <w:spacing w:line="360" w:lineRule="exact"/>
              <w:jc w:val="right"/>
              <w:rPr>
                <w:rFonts w:eastAsia="標楷體"/>
                <w:szCs w:val="24"/>
              </w:rPr>
            </w:pPr>
            <w:r w:rsidRPr="00C00237">
              <w:rPr>
                <w:rFonts w:ascii="標楷體" w:eastAsia="標楷體" w:hAnsi="標楷體"/>
              </w:rPr>
              <w:t>499,715</w:t>
            </w:r>
          </w:p>
        </w:tc>
        <w:tc>
          <w:tcPr>
            <w:tcW w:w="1275" w:type="dxa"/>
          </w:tcPr>
          <w:p w14:paraId="587F4ABD"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ascii="標楷體" w:eastAsia="標楷體" w:hAnsi="標楷體" w:hint="eastAsia"/>
                <w:szCs w:val="24"/>
              </w:rPr>
              <w:t>尚未付款</w:t>
            </w:r>
          </w:p>
        </w:tc>
      </w:tr>
      <w:tr w:rsidR="00E72840" w:rsidRPr="00C00237" w14:paraId="29F2B2D6" w14:textId="77777777" w:rsidTr="00E72840">
        <w:trPr>
          <w:jc w:val="center"/>
        </w:trPr>
        <w:tc>
          <w:tcPr>
            <w:tcW w:w="928" w:type="dxa"/>
          </w:tcPr>
          <w:p w14:paraId="4318C030"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ascii="標楷體" w:eastAsia="標楷體" w:hAnsi="標楷體" w:hint="eastAsia"/>
                <w:szCs w:val="24"/>
              </w:rPr>
              <w:t>1</w:t>
            </w:r>
            <w:r w:rsidRPr="00C00237">
              <w:rPr>
                <w:rFonts w:ascii="標楷體" w:eastAsia="標楷體" w:hAnsi="標楷體"/>
                <w:szCs w:val="24"/>
              </w:rPr>
              <w:t>/20</w:t>
            </w:r>
          </w:p>
        </w:tc>
        <w:tc>
          <w:tcPr>
            <w:tcW w:w="972" w:type="dxa"/>
          </w:tcPr>
          <w:p w14:paraId="2791C0CA" w14:textId="77777777" w:rsidR="00E72840" w:rsidRPr="00C00237" w:rsidRDefault="00E72840" w:rsidP="00051594">
            <w:pPr>
              <w:tabs>
                <w:tab w:val="left" w:pos="3261"/>
              </w:tabs>
              <w:spacing w:line="360" w:lineRule="exact"/>
              <w:ind w:leftChars="-50" w:left="-120" w:rightChars="-50" w:right="-120"/>
              <w:jc w:val="center"/>
              <w:rPr>
                <w:rFonts w:eastAsia="標楷體"/>
              </w:rPr>
            </w:pPr>
            <w:r w:rsidRPr="00C00237">
              <w:rPr>
                <w:rFonts w:ascii="標楷體" w:eastAsia="標楷體" w:hAnsi="標楷體" w:hint="eastAsia"/>
              </w:rPr>
              <w:t>展示組</w:t>
            </w:r>
          </w:p>
        </w:tc>
        <w:tc>
          <w:tcPr>
            <w:tcW w:w="1644" w:type="dxa"/>
          </w:tcPr>
          <w:p w14:paraId="1D9DC693" w14:textId="77777777" w:rsidR="00E72840" w:rsidRPr="00C00237" w:rsidRDefault="00E72840" w:rsidP="00051594">
            <w:pPr>
              <w:tabs>
                <w:tab w:val="left" w:pos="3261"/>
              </w:tabs>
              <w:spacing w:line="360" w:lineRule="exact"/>
              <w:jc w:val="both"/>
              <w:rPr>
                <w:rFonts w:eastAsia="標楷體"/>
                <w:szCs w:val="24"/>
              </w:rPr>
            </w:pPr>
            <w:r w:rsidRPr="00C00237">
              <w:rPr>
                <w:rFonts w:ascii="標楷體" w:eastAsia="標楷體" w:hAnsi="標楷體" w:hint="eastAsia"/>
              </w:rPr>
              <w:t>高雄市政府捷運工程局(統編:0821-5715)</w:t>
            </w:r>
          </w:p>
        </w:tc>
        <w:tc>
          <w:tcPr>
            <w:tcW w:w="2547" w:type="dxa"/>
          </w:tcPr>
          <w:p w14:paraId="48D7A9ED" w14:textId="77777777" w:rsidR="00E72840" w:rsidRPr="00C00237" w:rsidRDefault="00E72840" w:rsidP="00051594">
            <w:pPr>
              <w:tabs>
                <w:tab w:val="left" w:pos="3261"/>
              </w:tabs>
              <w:spacing w:line="360" w:lineRule="exact"/>
              <w:jc w:val="both"/>
              <w:rPr>
                <w:rFonts w:eastAsia="標楷體"/>
              </w:rPr>
            </w:pPr>
            <w:r w:rsidRPr="00C00237">
              <w:rPr>
                <w:rFonts w:ascii="標楷體" w:eastAsia="標楷體" w:hAnsi="標楷體" w:hint="eastAsia"/>
              </w:rPr>
              <w:t>交通夢想展示廳「高雄輕旅行單元體驗優化暨行銷推廣」活動</w:t>
            </w:r>
          </w:p>
        </w:tc>
        <w:tc>
          <w:tcPr>
            <w:tcW w:w="1212" w:type="dxa"/>
          </w:tcPr>
          <w:p w14:paraId="149ECF9A" w14:textId="77777777" w:rsidR="00E72840" w:rsidRPr="00C00237" w:rsidRDefault="00E72840" w:rsidP="00051594">
            <w:pPr>
              <w:tabs>
                <w:tab w:val="left" w:pos="3261"/>
              </w:tabs>
              <w:spacing w:line="360" w:lineRule="exact"/>
              <w:jc w:val="right"/>
              <w:rPr>
                <w:rFonts w:eastAsia="標楷體"/>
                <w:szCs w:val="24"/>
              </w:rPr>
            </w:pPr>
            <w:r w:rsidRPr="00C00237">
              <w:rPr>
                <w:rFonts w:ascii="標楷體" w:eastAsia="標楷體" w:hAnsi="標楷體"/>
              </w:rPr>
              <w:t>150,000</w:t>
            </w:r>
          </w:p>
        </w:tc>
        <w:tc>
          <w:tcPr>
            <w:tcW w:w="1275" w:type="dxa"/>
          </w:tcPr>
          <w:p w14:paraId="2B8F0D01"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ascii="標楷體" w:eastAsia="標楷體" w:hAnsi="標楷體" w:hint="eastAsia"/>
                <w:szCs w:val="24"/>
              </w:rPr>
              <w:t>尚未付款</w:t>
            </w:r>
          </w:p>
        </w:tc>
      </w:tr>
      <w:tr w:rsidR="00E72840" w:rsidRPr="00C00237" w14:paraId="33CEE028" w14:textId="77777777" w:rsidTr="00E72840">
        <w:trPr>
          <w:jc w:val="center"/>
        </w:trPr>
        <w:tc>
          <w:tcPr>
            <w:tcW w:w="928" w:type="dxa"/>
          </w:tcPr>
          <w:p w14:paraId="5EC37C8E"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ascii="標楷體" w:eastAsia="標楷體" w:hAnsi="標楷體" w:hint="eastAsia"/>
                <w:szCs w:val="24"/>
              </w:rPr>
              <w:t>1</w:t>
            </w:r>
            <w:r w:rsidRPr="00C00237">
              <w:rPr>
                <w:rFonts w:ascii="標楷體" w:eastAsia="標楷體" w:hAnsi="標楷體"/>
                <w:szCs w:val="24"/>
              </w:rPr>
              <w:t>/24</w:t>
            </w:r>
          </w:p>
        </w:tc>
        <w:tc>
          <w:tcPr>
            <w:tcW w:w="972" w:type="dxa"/>
          </w:tcPr>
          <w:p w14:paraId="0C8E3200" w14:textId="77777777" w:rsidR="00E72840" w:rsidRPr="00C00237" w:rsidRDefault="00E72840" w:rsidP="00051594">
            <w:pPr>
              <w:tabs>
                <w:tab w:val="left" w:pos="3261"/>
              </w:tabs>
              <w:spacing w:line="360" w:lineRule="exact"/>
              <w:ind w:leftChars="-50" w:left="-120" w:rightChars="-50" w:right="-120"/>
              <w:jc w:val="center"/>
              <w:rPr>
                <w:rFonts w:eastAsia="標楷體"/>
              </w:rPr>
            </w:pPr>
            <w:r w:rsidRPr="00C00237">
              <w:rPr>
                <w:rFonts w:ascii="標楷體" w:eastAsia="標楷體" w:hAnsi="標楷體" w:hint="eastAsia"/>
              </w:rPr>
              <w:t>科教組</w:t>
            </w:r>
          </w:p>
        </w:tc>
        <w:tc>
          <w:tcPr>
            <w:tcW w:w="1644" w:type="dxa"/>
          </w:tcPr>
          <w:p w14:paraId="4620D861" w14:textId="77777777" w:rsidR="00E72840" w:rsidRPr="00C00237" w:rsidRDefault="00E72840" w:rsidP="00051594">
            <w:pPr>
              <w:tabs>
                <w:tab w:val="left" w:pos="3261"/>
              </w:tabs>
              <w:spacing w:line="360" w:lineRule="exact"/>
              <w:jc w:val="both"/>
              <w:rPr>
                <w:rFonts w:eastAsia="標楷體"/>
                <w:szCs w:val="24"/>
              </w:rPr>
            </w:pPr>
            <w:r w:rsidRPr="00C00237">
              <w:rPr>
                <w:rFonts w:ascii="標楷體" w:eastAsia="標楷體" w:hAnsi="標楷體" w:hint="eastAsia"/>
              </w:rPr>
              <w:t>朕華國際股份有限公司</w:t>
            </w:r>
            <w:r w:rsidRPr="00C00237">
              <w:rPr>
                <w:rFonts w:ascii="標楷體" w:eastAsia="標楷體" w:hAnsi="標楷體" w:hint="eastAsia"/>
              </w:rPr>
              <w:lastRenderedPageBreak/>
              <w:t>(高雄義享時尚廣場統編：53577690)</w:t>
            </w:r>
          </w:p>
        </w:tc>
        <w:tc>
          <w:tcPr>
            <w:tcW w:w="2547" w:type="dxa"/>
          </w:tcPr>
          <w:p w14:paraId="7519EBC9" w14:textId="77777777" w:rsidR="00E72840" w:rsidRPr="00C00237" w:rsidRDefault="00E72840" w:rsidP="00051594">
            <w:pPr>
              <w:tabs>
                <w:tab w:val="left" w:pos="3261"/>
              </w:tabs>
              <w:spacing w:line="360" w:lineRule="exact"/>
              <w:jc w:val="both"/>
              <w:rPr>
                <w:rFonts w:eastAsia="標楷體"/>
              </w:rPr>
            </w:pPr>
            <w:r w:rsidRPr="00C00237">
              <w:rPr>
                <w:rFonts w:ascii="標楷體" w:eastAsia="標楷體" w:hAnsi="標楷體" w:hint="eastAsia"/>
              </w:rPr>
              <w:lastRenderedPageBreak/>
              <w:t>「創意蛇年燈籠3D列印筆DIY」</w:t>
            </w:r>
          </w:p>
        </w:tc>
        <w:tc>
          <w:tcPr>
            <w:tcW w:w="1212" w:type="dxa"/>
          </w:tcPr>
          <w:p w14:paraId="7E776318" w14:textId="77777777" w:rsidR="00E72840" w:rsidRPr="00C00237" w:rsidRDefault="00E72840" w:rsidP="00051594">
            <w:pPr>
              <w:tabs>
                <w:tab w:val="left" w:pos="3261"/>
              </w:tabs>
              <w:spacing w:line="360" w:lineRule="exact"/>
              <w:jc w:val="right"/>
              <w:rPr>
                <w:rFonts w:eastAsia="標楷體"/>
                <w:szCs w:val="24"/>
              </w:rPr>
            </w:pPr>
            <w:r w:rsidRPr="00C00237">
              <w:rPr>
                <w:rFonts w:ascii="標楷體" w:eastAsia="標楷體" w:hAnsi="標楷體"/>
              </w:rPr>
              <w:t>4,400</w:t>
            </w:r>
          </w:p>
        </w:tc>
        <w:tc>
          <w:tcPr>
            <w:tcW w:w="1275" w:type="dxa"/>
          </w:tcPr>
          <w:p w14:paraId="45219145"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ascii="標楷體" w:eastAsia="標楷體" w:hAnsi="標楷體" w:hint="eastAsia"/>
                <w:szCs w:val="24"/>
              </w:rPr>
              <w:t>尚未付款</w:t>
            </w:r>
          </w:p>
        </w:tc>
      </w:tr>
      <w:tr w:rsidR="00E72840" w:rsidRPr="00C00237" w14:paraId="58393D34" w14:textId="77777777" w:rsidTr="00E72840">
        <w:trPr>
          <w:jc w:val="center"/>
        </w:trPr>
        <w:tc>
          <w:tcPr>
            <w:tcW w:w="928" w:type="dxa"/>
          </w:tcPr>
          <w:p w14:paraId="227A1B13"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ascii="標楷體" w:eastAsia="標楷體" w:hAnsi="標楷體" w:hint="eastAsia"/>
                <w:szCs w:val="24"/>
              </w:rPr>
              <w:t>2</w:t>
            </w:r>
            <w:r w:rsidRPr="00C00237">
              <w:rPr>
                <w:rFonts w:ascii="標楷體" w:eastAsia="標楷體" w:hAnsi="標楷體"/>
                <w:szCs w:val="24"/>
              </w:rPr>
              <w:t>/5</w:t>
            </w:r>
          </w:p>
        </w:tc>
        <w:tc>
          <w:tcPr>
            <w:tcW w:w="972" w:type="dxa"/>
          </w:tcPr>
          <w:p w14:paraId="416D78C0" w14:textId="77777777" w:rsidR="00E72840" w:rsidRPr="00C00237" w:rsidRDefault="00E72840" w:rsidP="00051594">
            <w:pPr>
              <w:tabs>
                <w:tab w:val="left" w:pos="3261"/>
              </w:tabs>
              <w:spacing w:line="360" w:lineRule="exact"/>
              <w:ind w:leftChars="-50" w:left="-120" w:rightChars="-50" w:right="-120"/>
              <w:jc w:val="center"/>
              <w:rPr>
                <w:rFonts w:eastAsia="標楷體"/>
              </w:rPr>
            </w:pPr>
            <w:r w:rsidRPr="00C00237">
              <w:rPr>
                <w:rFonts w:ascii="標楷體" w:eastAsia="標楷體" w:hAnsi="標楷體" w:hint="eastAsia"/>
              </w:rPr>
              <w:t>科教組</w:t>
            </w:r>
          </w:p>
        </w:tc>
        <w:tc>
          <w:tcPr>
            <w:tcW w:w="1644" w:type="dxa"/>
          </w:tcPr>
          <w:p w14:paraId="1FBE3737" w14:textId="77777777" w:rsidR="00E72840" w:rsidRPr="00C00237" w:rsidRDefault="00E72840" w:rsidP="00051594">
            <w:pPr>
              <w:tabs>
                <w:tab w:val="left" w:pos="3261"/>
              </w:tabs>
              <w:spacing w:line="360" w:lineRule="exact"/>
              <w:jc w:val="both"/>
              <w:rPr>
                <w:rFonts w:eastAsia="標楷體"/>
                <w:szCs w:val="24"/>
              </w:rPr>
            </w:pPr>
            <w:r w:rsidRPr="00C00237">
              <w:rPr>
                <w:rFonts w:ascii="標楷體" w:eastAsia="標楷體" w:hAnsi="標楷體" w:hint="eastAsia"/>
                <w:szCs w:val="24"/>
              </w:rPr>
              <w:t>財團法人工業技術研究院(統編：02750963)</w:t>
            </w:r>
          </w:p>
        </w:tc>
        <w:tc>
          <w:tcPr>
            <w:tcW w:w="2547" w:type="dxa"/>
          </w:tcPr>
          <w:p w14:paraId="5F590E2C" w14:textId="77777777" w:rsidR="00E72840" w:rsidRPr="00C00237" w:rsidRDefault="00E72840" w:rsidP="00051594">
            <w:pPr>
              <w:tabs>
                <w:tab w:val="left" w:pos="3261"/>
              </w:tabs>
              <w:spacing w:line="360" w:lineRule="exact"/>
              <w:jc w:val="both"/>
              <w:rPr>
                <w:rFonts w:eastAsia="標楷體"/>
              </w:rPr>
            </w:pPr>
            <w:r w:rsidRPr="00C00237">
              <w:rPr>
                <w:rFonts w:ascii="標楷體" w:eastAsia="標楷體" w:hAnsi="標楷體" w:hint="eastAsia"/>
              </w:rPr>
              <w:t>委託進行「114年國立科學工藝博物館南館『樂活節能屋』場地租金」</w:t>
            </w:r>
          </w:p>
        </w:tc>
        <w:tc>
          <w:tcPr>
            <w:tcW w:w="1212" w:type="dxa"/>
          </w:tcPr>
          <w:p w14:paraId="76819BFA" w14:textId="77777777" w:rsidR="00E72840" w:rsidRPr="00C00237" w:rsidRDefault="00E72840" w:rsidP="00051594">
            <w:pPr>
              <w:tabs>
                <w:tab w:val="left" w:pos="3261"/>
              </w:tabs>
              <w:spacing w:line="360" w:lineRule="exact"/>
              <w:jc w:val="right"/>
              <w:rPr>
                <w:rFonts w:eastAsia="標楷體"/>
                <w:szCs w:val="24"/>
              </w:rPr>
            </w:pPr>
            <w:r w:rsidRPr="00C00237">
              <w:rPr>
                <w:rFonts w:ascii="標楷體" w:eastAsia="標楷體" w:hAnsi="標楷體" w:hint="eastAsia"/>
                <w:szCs w:val="24"/>
              </w:rPr>
              <w:t>6</w:t>
            </w:r>
            <w:r w:rsidRPr="00C00237">
              <w:rPr>
                <w:rFonts w:ascii="標楷體" w:eastAsia="標楷體" w:hAnsi="標楷體"/>
                <w:szCs w:val="24"/>
              </w:rPr>
              <w:t>60,000</w:t>
            </w:r>
          </w:p>
        </w:tc>
        <w:tc>
          <w:tcPr>
            <w:tcW w:w="1275" w:type="dxa"/>
          </w:tcPr>
          <w:p w14:paraId="6549B889"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ascii="標楷體" w:eastAsia="標楷體" w:hAnsi="標楷體" w:hint="eastAsia"/>
                <w:szCs w:val="24"/>
              </w:rPr>
              <w:t>尚未付款</w:t>
            </w:r>
          </w:p>
        </w:tc>
      </w:tr>
    </w:tbl>
    <w:p w14:paraId="26EDE123" w14:textId="77777777" w:rsidR="00E72840" w:rsidRDefault="00E72840" w:rsidP="00E72840">
      <w:pPr>
        <w:jc w:val="both"/>
        <w:rPr>
          <w:rFonts w:eastAsia="標楷體"/>
          <w:szCs w:val="22"/>
        </w:rPr>
      </w:pPr>
    </w:p>
    <w:tbl>
      <w:tblPr>
        <w:tblStyle w:val="aa"/>
        <w:tblW w:w="0" w:type="auto"/>
        <w:jc w:val="center"/>
        <w:tblLook w:val="04A0" w:firstRow="1" w:lastRow="0" w:firstColumn="1" w:lastColumn="0" w:noHBand="0" w:noVBand="1"/>
      </w:tblPr>
      <w:tblGrid>
        <w:gridCol w:w="704"/>
        <w:gridCol w:w="1418"/>
        <w:gridCol w:w="6378"/>
      </w:tblGrid>
      <w:tr w:rsidR="00E72840" w:rsidRPr="00C00237" w14:paraId="2E304562" w14:textId="77777777" w:rsidTr="00E72840">
        <w:trPr>
          <w:tblHeader/>
          <w:jc w:val="center"/>
        </w:trPr>
        <w:tc>
          <w:tcPr>
            <w:tcW w:w="8500" w:type="dxa"/>
            <w:gridSpan w:val="3"/>
            <w:shd w:val="clear" w:color="auto" w:fill="FFFF00"/>
          </w:tcPr>
          <w:p w14:paraId="0EE2CF1D" w14:textId="77777777" w:rsidR="00E72840" w:rsidRPr="00D74AD5" w:rsidRDefault="00E72840" w:rsidP="00051594">
            <w:pPr>
              <w:tabs>
                <w:tab w:val="left" w:pos="3261"/>
              </w:tabs>
              <w:spacing w:line="360" w:lineRule="exact"/>
              <w:jc w:val="center"/>
              <w:rPr>
                <w:rFonts w:eastAsia="標楷體"/>
                <w:b/>
                <w:bCs/>
                <w:szCs w:val="24"/>
              </w:rPr>
            </w:pPr>
            <w:r w:rsidRPr="00D74AD5">
              <w:rPr>
                <w:rFonts w:eastAsia="標楷體" w:hint="eastAsia"/>
                <w:b/>
                <w:bCs/>
              </w:rPr>
              <w:t>附表</w:t>
            </w:r>
            <w:r>
              <w:rPr>
                <w:rFonts w:eastAsia="標楷體"/>
                <w:b/>
                <w:bCs/>
              </w:rPr>
              <w:t>9</w:t>
            </w:r>
            <w:r w:rsidRPr="00D74AD5">
              <w:rPr>
                <w:rFonts w:eastAsia="標楷體"/>
                <w:b/>
                <w:bCs/>
              </w:rPr>
              <w:t>-</w:t>
            </w:r>
            <w:r w:rsidRPr="00D74AD5">
              <w:rPr>
                <w:rFonts w:eastAsia="標楷體" w:hint="eastAsia"/>
                <w:b/>
                <w:bCs/>
              </w:rPr>
              <w:t>法制審核文件</w:t>
            </w:r>
          </w:p>
        </w:tc>
      </w:tr>
      <w:tr w:rsidR="00E72840" w:rsidRPr="00C00237" w14:paraId="1C597784" w14:textId="77777777" w:rsidTr="00E72840">
        <w:trPr>
          <w:tblHeader/>
          <w:jc w:val="center"/>
        </w:trPr>
        <w:tc>
          <w:tcPr>
            <w:tcW w:w="704" w:type="dxa"/>
            <w:shd w:val="clear" w:color="auto" w:fill="EEECE1" w:themeFill="background2"/>
          </w:tcPr>
          <w:p w14:paraId="0CE27CC6"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hint="eastAsia"/>
                <w:szCs w:val="24"/>
              </w:rPr>
              <w:t>編號</w:t>
            </w:r>
          </w:p>
        </w:tc>
        <w:tc>
          <w:tcPr>
            <w:tcW w:w="1418" w:type="dxa"/>
            <w:shd w:val="clear" w:color="auto" w:fill="EEECE1" w:themeFill="background2"/>
          </w:tcPr>
          <w:p w14:paraId="67D965EF"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hint="eastAsia"/>
                <w:szCs w:val="24"/>
              </w:rPr>
              <w:t>組室別</w:t>
            </w:r>
          </w:p>
        </w:tc>
        <w:tc>
          <w:tcPr>
            <w:tcW w:w="6378" w:type="dxa"/>
            <w:shd w:val="clear" w:color="auto" w:fill="EEECE1" w:themeFill="background2"/>
          </w:tcPr>
          <w:p w14:paraId="1A286FE6" w14:textId="77777777" w:rsidR="00E72840" w:rsidRPr="00C00237" w:rsidRDefault="00E72840" w:rsidP="00051594">
            <w:pPr>
              <w:tabs>
                <w:tab w:val="left" w:pos="3261"/>
              </w:tabs>
              <w:spacing w:line="360" w:lineRule="exact"/>
              <w:jc w:val="center"/>
              <w:rPr>
                <w:rFonts w:eastAsia="標楷體"/>
                <w:szCs w:val="24"/>
              </w:rPr>
            </w:pPr>
            <w:r w:rsidRPr="00C00237">
              <w:rPr>
                <w:rFonts w:eastAsia="標楷體" w:hint="eastAsia"/>
                <w:szCs w:val="24"/>
              </w:rPr>
              <w:t>案件名稱</w:t>
            </w:r>
          </w:p>
        </w:tc>
      </w:tr>
      <w:tr w:rsidR="00E72840" w:rsidRPr="00C00237" w14:paraId="0B703A21" w14:textId="77777777" w:rsidTr="00E72840">
        <w:trPr>
          <w:jc w:val="center"/>
        </w:trPr>
        <w:tc>
          <w:tcPr>
            <w:tcW w:w="704" w:type="dxa"/>
          </w:tcPr>
          <w:p w14:paraId="2F4AB5D5"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hint="eastAsia"/>
                <w:szCs w:val="24"/>
              </w:rPr>
              <w:t>1</w:t>
            </w:r>
          </w:p>
        </w:tc>
        <w:tc>
          <w:tcPr>
            <w:tcW w:w="1418" w:type="dxa"/>
          </w:tcPr>
          <w:p w14:paraId="602E6CAA" w14:textId="77777777" w:rsidR="00E72840" w:rsidRPr="00C00237" w:rsidRDefault="00E72840" w:rsidP="00051594">
            <w:pPr>
              <w:tabs>
                <w:tab w:val="left" w:pos="3261"/>
              </w:tabs>
              <w:spacing w:line="360" w:lineRule="exact"/>
              <w:ind w:leftChars="-50" w:left="-120" w:rightChars="-50" w:right="-120"/>
              <w:jc w:val="center"/>
              <w:rPr>
                <w:rFonts w:eastAsia="標楷體"/>
              </w:rPr>
            </w:pPr>
            <w:r w:rsidRPr="00C00237">
              <w:rPr>
                <w:rFonts w:eastAsia="標楷體" w:hint="eastAsia"/>
              </w:rPr>
              <w:t>展示組</w:t>
            </w:r>
          </w:p>
        </w:tc>
        <w:tc>
          <w:tcPr>
            <w:tcW w:w="6378" w:type="dxa"/>
          </w:tcPr>
          <w:p w14:paraId="700BB01D" w14:textId="77777777" w:rsidR="00E72840" w:rsidRPr="00C00237" w:rsidRDefault="00E72840" w:rsidP="00051594">
            <w:pPr>
              <w:tabs>
                <w:tab w:val="left" w:pos="3261"/>
              </w:tabs>
              <w:spacing w:line="360" w:lineRule="exact"/>
              <w:jc w:val="both"/>
              <w:rPr>
                <w:rFonts w:eastAsia="標楷體"/>
                <w:szCs w:val="24"/>
              </w:rPr>
            </w:pPr>
            <w:proofErr w:type="spellStart"/>
            <w:r w:rsidRPr="00C00237">
              <w:rPr>
                <w:rFonts w:eastAsia="標楷體" w:hint="eastAsia"/>
                <w:szCs w:val="24"/>
              </w:rPr>
              <w:t>teamlab</w:t>
            </w:r>
            <w:proofErr w:type="spellEnd"/>
            <w:r w:rsidRPr="00C00237">
              <w:rPr>
                <w:rFonts w:eastAsia="標楷體" w:hint="eastAsia"/>
                <w:szCs w:val="24"/>
              </w:rPr>
              <w:t>共創</w:t>
            </w:r>
            <w:r w:rsidRPr="00C00237">
              <w:rPr>
                <w:rFonts w:eastAsia="標楷體" w:hint="eastAsia"/>
                <w:szCs w:val="24"/>
              </w:rPr>
              <w:t>!</w:t>
            </w:r>
            <w:r w:rsidRPr="00C00237">
              <w:rPr>
                <w:rFonts w:eastAsia="標楷體" w:hint="eastAsia"/>
                <w:szCs w:val="24"/>
              </w:rPr>
              <w:t>未來園特展場地使用預訂契約書</w:t>
            </w:r>
          </w:p>
        </w:tc>
      </w:tr>
      <w:tr w:rsidR="00E72840" w:rsidRPr="00C00237" w14:paraId="45E56EC9" w14:textId="77777777" w:rsidTr="00E72840">
        <w:trPr>
          <w:jc w:val="center"/>
        </w:trPr>
        <w:tc>
          <w:tcPr>
            <w:tcW w:w="704" w:type="dxa"/>
          </w:tcPr>
          <w:p w14:paraId="6B72C58C"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hint="eastAsia"/>
                <w:szCs w:val="24"/>
              </w:rPr>
              <w:t>2</w:t>
            </w:r>
          </w:p>
        </w:tc>
        <w:tc>
          <w:tcPr>
            <w:tcW w:w="1418" w:type="dxa"/>
          </w:tcPr>
          <w:p w14:paraId="2D118997" w14:textId="77777777" w:rsidR="00E72840" w:rsidRPr="00C00237" w:rsidRDefault="00E72840" w:rsidP="00051594">
            <w:pPr>
              <w:tabs>
                <w:tab w:val="left" w:pos="3261"/>
              </w:tabs>
              <w:spacing w:line="360" w:lineRule="exact"/>
              <w:ind w:leftChars="-50" w:left="-120" w:rightChars="-50" w:right="-120"/>
              <w:jc w:val="center"/>
              <w:rPr>
                <w:rFonts w:eastAsia="標楷體"/>
              </w:rPr>
            </w:pPr>
            <w:r w:rsidRPr="00C00237">
              <w:rPr>
                <w:rFonts w:eastAsia="標楷體" w:hint="eastAsia"/>
              </w:rPr>
              <w:t>科教組</w:t>
            </w:r>
          </w:p>
        </w:tc>
        <w:tc>
          <w:tcPr>
            <w:tcW w:w="6378" w:type="dxa"/>
          </w:tcPr>
          <w:p w14:paraId="14D837E8"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與高雄市立空中大學合作備忘錄</w:t>
            </w:r>
            <w:r w:rsidRPr="00C00237">
              <w:rPr>
                <w:rFonts w:eastAsia="標楷體" w:hint="eastAsia"/>
                <w:szCs w:val="24"/>
              </w:rPr>
              <w:t>(</w:t>
            </w:r>
            <w:r w:rsidRPr="00C00237">
              <w:rPr>
                <w:rFonts w:eastAsia="標楷體" w:hint="eastAsia"/>
                <w:szCs w:val="24"/>
              </w:rPr>
              <w:t>教學與科學領域</w:t>
            </w:r>
            <w:r w:rsidRPr="00C00237">
              <w:rPr>
                <w:rFonts w:eastAsia="標楷體" w:hint="eastAsia"/>
                <w:szCs w:val="24"/>
              </w:rPr>
              <w:t>)</w:t>
            </w:r>
          </w:p>
        </w:tc>
      </w:tr>
      <w:tr w:rsidR="00E72840" w:rsidRPr="00C00237" w14:paraId="0BC67687" w14:textId="77777777" w:rsidTr="00E72840">
        <w:trPr>
          <w:jc w:val="center"/>
        </w:trPr>
        <w:tc>
          <w:tcPr>
            <w:tcW w:w="704" w:type="dxa"/>
          </w:tcPr>
          <w:p w14:paraId="0DD7F502"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hint="eastAsia"/>
                <w:szCs w:val="24"/>
              </w:rPr>
              <w:t>3</w:t>
            </w:r>
          </w:p>
        </w:tc>
        <w:tc>
          <w:tcPr>
            <w:tcW w:w="1418" w:type="dxa"/>
          </w:tcPr>
          <w:p w14:paraId="30DEF4FE" w14:textId="77777777" w:rsidR="00E72840" w:rsidRPr="00C00237" w:rsidRDefault="00E72840" w:rsidP="00051594">
            <w:pPr>
              <w:tabs>
                <w:tab w:val="left" w:pos="3261"/>
              </w:tabs>
              <w:spacing w:line="360" w:lineRule="exact"/>
              <w:ind w:leftChars="-50" w:left="-120" w:rightChars="-50" w:right="-120"/>
              <w:jc w:val="center"/>
              <w:rPr>
                <w:rFonts w:eastAsia="標楷體"/>
              </w:rPr>
            </w:pPr>
            <w:r w:rsidRPr="00C00237">
              <w:rPr>
                <w:rFonts w:eastAsia="標楷體" w:hint="eastAsia"/>
              </w:rPr>
              <w:t>展示組</w:t>
            </w:r>
          </w:p>
        </w:tc>
        <w:tc>
          <w:tcPr>
            <w:tcW w:w="6378" w:type="dxa"/>
          </w:tcPr>
          <w:p w14:paraId="74696EA4"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臺灣南區氣象中心</w:t>
            </w:r>
            <w:r w:rsidRPr="00C00237">
              <w:rPr>
                <w:rFonts w:eastAsia="標楷體" w:hint="eastAsia"/>
                <w:szCs w:val="24"/>
              </w:rPr>
              <w:t>3</w:t>
            </w:r>
            <w:r w:rsidRPr="00C00237">
              <w:rPr>
                <w:rFonts w:eastAsia="標楷體" w:hint="eastAsia"/>
                <w:szCs w:val="24"/>
              </w:rPr>
              <w:t>樓展區更新委託代辦協議書</w:t>
            </w:r>
          </w:p>
        </w:tc>
      </w:tr>
      <w:tr w:rsidR="00E72840" w:rsidRPr="00C00237" w14:paraId="5AFAAD8D" w14:textId="77777777" w:rsidTr="00E72840">
        <w:trPr>
          <w:jc w:val="center"/>
        </w:trPr>
        <w:tc>
          <w:tcPr>
            <w:tcW w:w="704" w:type="dxa"/>
          </w:tcPr>
          <w:p w14:paraId="57BDD0B7"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hint="eastAsia"/>
                <w:szCs w:val="24"/>
              </w:rPr>
              <w:t>4</w:t>
            </w:r>
          </w:p>
        </w:tc>
        <w:tc>
          <w:tcPr>
            <w:tcW w:w="1418" w:type="dxa"/>
          </w:tcPr>
          <w:p w14:paraId="27FCD4BF" w14:textId="77777777" w:rsidR="00E72840" w:rsidRPr="00C00237" w:rsidRDefault="00E72840" w:rsidP="00051594">
            <w:pPr>
              <w:tabs>
                <w:tab w:val="left" w:pos="3261"/>
              </w:tabs>
              <w:spacing w:line="360" w:lineRule="exact"/>
              <w:ind w:leftChars="-50" w:left="-120" w:rightChars="-50" w:right="-120"/>
              <w:jc w:val="center"/>
              <w:rPr>
                <w:rFonts w:eastAsia="標楷體"/>
              </w:rPr>
            </w:pPr>
            <w:r w:rsidRPr="00C00237">
              <w:rPr>
                <w:rFonts w:eastAsia="標楷體" w:hint="eastAsia"/>
              </w:rPr>
              <w:t>公服組</w:t>
            </w:r>
          </w:p>
        </w:tc>
        <w:tc>
          <w:tcPr>
            <w:tcW w:w="6378" w:type="dxa"/>
          </w:tcPr>
          <w:p w14:paraId="297A7C2E"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高雄醫學大學服務學習課程合作合約書</w:t>
            </w:r>
          </w:p>
        </w:tc>
      </w:tr>
      <w:tr w:rsidR="00E72840" w:rsidRPr="00C00237" w14:paraId="198CD303" w14:textId="77777777" w:rsidTr="00E72840">
        <w:trPr>
          <w:jc w:val="center"/>
        </w:trPr>
        <w:tc>
          <w:tcPr>
            <w:tcW w:w="704" w:type="dxa"/>
          </w:tcPr>
          <w:p w14:paraId="5DE0E6F1"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hint="eastAsia"/>
                <w:szCs w:val="24"/>
              </w:rPr>
              <w:t>5</w:t>
            </w:r>
          </w:p>
        </w:tc>
        <w:tc>
          <w:tcPr>
            <w:tcW w:w="1418" w:type="dxa"/>
          </w:tcPr>
          <w:p w14:paraId="18089AE6" w14:textId="77777777" w:rsidR="00E72840" w:rsidRPr="00C00237" w:rsidRDefault="00E72840" w:rsidP="00051594">
            <w:pPr>
              <w:tabs>
                <w:tab w:val="left" w:pos="3261"/>
              </w:tabs>
              <w:spacing w:line="360" w:lineRule="exact"/>
              <w:ind w:leftChars="-50" w:left="-120" w:rightChars="-50" w:right="-120"/>
              <w:jc w:val="center"/>
              <w:rPr>
                <w:rFonts w:eastAsia="標楷體"/>
              </w:rPr>
            </w:pPr>
            <w:r w:rsidRPr="00C00237">
              <w:rPr>
                <w:rFonts w:eastAsia="標楷體" w:hint="eastAsia"/>
              </w:rPr>
              <w:t>公服組</w:t>
            </w:r>
          </w:p>
        </w:tc>
        <w:tc>
          <w:tcPr>
            <w:tcW w:w="6378" w:type="dxa"/>
          </w:tcPr>
          <w:p w14:paraId="1D2B19E3"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國立科學工藝博物館實習生實施計畫</w:t>
            </w:r>
            <w:r w:rsidRPr="00C00237">
              <w:rPr>
                <w:rFonts w:eastAsia="標楷體" w:hint="eastAsia"/>
                <w:szCs w:val="24"/>
              </w:rPr>
              <w:t>(114.1.17</w:t>
            </w:r>
            <w:r w:rsidRPr="00C00237">
              <w:rPr>
                <w:rFonts w:eastAsia="標楷體" w:hint="eastAsia"/>
                <w:szCs w:val="24"/>
              </w:rPr>
              <w:t>生效</w:t>
            </w:r>
            <w:r w:rsidRPr="00C00237">
              <w:rPr>
                <w:rFonts w:eastAsia="標楷體" w:hint="eastAsia"/>
                <w:szCs w:val="24"/>
              </w:rPr>
              <w:t>)</w:t>
            </w:r>
          </w:p>
        </w:tc>
      </w:tr>
      <w:tr w:rsidR="00E72840" w:rsidRPr="00C00237" w14:paraId="6A40BB57" w14:textId="77777777" w:rsidTr="00E72840">
        <w:trPr>
          <w:jc w:val="center"/>
        </w:trPr>
        <w:tc>
          <w:tcPr>
            <w:tcW w:w="704" w:type="dxa"/>
          </w:tcPr>
          <w:p w14:paraId="4A87E0BF" w14:textId="77777777" w:rsidR="00E72840" w:rsidRPr="00C00237" w:rsidRDefault="00E72840" w:rsidP="00051594">
            <w:pPr>
              <w:tabs>
                <w:tab w:val="left" w:pos="3261"/>
              </w:tabs>
              <w:spacing w:line="360" w:lineRule="exact"/>
              <w:ind w:leftChars="-50" w:left="-120" w:rightChars="-50" w:right="-120"/>
              <w:jc w:val="center"/>
              <w:rPr>
                <w:rFonts w:eastAsia="標楷體"/>
                <w:szCs w:val="24"/>
              </w:rPr>
            </w:pPr>
            <w:r w:rsidRPr="00C00237">
              <w:rPr>
                <w:rFonts w:eastAsia="標楷體" w:hint="eastAsia"/>
                <w:szCs w:val="24"/>
              </w:rPr>
              <w:t>6</w:t>
            </w:r>
          </w:p>
        </w:tc>
        <w:tc>
          <w:tcPr>
            <w:tcW w:w="1418" w:type="dxa"/>
          </w:tcPr>
          <w:p w14:paraId="59C5E43D" w14:textId="77777777" w:rsidR="00E72840" w:rsidRPr="00C00237" w:rsidRDefault="00E72840" w:rsidP="00051594">
            <w:pPr>
              <w:tabs>
                <w:tab w:val="left" w:pos="3261"/>
              </w:tabs>
              <w:spacing w:line="360" w:lineRule="exact"/>
              <w:ind w:leftChars="-50" w:left="-120" w:rightChars="-50" w:right="-120"/>
              <w:jc w:val="center"/>
              <w:rPr>
                <w:rFonts w:eastAsia="標楷體"/>
              </w:rPr>
            </w:pPr>
            <w:r w:rsidRPr="00C00237">
              <w:rPr>
                <w:rFonts w:eastAsia="標楷體" w:hint="eastAsia"/>
              </w:rPr>
              <w:t>人事室</w:t>
            </w:r>
          </w:p>
        </w:tc>
        <w:tc>
          <w:tcPr>
            <w:tcW w:w="6378" w:type="dxa"/>
          </w:tcPr>
          <w:p w14:paraId="17D1E4BC"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國立科學工藝博物館員工職場霸凌防治及處理作業要點</w:t>
            </w:r>
            <w:r w:rsidRPr="00C00237">
              <w:rPr>
                <w:rFonts w:eastAsia="標楷體" w:hint="eastAsia"/>
                <w:szCs w:val="24"/>
              </w:rPr>
              <w:t>(114.1.24</w:t>
            </w:r>
            <w:r w:rsidRPr="00C00237">
              <w:rPr>
                <w:rFonts w:eastAsia="標楷體" w:hint="eastAsia"/>
                <w:szCs w:val="24"/>
              </w:rPr>
              <w:t>生效</w:t>
            </w:r>
            <w:r w:rsidRPr="00C00237">
              <w:rPr>
                <w:rFonts w:eastAsia="標楷體" w:hint="eastAsia"/>
                <w:szCs w:val="24"/>
              </w:rPr>
              <w:t>)</w:t>
            </w:r>
          </w:p>
        </w:tc>
      </w:tr>
    </w:tbl>
    <w:p w14:paraId="505FD78A" w14:textId="77777777" w:rsidR="00E72840" w:rsidRDefault="00E72840" w:rsidP="00E72840">
      <w:pPr>
        <w:jc w:val="both"/>
        <w:rPr>
          <w:rFonts w:eastAsia="標楷體"/>
          <w:szCs w:val="22"/>
        </w:rPr>
      </w:pPr>
    </w:p>
    <w:tbl>
      <w:tblPr>
        <w:tblStyle w:val="aa"/>
        <w:tblW w:w="0" w:type="auto"/>
        <w:jc w:val="center"/>
        <w:tblLook w:val="04A0" w:firstRow="1" w:lastRow="0" w:firstColumn="1" w:lastColumn="0" w:noHBand="0" w:noVBand="1"/>
      </w:tblPr>
      <w:tblGrid>
        <w:gridCol w:w="704"/>
        <w:gridCol w:w="1390"/>
        <w:gridCol w:w="828"/>
        <w:gridCol w:w="4194"/>
        <w:gridCol w:w="1559"/>
      </w:tblGrid>
      <w:tr w:rsidR="00E72840" w:rsidRPr="00D74AD5" w14:paraId="373112F3" w14:textId="77777777" w:rsidTr="00E72840">
        <w:trPr>
          <w:tblHeader/>
          <w:jc w:val="center"/>
        </w:trPr>
        <w:tc>
          <w:tcPr>
            <w:tcW w:w="8642" w:type="dxa"/>
            <w:gridSpan w:val="5"/>
            <w:shd w:val="clear" w:color="auto" w:fill="FFFF00"/>
          </w:tcPr>
          <w:p w14:paraId="07DCA84C" w14:textId="77777777" w:rsidR="00E72840" w:rsidRPr="00D74AD5" w:rsidRDefault="00E72840" w:rsidP="00051594">
            <w:pPr>
              <w:tabs>
                <w:tab w:val="left" w:pos="3261"/>
              </w:tabs>
              <w:spacing w:line="360" w:lineRule="exact"/>
              <w:jc w:val="center"/>
              <w:rPr>
                <w:rFonts w:ascii="標楷體" w:eastAsia="標楷體" w:hAnsi="標楷體"/>
                <w:b/>
                <w:bCs/>
              </w:rPr>
            </w:pPr>
            <w:r>
              <w:rPr>
                <w:rFonts w:eastAsia="標楷體" w:hint="eastAsia"/>
                <w:b/>
                <w:bCs/>
                <w:szCs w:val="24"/>
              </w:rPr>
              <w:t>附</w:t>
            </w:r>
            <w:r w:rsidRPr="00D74AD5">
              <w:rPr>
                <w:rFonts w:eastAsia="標楷體" w:hint="eastAsia"/>
                <w:b/>
                <w:bCs/>
                <w:szCs w:val="24"/>
              </w:rPr>
              <w:t>表</w:t>
            </w:r>
            <w:r w:rsidRPr="00D74AD5">
              <w:rPr>
                <w:rFonts w:eastAsia="標楷體"/>
                <w:b/>
                <w:bCs/>
                <w:szCs w:val="24"/>
              </w:rPr>
              <w:t>1</w:t>
            </w:r>
            <w:r>
              <w:rPr>
                <w:rFonts w:eastAsia="標楷體"/>
                <w:b/>
                <w:bCs/>
                <w:szCs w:val="24"/>
              </w:rPr>
              <w:t>0</w:t>
            </w:r>
            <w:r w:rsidRPr="00D74AD5">
              <w:rPr>
                <w:rFonts w:eastAsia="標楷體"/>
                <w:b/>
                <w:bCs/>
                <w:szCs w:val="24"/>
              </w:rPr>
              <w:t>-</w:t>
            </w:r>
            <w:r w:rsidRPr="00D74AD5">
              <w:rPr>
                <w:rFonts w:eastAsia="標楷體" w:hint="eastAsia"/>
                <w:b/>
                <w:bCs/>
                <w:szCs w:val="24"/>
              </w:rPr>
              <w:t>中</w:t>
            </w:r>
            <w:r w:rsidRPr="00D74AD5">
              <w:rPr>
                <w:rFonts w:eastAsia="標楷體" w:hint="eastAsia"/>
                <w:b/>
                <w:bCs/>
              </w:rPr>
              <w:t>控</w:t>
            </w:r>
            <w:r w:rsidRPr="00D74AD5">
              <w:rPr>
                <w:rFonts w:eastAsia="標楷體" w:hint="eastAsia"/>
                <w:b/>
                <w:bCs/>
                <w:szCs w:val="24"/>
              </w:rPr>
              <w:t>室通報異常後續處理情形</w:t>
            </w:r>
            <w:r w:rsidRPr="00D74AD5">
              <w:rPr>
                <w:rFonts w:eastAsia="標楷體" w:hint="eastAsia"/>
                <w:b/>
                <w:bCs/>
              </w:rPr>
              <w:t>(</w:t>
            </w:r>
            <w:r w:rsidRPr="00D74AD5">
              <w:rPr>
                <w:rFonts w:eastAsia="標楷體" w:hint="eastAsia"/>
                <w:b/>
                <w:bCs/>
              </w:rPr>
              <w:t>環境優化部分</w:t>
            </w:r>
            <w:r w:rsidRPr="00D74AD5">
              <w:rPr>
                <w:rFonts w:eastAsia="標楷體" w:hint="eastAsia"/>
                <w:b/>
                <w:bCs/>
              </w:rPr>
              <w:t>)</w:t>
            </w:r>
          </w:p>
        </w:tc>
      </w:tr>
      <w:tr w:rsidR="00E72840" w:rsidRPr="00C00237" w14:paraId="4779A893" w14:textId="77777777" w:rsidTr="00E72840">
        <w:trPr>
          <w:tblHeader/>
          <w:jc w:val="center"/>
        </w:trPr>
        <w:tc>
          <w:tcPr>
            <w:tcW w:w="704" w:type="dxa"/>
            <w:shd w:val="clear" w:color="auto" w:fill="EEECE1" w:themeFill="background2"/>
          </w:tcPr>
          <w:p w14:paraId="70B0B59D" w14:textId="77777777" w:rsidR="00E72840" w:rsidRPr="00C00237" w:rsidRDefault="00E72840" w:rsidP="00051594">
            <w:pPr>
              <w:tabs>
                <w:tab w:val="left" w:pos="3261"/>
              </w:tabs>
              <w:spacing w:line="360" w:lineRule="exact"/>
              <w:jc w:val="both"/>
              <w:rPr>
                <w:rFonts w:ascii="標楷體" w:eastAsia="標楷體" w:hAnsi="標楷體"/>
              </w:rPr>
            </w:pPr>
            <w:r w:rsidRPr="00C00237">
              <w:rPr>
                <w:rFonts w:ascii="標楷體" w:eastAsia="標楷體" w:hAnsi="標楷體" w:hint="eastAsia"/>
              </w:rPr>
              <w:t>項目</w:t>
            </w:r>
          </w:p>
        </w:tc>
        <w:tc>
          <w:tcPr>
            <w:tcW w:w="1369" w:type="dxa"/>
            <w:shd w:val="clear" w:color="auto" w:fill="EEECE1" w:themeFill="background2"/>
            <w:vAlign w:val="center"/>
          </w:tcPr>
          <w:p w14:paraId="463430DC" w14:textId="77777777" w:rsidR="00E72840" w:rsidRPr="00C00237" w:rsidRDefault="00E72840" w:rsidP="00051594">
            <w:pPr>
              <w:tabs>
                <w:tab w:val="left" w:pos="3261"/>
              </w:tabs>
              <w:spacing w:line="360" w:lineRule="exact"/>
              <w:jc w:val="both"/>
              <w:rPr>
                <w:rFonts w:ascii="標楷體" w:eastAsia="標楷體" w:hAnsi="標楷體"/>
                <w:szCs w:val="24"/>
              </w:rPr>
            </w:pPr>
            <w:r w:rsidRPr="00C00237">
              <w:rPr>
                <w:rFonts w:ascii="標楷體" w:eastAsia="標楷體" w:hAnsi="標楷體" w:hint="eastAsia"/>
              </w:rPr>
              <w:t>發生日期</w:t>
            </w:r>
          </w:p>
        </w:tc>
        <w:tc>
          <w:tcPr>
            <w:tcW w:w="816" w:type="dxa"/>
            <w:shd w:val="clear" w:color="auto" w:fill="EEECE1" w:themeFill="background2"/>
            <w:vAlign w:val="center"/>
          </w:tcPr>
          <w:p w14:paraId="5B434641" w14:textId="77777777" w:rsidR="00E72840" w:rsidRPr="00C00237" w:rsidRDefault="00E72840" w:rsidP="00051594">
            <w:pPr>
              <w:tabs>
                <w:tab w:val="left" w:pos="3261"/>
              </w:tabs>
              <w:spacing w:line="360" w:lineRule="exact"/>
              <w:jc w:val="both"/>
              <w:rPr>
                <w:rFonts w:ascii="標楷體" w:eastAsia="標楷體" w:hAnsi="標楷體"/>
                <w:szCs w:val="24"/>
              </w:rPr>
            </w:pPr>
            <w:r w:rsidRPr="00C00237">
              <w:rPr>
                <w:rFonts w:ascii="標楷體" w:eastAsia="標楷體" w:hAnsi="標楷體" w:hint="eastAsia"/>
              </w:rPr>
              <w:t>時間</w:t>
            </w:r>
          </w:p>
        </w:tc>
        <w:tc>
          <w:tcPr>
            <w:tcW w:w="4194" w:type="dxa"/>
            <w:shd w:val="clear" w:color="auto" w:fill="EEECE1" w:themeFill="background2"/>
            <w:vAlign w:val="center"/>
          </w:tcPr>
          <w:p w14:paraId="3EEB1FC1" w14:textId="77777777" w:rsidR="00E72840" w:rsidRPr="00C00237" w:rsidRDefault="00E72840" w:rsidP="00051594">
            <w:pPr>
              <w:tabs>
                <w:tab w:val="left" w:pos="3261"/>
              </w:tabs>
              <w:spacing w:line="360" w:lineRule="exact"/>
              <w:jc w:val="both"/>
              <w:rPr>
                <w:rFonts w:ascii="標楷體" w:eastAsia="標楷體" w:hAnsi="標楷體"/>
                <w:szCs w:val="24"/>
              </w:rPr>
            </w:pPr>
            <w:r w:rsidRPr="00C00237">
              <w:rPr>
                <w:rFonts w:ascii="標楷體" w:eastAsia="標楷體" w:hAnsi="標楷體" w:hint="eastAsia"/>
              </w:rPr>
              <w:t>異常狀況</w:t>
            </w:r>
          </w:p>
        </w:tc>
        <w:tc>
          <w:tcPr>
            <w:tcW w:w="1559" w:type="dxa"/>
            <w:shd w:val="clear" w:color="auto" w:fill="EEECE1" w:themeFill="background2"/>
          </w:tcPr>
          <w:p w14:paraId="5D2DF76B" w14:textId="77777777" w:rsidR="00E72840" w:rsidRPr="00C00237" w:rsidRDefault="00E72840" w:rsidP="00051594">
            <w:pPr>
              <w:tabs>
                <w:tab w:val="left" w:pos="3261"/>
              </w:tabs>
              <w:spacing w:line="360" w:lineRule="exact"/>
              <w:jc w:val="both"/>
              <w:rPr>
                <w:rFonts w:ascii="標楷體" w:eastAsia="標楷體" w:hAnsi="標楷體"/>
                <w:szCs w:val="24"/>
              </w:rPr>
            </w:pPr>
            <w:r w:rsidRPr="00C00237">
              <w:rPr>
                <w:rFonts w:ascii="標楷體" w:eastAsia="標楷體" w:hAnsi="標楷體" w:hint="eastAsia"/>
              </w:rPr>
              <w:t>後續處理情形</w:t>
            </w:r>
          </w:p>
        </w:tc>
      </w:tr>
      <w:tr w:rsidR="00E72840" w:rsidRPr="00C00237" w14:paraId="136C8F4F" w14:textId="77777777" w:rsidTr="00E72840">
        <w:trPr>
          <w:trHeight w:val="324"/>
          <w:jc w:val="center"/>
        </w:trPr>
        <w:tc>
          <w:tcPr>
            <w:tcW w:w="704" w:type="dxa"/>
            <w:noWrap/>
            <w:hideMark/>
          </w:tcPr>
          <w:p w14:paraId="2144EE0A" w14:textId="77777777" w:rsidR="00E72840" w:rsidRPr="00C00237" w:rsidRDefault="00E72840">
            <w:pPr>
              <w:widowControl/>
              <w:jc w:val="center"/>
              <w:rPr>
                <w:rFonts w:ascii="標楷體" w:hAnsi="標楷體"/>
                <w:kern w:val="0"/>
                <w:rPrChange w:id="160" w:author="蔡咏霖" w:date="2025-02-06T09:30:00Z">
                  <w:rPr>
                    <w:rFonts w:ascii="標楷體" w:hAnsi="標楷體"/>
                  </w:rPr>
                </w:rPrChange>
              </w:rPr>
              <w:pPrChange w:id="161" w:author="蔡咏霖" w:date="2025-02-06T09:30:00Z">
                <w:pPr>
                  <w:tabs>
                    <w:tab w:val="left" w:pos="3261"/>
                  </w:tabs>
                  <w:spacing w:line="360" w:lineRule="exact"/>
                  <w:jc w:val="both"/>
                </w:pPr>
              </w:pPrChange>
            </w:pPr>
            <w:del w:id="162" w:author="蔡咏霖" w:date="2025-02-06T09:30:00Z">
              <w:r w:rsidRPr="00C00237">
                <w:rPr>
                  <w:rFonts w:ascii="標楷體" w:eastAsia="標楷體" w:hAnsi="標楷體" w:hint="eastAsia"/>
                </w:rPr>
                <w:delText>電氣</w:delText>
              </w:r>
            </w:del>
            <w:ins w:id="163" w:author="蔡咏霖" w:date="2025-02-06T09:30:00Z">
              <w:r w:rsidRPr="00C00237">
                <w:rPr>
                  <w:rFonts w:ascii="標楷體" w:eastAsia="標楷體" w:hAnsi="標楷體" w:cs="新細明體" w:hint="eastAsia"/>
                  <w:kern w:val="0"/>
                  <w:szCs w:val="24"/>
                </w:rPr>
                <w:t>水</w:t>
              </w:r>
            </w:ins>
          </w:p>
        </w:tc>
        <w:tc>
          <w:tcPr>
            <w:tcW w:w="1369" w:type="dxa"/>
            <w:noWrap/>
            <w:hideMark/>
          </w:tcPr>
          <w:p w14:paraId="6C6CB8EB" w14:textId="77777777" w:rsidR="00E72840" w:rsidRPr="00C00237" w:rsidRDefault="00E72840">
            <w:pPr>
              <w:widowControl/>
              <w:jc w:val="center"/>
              <w:rPr>
                <w:rFonts w:ascii="標楷體" w:hAnsi="標楷體"/>
                <w:kern w:val="0"/>
                <w:rPrChange w:id="164" w:author="蔡咏霖" w:date="2025-02-06T09:30:00Z">
                  <w:rPr/>
                </w:rPrChange>
              </w:rPr>
              <w:pPrChange w:id="165" w:author="蔡咏霖" w:date="2025-02-06T09:30:00Z">
                <w:pPr>
                  <w:tabs>
                    <w:tab w:val="left" w:pos="3261"/>
                  </w:tabs>
                  <w:spacing w:line="360" w:lineRule="exact"/>
                  <w:jc w:val="both"/>
                </w:pPr>
              </w:pPrChange>
            </w:pPr>
            <w:ins w:id="166" w:author="蔡咏霖" w:date="2025-02-06T09:30:00Z">
              <w:r w:rsidRPr="00C00237">
                <w:rPr>
                  <w:rFonts w:ascii="標楷體" w:eastAsia="標楷體" w:hAnsi="標楷體" w:cs="新細明體" w:hint="eastAsia"/>
                  <w:kern w:val="0"/>
                  <w:szCs w:val="24"/>
                </w:rPr>
                <w:t>2025/1/18</w:t>
              </w:r>
            </w:ins>
          </w:p>
        </w:tc>
        <w:tc>
          <w:tcPr>
            <w:tcW w:w="816" w:type="dxa"/>
            <w:noWrap/>
            <w:hideMark/>
          </w:tcPr>
          <w:p w14:paraId="21FEED8F" w14:textId="77777777" w:rsidR="00E72840" w:rsidRPr="00C00237" w:rsidRDefault="00E72840">
            <w:pPr>
              <w:widowControl/>
              <w:jc w:val="center"/>
              <w:rPr>
                <w:rFonts w:ascii="標楷體" w:hAnsi="標楷體"/>
                <w:kern w:val="0"/>
                <w:rPrChange w:id="167" w:author="蔡咏霖" w:date="2025-02-06T09:30:00Z">
                  <w:rPr/>
                </w:rPrChange>
              </w:rPr>
              <w:pPrChange w:id="168" w:author="蔡咏霖" w:date="2025-02-06T09:30:00Z">
                <w:pPr>
                  <w:tabs>
                    <w:tab w:val="left" w:pos="3261"/>
                  </w:tabs>
                  <w:spacing w:line="360" w:lineRule="exact"/>
                  <w:jc w:val="both"/>
                </w:pPr>
              </w:pPrChange>
            </w:pPr>
            <w:ins w:id="169" w:author="蔡咏霖" w:date="2025-02-06T09:30:00Z">
              <w:r w:rsidRPr="00C00237">
                <w:rPr>
                  <w:rFonts w:ascii="標楷體" w:eastAsia="標楷體" w:hAnsi="標楷體" w:cs="新細明體" w:hint="eastAsia"/>
                  <w:kern w:val="0"/>
                  <w:szCs w:val="24"/>
                </w:rPr>
                <w:t>03:46</w:t>
              </w:r>
            </w:ins>
          </w:p>
        </w:tc>
        <w:tc>
          <w:tcPr>
            <w:tcW w:w="4194" w:type="dxa"/>
            <w:hideMark/>
          </w:tcPr>
          <w:p w14:paraId="4BEC46DD" w14:textId="77777777" w:rsidR="00E72840" w:rsidRPr="00C00237" w:rsidRDefault="00E72840">
            <w:pPr>
              <w:widowControl/>
              <w:rPr>
                <w:rFonts w:ascii="標楷體" w:hAnsi="標楷體"/>
                <w:kern w:val="0"/>
                <w:rPrChange w:id="170" w:author="蔡咏霖" w:date="2025-02-06T09:30:00Z">
                  <w:rPr/>
                </w:rPrChange>
              </w:rPr>
              <w:pPrChange w:id="171" w:author="蔡咏霖" w:date="2025-02-06T09:30:00Z">
                <w:pPr>
                  <w:tabs>
                    <w:tab w:val="left" w:pos="3261"/>
                  </w:tabs>
                  <w:spacing w:line="360" w:lineRule="exact"/>
                  <w:jc w:val="both"/>
                </w:pPr>
              </w:pPrChange>
            </w:pPr>
            <w:ins w:id="172" w:author="蔡咏霖" w:date="2025-02-06T09:30:00Z">
              <w:r w:rsidRPr="00C00237">
                <w:rPr>
                  <w:rFonts w:ascii="標楷體" w:eastAsia="標楷體" w:hAnsi="標楷體" w:cs="新細明體" w:hint="eastAsia"/>
                  <w:kern w:val="0"/>
                  <w:szCs w:val="24"/>
                </w:rPr>
                <w:t>北館戶外正六門草坪噴灌水管破損</w:t>
              </w:r>
            </w:ins>
          </w:p>
        </w:tc>
        <w:tc>
          <w:tcPr>
            <w:tcW w:w="1559" w:type="dxa"/>
            <w:noWrap/>
            <w:hideMark/>
          </w:tcPr>
          <w:p w14:paraId="426763CD" w14:textId="77777777" w:rsidR="00E72840" w:rsidRPr="00C00237" w:rsidRDefault="00E72840">
            <w:pPr>
              <w:widowControl/>
              <w:rPr>
                <w:rFonts w:ascii="標楷體" w:hAnsi="標楷體"/>
                <w:kern w:val="0"/>
                <w:rPrChange w:id="173" w:author="蔡咏霖" w:date="2025-02-06T09:30:00Z">
                  <w:rPr/>
                </w:rPrChange>
              </w:rPr>
              <w:pPrChange w:id="174" w:author="蔡咏霖" w:date="2025-02-06T09:30:00Z">
                <w:pPr>
                  <w:tabs>
                    <w:tab w:val="left" w:pos="3261"/>
                  </w:tabs>
                  <w:spacing w:line="360" w:lineRule="exact"/>
                  <w:jc w:val="both"/>
                </w:pPr>
              </w:pPrChange>
            </w:pPr>
            <w:ins w:id="175" w:author="蔡咏霖" w:date="2025-02-06T09:30:00Z">
              <w:r w:rsidRPr="00C00237">
                <w:rPr>
                  <w:rFonts w:ascii="標楷體" w:eastAsia="標楷體" w:hAnsi="標楷體" w:cs="新細明體" w:hint="eastAsia"/>
                  <w:kern w:val="0"/>
                  <w:szCs w:val="24"/>
                </w:rPr>
                <w:t>01/18 完成</w:t>
              </w:r>
            </w:ins>
          </w:p>
        </w:tc>
      </w:tr>
      <w:tr w:rsidR="00E72840" w:rsidRPr="00C00237" w14:paraId="4E0C5D49" w14:textId="77777777" w:rsidTr="00E72840">
        <w:trPr>
          <w:trHeight w:val="324"/>
          <w:jc w:val="center"/>
        </w:trPr>
        <w:tc>
          <w:tcPr>
            <w:tcW w:w="704" w:type="dxa"/>
            <w:noWrap/>
            <w:hideMark/>
          </w:tcPr>
          <w:p w14:paraId="46C28963" w14:textId="77777777" w:rsidR="00E72840" w:rsidRPr="00C00237" w:rsidRDefault="00E72840">
            <w:pPr>
              <w:widowControl/>
              <w:jc w:val="center"/>
              <w:rPr>
                <w:rFonts w:ascii="標楷體" w:hAnsi="標楷體"/>
                <w:kern w:val="0"/>
                <w:rPrChange w:id="176" w:author="蔡咏霖" w:date="2025-02-06T09:30:00Z">
                  <w:rPr>
                    <w:rFonts w:ascii="標楷體" w:hAnsi="標楷體"/>
                  </w:rPr>
                </w:rPrChange>
              </w:rPr>
              <w:pPrChange w:id="177" w:author="蔡咏霖" w:date="2025-02-06T09:30:00Z">
                <w:pPr>
                  <w:tabs>
                    <w:tab w:val="left" w:pos="3261"/>
                  </w:tabs>
                  <w:spacing w:line="360" w:lineRule="exact"/>
                  <w:jc w:val="both"/>
                </w:pPr>
              </w:pPrChange>
            </w:pPr>
            <w:ins w:id="178" w:author="蔡咏霖" w:date="2025-02-06T09:30:00Z">
              <w:r w:rsidRPr="00C00237">
                <w:rPr>
                  <w:rFonts w:ascii="標楷體" w:eastAsia="標楷體" w:hAnsi="標楷體" w:cs="新細明體" w:hint="eastAsia"/>
                  <w:kern w:val="0"/>
                  <w:szCs w:val="24"/>
                </w:rPr>
                <w:t>水</w:t>
              </w:r>
            </w:ins>
          </w:p>
        </w:tc>
        <w:tc>
          <w:tcPr>
            <w:tcW w:w="1369" w:type="dxa"/>
            <w:noWrap/>
            <w:hideMark/>
          </w:tcPr>
          <w:p w14:paraId="301D83F1" w14:textId="77777777" w:rsidR="00E72840" w:rsidRPr="00C00237" w:rsidRDefault="00E72840">
            <w:pPr>
              <w:widowControl/>
              <w:jc w:val="center"/>
              <w:rPr>
                <w:rFonts w:ascii="標楷體" w:hAnsi="標楷體"/>
                <w:kern w:val="0"/>
                <w:rPrChange w:id="179" w:author="蔡咏霖" w:date="2025-02-06T09:30:00Z">
                  <w:rPr/>
                </w:rPrChange>
              </w:rPr>
              <w:pPrChange w:id="180" w:author="蔡咏霖" w:date="2025-02-06T09:30:00Z">
                <w:pPr>
                  <w:tabs>
                    <w:tab w:val="left" w:pos="3261"/>
                  </w:tabs>
                  <w:spacing w:line="360" w:lineRule="exact"/>
                  <w:jc w:val="both"/>
                </w:pPr>
              </w:pPrChange>
            </w:pPr>
            <w:ins w:id="181" w:author="蔡咏霖" w:date="2025-02-06T09:30:00Z">
              <w:r w:rsidRPr="00C00237">
                <w:rPr>
                  <w:rFonts w:ascii="標楷體" w:eastAsia="標楷體" w:hAnsi="標楷體" w:cs="新細明體" w:hint="eastAsia"/>
                  <w:kern w:val="0"/>
                  <w:szCs w:val="24"/>
                </w:rPr>
                <w:t>2025/1/19</w:t>
              </w:r>
            </w:ins>
          </w:p>
        </w:tc>
        <w:tc>
          <w:tcPr>
            <w:tcW w:w="816" w:type="dxa"/>
            <w:noWrap/>
            <w:hideMark/>
          </w:tcPr>
          <w:p w14:paraId="775B7A62" w14:textId="77777777" w:rsidR="00E72840" w:rsidRPr="00C00237" w:rsidRDefault="00E72840">
            <w:pPr>
              <w:widowControl/>
              <w:jc w:val="center"/>
              <w:rPr>
                <w:rFonts w:ascii="標楷體" w:hAnsi="標楷體"/>
                <w:kern w:val="0"/>
                <w:rPrChange w:id="182" w:author="蔡咏霖" w:date="2025-02-06T09:30:00Z">
                  <w:rPr/>
                </w:rPrChange>
              </w:rPr>
              <w:pPrChange w:id="183" w:author="蔡咏霖" w:date="2025-02-06T09:30:00Z">
                <w:pPr>
                  <w:tabs>
                    <w:tab w:val="left" w:pos="3261"/>
                  </w:tabs>
                  <w:spacing w:line="360" w:lineRule="exact"/>
                  <w:jc w:val="both"/>
                </w:pPr>
              </w:pPrChange>
            </w:pPr>
            <w:ins w:id="184" w:author="蔡咏霖" w:date="2025-02-06T09:30:00Z">
              <w:r w:rsidRPr="00C00237">
                <w:rPr>
                  <w:rFonts w:ascii="標楷體" w:eastAsia="標楷體" w:hAnsi="標楷體" w:cs="新細明體" w:hint="eastAsia"/>
                  <w:kern w:val="0"/>
                  <w:szCs w:val="24"/>
                </w:rPr>
                <w:t>10:48</w:t>
              </w:r>
            </w:ins>
          </w:p>
        </w:tc>
        <w:tc>
          <w:tcPr>
            <w:tcW w:w="4194" w:type="dxa"/>
            <w:hideMark/>
          </w:tcPr>
          <w:p w14:paraId="0B72E689" w14:textId="77777777" w:rsidR="00E72840" w:rsidRPr="00C00237" w:rsidRDefault="00E72840">
            <w:pPr>
              <w:widowControl/>
              <w:rPr>
                <w:rFonts w:ascii="標楷體" w:hAnsi="標楷體"/>
                <w:kern w:val="0"/>
                <w:rPrChange w:id="185" w:author="蔡咏霖" w:date="2025-02-06T09:30:00Z">
                  <w:rPr/>
                </w:rPrChange>
              </w:rPr>
              <w:pPrChange w:id="186" w:author="蔡咏霖" w:date="2025-02-06T09:30:00Z">
                <w:pPr>
                  <w:tabs>
                    <w:tab w:val="left" w:pos="3261"/>
                  </w:tabs>
                  <w:spacing w:line="360" w:lineRule="exact"/>
                  <w:jc w:val="both"/>
                </w:pPr>
              </w:pPrChange>
            </w:pPr>
            <w:ins w:id="187" w:author="蔡咏霖" w:date="2025-02-06T09:30:00Z">
              <w:r w:rsidRPr="00C00237">
                <w:rPr>
                  <w:rFonts w:ascii="標楷體" w:eastAsia="標楷體" w:hAnsi="標楷體" w:cs="新細明體" w:hint="eastAsia"/>
                  <w:kern w:val="0"/>
                  <w:szCs w:val="24"/>
                </w:rPr>
                <w:t>北館I區B1F綠能公廁民生用水給水管破損(松鼠破壞)</w:t>
              </w:r>
            </w:ins>
          </w:p>
        </w:tc>
        <w:tc>
          <w:tcPr>
            <w:tcW w:w="1559" w:type="dxa"/>
            <w:noWrap/>
            <w:hideMark/>
          </w:tcPr>
          <w:p w14:paraId="5202BCA8" w14:textId="77777777" w:rsidR="00E72840" w:rsidRPr="00C00237" w:rsidRDefault="00E72840">
            <w:pPr>
              <w:widowControl/>
              <w:rPr>
                <w:rFonts w:ascii="標楷體" w:hAnsi="標楷體"/>
                <w:kern w:val="0"/>
                <w:rPrChange w:id="188" w:author="蔡咏霖" w:date="2025-02-06T09:30:00Z">
                  <w:rPr/>
                </w:rPrChange>
              </w:rPr>
              <w:pPrChange w:id="189" w:author="蔡咏霖" w:date="2025-02-06T09:30:00Z">
                <w:pPr>
                  <w:tabs>
                    <w:tab w:val="left" w:pos="3261"/>
                  </w:tabs>
                  <w:spacing w:line="360" w:lineRule="exact"/>
                  <w:jc w:val="both"/>
                </w:pPr>
              </w:pPrChange>
            </w:pPr>
            <w:ins w:id="190" w:author="蔡咏霖" w:date="2025-02-06T09:30:00Z">
              <w:r w:rsidRPr="00C00237">
                <w:rPr>
                  <w:rFonts w:ascii="標楷體" w:eastAsia="標楷體" w:hAnsi="標楷體" w:cs="新細明體" w:hint="eastAsia"/>
                  <w:kern w:val="0"/>
                  <w:szCs w:val="24"/>
                </w:rPr>
                <w:t>01/19 完成</w:t>
              </w:r>
            </w:ins>
          </w:p>
        </w:tc>
      </w:tr>
      <w:tr w:rsidR="00E72840" w:rsidRPr="00C00237" w14:paraId="647BA57E" w14:textId="77777777" w:rsidTr="00E72840">
        <w:trPr>
          <w:trHeight w:val="324"/>
          <w:jc w:val="center"/>
        </w:trPr>
        <w:tc>
          <w:tcPr>
            <w:tcW w:w="704" w:type="dxa"/>
            <w:noWrap/>
            <w:hideMark/>
          </w:tcPr>
          <w:p w14:paraId="4B6394B5" w14:textId="77777777" w:rsidR="00E72840" w:rsidRPr="00C00237" w:rsidRDefault="00E72840">
            <w:pPr>
              <w:widowControl/>
              <w:jc w:val="center"/>
              <w:rPr>
                <w:rFonts w:ascii="標楷體" w:hAnsi="標楷體"/>
                <w:kern w:val="0"/>
                <w:rPrChange w:id="191" w:author="蔡咏霖" w:date="2025-02-06T09:30:00Z">
                  <w:rPr>
                    <w:rFonts w:ascii="標楷體" w:hAnsi="標楷體"/>
                  </w:rPr>
                </w:rPrChange>
              </w:rPr>
              <w:pPrChange w:id="192" w:author="蔡咏霖" w:date="2025-02-06T09:30:00Z">
                <w:pPr>
                  <w:tabs>
                    <w:tab w:val="left" w:pos="3261"/>
                  </w:tabs>
                  <w:spacing w:line="360" w:lineRule="exact"/>
                  <w:jc w:val="both"/>
                </w:pPr>
              </w:pPrChange>
            </w:pPr>
            <w:ins w:id="193" w:author="蔡咏霖" w:date="2025-02-06T09:30:00Z">
              <w:r w:rsidRPr="00C00237">
                <w:rPr>
                  <w:rFonts w:ascii="標楷體" w:eastAsia="標楷體" w:hAnsi="標楷體" w:cs="新細明體" w:hint="eastAsia"/>
                  <w:kern w:val="0"/>
                  <w:szCs w:val="24"/>
                </w:rPr>
                <w:t>水</w:t>
              </w:r>
            </w:ins>
          </w:p>
        </w:tc>
        <w:tc>
          <w:tcPr>
            <w:tcW w:w="1369" w:type="dxa"/>
            <w:noWrap/>
            <w:hideMark/>
          </w:tcPr>
          <w:p w14:paraId="464CBFC4" w14:textId="77777777" w:rsidR="00E72840" w:rsidRPr="00C00237" w:rsidRDefault="00E72840">
            <w:pPr>
              <w:widowControl/>
              <w:jc w:val="center"/>
              <w:rPr>
                <w:rFonts w:ascii="標楷體" w:hAnsi="標楷體"/>
                <w:kern w:val="0"/>
                <w:rPrChange w:id="194" w:author="蔡咏霖" w:date="2025-02-06T09:30:00Z">
                  <w:rPr/>
                </w:rPrChange>
              </w:rPr>
              <w:pPrChange w:id="195" w:author="蔡咏霖" w:date="2025-02-06T09:30:00Z">
                <w:pPr>
                  <w:tabs>
                    <w:tab w:val="left" w:pos="3261"/>
                  </w:tabs>
                  <w:spacing w:line="360" w:lineRule="exact"/>
                  <w:jc w:val="both"/>
                </w:pPr>
              </w:pPrChange>
            </w:pPr>
            <w:ins w:id="196" w:author="蔡咏霖" w:date="2025-02-06T09:30:00Z">
              <w:r w:rsidRPr="00C00237">
                <w:rPr>
                  <w:rFonts w:ascii="標楷體" w:eastAsia="標楷體" w:hAnsi="標楷體" w:cs="新細明體" w:hint="eastAsia"/>
                  <w:kern w:val="0"/>
                  <w:szCs w:val="24"/>
                </w:rPr>
                <w:t>2025/1/20</w:t>
              </w:r>
            </w:ins>
          </w:p>
        </w:tc>
        <w:tc>
          <w:tcPr>
            <w:tcW w:w="816" w:type="dxa"/>
            <w:noWrap/>
            <w:hideMark/>
          </w:tcPr>
          <w:p w14:paraId="09659E25" w14:textId="77777777" w:rsidR="00E72840" w:rsidRPr="00C00237" w:rsidRDefault="00E72840">
            <w:pPr>
              <w:widowControl/>
              <w:jc w:val="center"/>
              <w:rPr>
                <w:rFonts w:ascii="標楷體" w:hAnsi="標楷體"/>
                <w:kern w:val="0"/>
                <w:rPrChange w:id="197" w:author="蔡咏霖" w:date="2025-02-06T09:30:00Z">
                  <w:rPr/>
                </w:rPrChange>
              </w:rPr>
              <w:pPrChange w:id="198" w:author="蔡咏霖" w:date="2025-02-06T09:30:00Z">
                <w:pPr>
                  <w:tabs>
                    <w:tab w:val="left" w:pos="3261"/>
                  </w:tabs>
                  <w:spacing w:line="360" w:lineRule="exact"/>
                  <w:jc w:val="both"/>
                </w:pPr>
              </w:pPrChange>
            </w:pPr>
            <w:ins w:id="199" w:author="蔡咏霖" w:date="2025-02-06T09:30:00Z">
              <w:r w:rsidRPr="00C00237">
                <w:rPr>
                  <w:rFonts w:ascii="標楷體" w:eastAsia="標楷體" w:hAnsi="標楷體" w:cs="新細明體" w:hint="eastAsia"/>
                  <w:kern w:val="0"/>
                  <w:szCs w:val="24"/>
                </w:rPr>
                <w:t>11:49</w:t>
              </w:r>
            </w:ins>
          </w:p>
        </w:tc>
        <w:tc>
          <w:tcPr>
            <w:tcW w:w="4194" w:type="dxa"/>
            <w:hideMark/>
          </w:tcPr>
          <w:p w14:paraId="1A70A00D" w14:textId="77777777" w:rsidR="00E72840" w:rsidRPr="00C00237" w:rsidRDefault="00E72840">
            <w:pPr>
              <w:widowControl/>
              <w:rPr>
                <w:rFonts w:ascii="標楷體" w:hAnsi="標楷體"/>
                <w:kern w:val="0"/>
                <w:rPrChange w:id="200" w:author="蔡咏霖" w:date="2025-02-06T09:30:00Z">
                  <w:rPr/>
                </w:rPrChange>
              </w:rPr>
              <w:pPrChange w:id="201" w:author="蔡咏霖" w:date="2025-02-06T09:30:00Z">
                <w:pPr>
                  <w:tabs>
                    <w:tab w:val="left" w:pos="3261"/>
                  </w:tabs>
                  <w:spacing w:line="360" w:lineRule="exact"/>
                  <w:jc w:val="both"/>
                </w:pPr>
              </w:pPrChange>
            </w:pPr>
            <w:ins w:id="202" w:author="蔡咏霖" w:date="2025-02-06T09:30:00Z">
              <w:r w:rsidRPr="00C00237">
                <w:rPr>
                  <w:rFonts w:ascii="標楷體" w:eastAsia="標楷體" w:hAnsi="標楷體" w:cs="新細明體" w:hint="eastAsia"/>
                  <w:kern w:val="0"/>
                  <w:szCs w:val="24"/>
                </w:rPr>
                <w:t>北館I區B1F綠能公廁民生用水給水管破損(松鼠破壞2)</w:t>
              </w:r>
            </w:ins>
          </w:p>
        </w:tc>
        <w:tc>
          <w:tcPr>
            <w:tcW w:w="1559" w:type="dxa"/>
            <w:noWrap/>
            <w:hideMark/>
          </w:tcPr>
          <w:p w14:paraId="6DB8C572" w14:textId="77777777" w:rsidR="00E72840" w:rsidRPr="00C00237" w:rsidRDefault="00E72840">
            <w:pPr>
              <w:widowControl/>
              <w:rPr>
                <w:rFonts w:ascii="標楷體" w:hAnsi="標楷體"/>
                <w:kern w:val="0"/>
                <w:rPrChange w:id="203" w:author="蔡咏霖" w:date="2025-02-06T09:30:00Z">
                  <w:rPr/>
                </w:rPrChange>
              </w:rPr>
              <w:pPrChange w:id="204" w:author="蔡咏霖" w:date="2025-02-06T09:30:00Z">
                <w:pPr>
                  <w:tabs>
                    <w:tab w:val="left" w:pos="3261"/>
                  </w:tabs>
                  <w:spacing w:line="360" w:lineRule="exact"/>
                  <w:jc w:val="both"/>
                </w:pPr>
              </w:pPrChange>
            </w:pPr>
            <w:ins w:id="205" w:author="蔡咏霖" w:date="2025-02-06T09:30:00Z">
              <w:r w:rsidRPr="00C00237">
                <w:rPr>
                  <w:rFonts w:ascii="標楷體" w:eastAsia="標楷體" w:hAnsi="標楷體" w:cs="新細明體" w:hint="eastAsia"/>
                  <w:kern w:val="0"/>
                  <w:szCs w:val="24"/>
                </w:rPr>
                <w:t>01/20 完成</w:t>
              </w:r>
            </w:ins>
          </w:p>
        </w:tc>
      </w:tr>
      <w:tr w:rsidR="00E72840" w:rsidRPr="00C00237" w14:paraId="2A07559A" w14:textId="77777777" w:rsidTr="00E72840">
        <w:trPr>
          <w:trHeight w:val="324"/>
          <w:jc w:val="center"/>
        </w:trPr>
        <w:tc>
          <w:tcPr>
            <w:tcW w:w="704" w:type="dxa"/>
            <w:noWrap/>
            <w:hideMark/>
          </w:tcPr>
          <w:p w14:paraId="7688AF02" w14:textId="77777777" w:rsidR="00E72840" w:rsidRPr="00C00237" w:rsidRDefault="00E72840" w:rsidP="00051594">
            <w:pPr>
              <w:widowControl/>
              <w:jc w:val="center"/>
              <w:rPr>
                <w:rFonts w:ascii="標楷體" w:eastAsia="標楷體" w:hAnsi="標楷體" w:cs="新細明體"/>
                <w:kern w:val="0"/>
                <w:szCs w:val="24"/>
              </w:rPr>
            </w:pPr>
            <w:ins w:id="206" w:author="蔡咏霖" w:date="2025-02-06T09:30:00Z">
              <w:r w:rsidRPr="00C00237">
                <w:rPr>
                  <w:rFonts w:ascii="標楷體" w:eastAsia="標楷體" w:hAnsi="標楷體" w:cs="新細明體" w:hint="eastAsia"/>
                  <w:kern w:val="0"/>
                  <w:szCs w:val="24"/>
                </w:rPr>
                <w:t>水</w:t>
              </w:r>
            </w:ins>
          </w:p>
        </w:tc>
        <w:tc>
          <w:tcPr>
            <w:tcW w:w="1369" w:type="dxa"/>
            <w:noWrap/>
            <w:hideMark/>
          </w:tcPr>
          <w:p w14:paraId="74AED091" w14:textId="77777777" w:rsidR="00E72840" w:rsidRPr="00C00237" w:rsidRDefault="00E72840" w:rsidP="00051594">
            <w:pPr>
              <w:widowControl/>
              <w:jc w:val="center"/>
              <w:rPr>
                <w:rFonts w:ascii="標楷體" w:eastAsia="標楷體" w:hAnsi="標楷體" w:cs="新細明體"/>
                <w:kern w:val="0"/>
                <w:szCs w:val="24"/>
              </w:rPr>
            </w:pPr>
            <w:ins w:id="207" w:author="蔡咏霖" w:date="2025-02-06T09:30:00Z">
              <w:r w:rsidRPr="00C00237">
                <w:rPr>
                  <w:rFonts w:ascii="標楷體" w:eastAsia="標楷體" w:hAnsi="標楷體" w:cs="新細明體" w:hint="eastAsia"/>
                  <w:kern w:val="0"/>
                  <w:szCs w:val="24"/>
                </w:rPr>
                <w:t>2025/1/21</w:t>
              </w:r>
            </w:ins>
          </w:p>
        </w:tc>
        <w:tc>
          <w:tcPr>
            <w:tcW w:w="816" w:type="dxa"/>
            <w:noWrap/>
            <w:hideMark/>
          </w:tcPr>
          <w:p w14:paraId="718439CB" w14:textId="77777777" w:rsidR="00E72840" w:rsidRPr="00C00237" w:rsidRDefault="00E72840" w:rsidP="00051594">
            <w:pPr>
              <w:widowControl/>
              <w:jc w:val="center"/>
              <w:rPr>
                <w:rFonts w:ascii="標楷體" w:eastAsia="標楷體" w:hAnsi="標楷體" w:cs="新細明體"/>
                <w:kern w:val="0"/>
                <w:szCs w:val="24"/>
              </w:rPr>
            </w:pPr>
            <w:ins w:id="208" w:author="蔡咏霖" w:date="2025-02-06T09:30:00Z">
              <w:r w:rsidRPr="00C00237">
                <w:rPr>
                  <w:rFonts w:ascii="標楷體" w:eastAsia="標楷體" w:hAnsi="標楷體" w:cs="新細明體" w:hint="eastAsia"/>
                  <w:kern w:val="0"/>
                  <w:szCs w:val="24"/>
                </w:rPr>
                <w:t>09:51</w:t>
              </w:r>
            </w:ins>
          </w:p>
        </w:tc>
        <w:tc>
          <w:tcPr>
            <w:tcW w:w="4194" w:type="dxa"/>
            <w:hideMark/>
          </w:tcPr>
          <w:p w14:paraId="78AA08F8" w14:textId="77777777" w:rsidR="00E72840" w:rsidRPr="00C00237" w:rsidRDefault="00E72840" w:rsidP="00051594">
            <w:pPr>
              <w:widowControl/>
              <w:rPr>
                <w:rFonts w:ascii="標楷體" w:eastAsia="標楷體" w:hAnsi="標楷體" w:cs="新細明體"/>
                <w:kern w:val="0"/>
                <w:szCs w:val="24"/>
              </w:rPr>
            </w:pPr>
            <w:ins w:id="209" w:author="蔡咏霖" w:date="2025-02-06T09:30:00Z">
              <w:r w:rsidRPr="00C00237">
                <w:rPr>
                  <w:rFonts w:ascii="標楷體" w:eastAsia="標楷體" w:hAnsi="標楷體" w:cs="新細明體" w:hint="eastAsia"/>
                  <w:kern w:val="0"/>
                  <w:szCs w:val="24"/>
                </w:rPr>
                <w:t>北館戶外茉莉園草坪噴灌水管破損</w:t>
              </w:r>
            </w:ins>
          </w:p>
        </w:tc>
        <w:tc>
          <w:tcPr>
            <w:tcW w:w="1559" w:type="dxa"/>
            <w:noWrap/>
            <w:hideMark/>
          </w:tcPr>
          <w:p w14:paraId="2E270569" w14:textId="77777777" w:rsidR="00E72840" w:rsidRPr="00C00237" w:rsidRDefault="00E72840" w:rsidP="00051594">
            <w:pPr>
              <w:widowControl/>
              <w:rPr>
                <w:rFonts w:ascii="標楷體" w:eastAsia="標楷體" w:hAnsi="標楷體" w:cs="新細明體"/>
                <w:kern w:val="0"/>
                <w:szCs w:val="24"/>
              </w:rPr>
            </w:pPr>
            <w:ins w:id="210" w:author="蔡咏霖" w:date="2025-02-06T09:30:00Z">
              <w:r w:rsidRPr="00C00237">
                <w:rPr>
                  <w:rFonts w:ascii="標楷體" w:eastAsia="標楷體" w:hAnsi="標楷體" w:cs="新細明體" w:hint="eastAsia"/>
                  <w:kern w:val="0"/>
                  <w:szCs w:val="24"/>
                </w:rPr>
                <w:t>01/21 完成</w:t>
              </w:r>
            </w:ins>
          </w:p>
        </w:tc>
      </w:tr>
      <w:tr w:rsidR="00E72840" w:rsidRPr="00C00237" w14:paraId="13A3033A" w14:textId="77777777" w:rsidTr="00E72840">
        <w:trPr>
          <w:trHeight w:val="324"/>
          <w:jc w:val="center"/>
        </w:trPr>
        <w:tc>
          <w:tcPr>
            <w:tcW w:w="704" w:type="dxa"/>
            <w:noWrap/>
            <w:hideMark/>
          </w:tcPr>
          <w:p w14:paraId="766BC138" w14:textId="77777777" w:rsidR="00E72840" w:rsidRPr="00C00237" w:rsidRDefault="00E72840" w:rsidP="00051594">
            <w:pPr>
              <w:widowControl/>
              <w:jc w:val="center"/>
              <w:rPr>
                <w:rFonts w:ascii="標楷體" w:eastAsia="標楷體" w:hAnsi="標楷體" w:cs="新細明體"/>
                <w:kern w:val="0"/>
                <w:szCs w:val="24"/>
              </w:rPr>
            </w:pPr>
            <w:ins w:id="211" w:author="蔡咏霖" w:date="2025-02-06T09:30:00Z">
              <w:r w:rsidRPr="00C00237">
                <w:rPr>
                  <w:rFonts w:ascii="標楷體" w:eastAsia="標楷體" w:hAnsi="標楷體" w:cs="新細明體" w:hint="eastAsia"/>
                  <w:kern w:val="0"/>
                  <w:szCs w:val="24"/>
                </w:rPr>
                <w:t>水</w:t>
              </w:r>
            </w:ins>
          </w:p>
        </w:tc>
        <w:tc>
          <w:tcPr>
            <w:tcW w:w="1369" w:type="dxa"/>
            <w:noWrap/>
            <w:hideMark/>
          </w:tcPr>
          <w:p w14:paraId="1EE07E1A" w14:textId="77777777" w:rsidR="00E72840" w:rsidRPr="00C00237" w:rsidRDefault="00E72840" w:rsidP="00051594">
            <w:pPr>
              <w:widowControl/>
              <w:jc w:val="center"/>
              <w:rPr>
                <w:rFonts w:ascii="標楷體" w:eastAsia="標楷體" w:hAnsi="標楷體" w:cs="新細明體"/>
                <w:kern w:val="0"/>
                <w:szCs w:val="24"/>
              </w:rPr>
            </w:pPr>
            <w:ins w:id="212" w:author="蔡咏霖" w:date="2025-02-06T09:30:00Z">
              <w:r w:rsidRPr="00C00237">
                <w:rPr>
                  <w:rFonts w:ascii="標楷體" w:eastAsia="標楷體" w:hAnsi="標楷體" w:cs="新細明體" w:hint="eastAsia"/>
                  <w:kern w:val="0"/>
                  <w:szCs w:val="24"/>
                </w:rPr>
                <w:t>2025/1/21</w:t>
              </w:r>
            </w:ins>
          </w:p>
        </w:tc>
        <w:tc>
          <w:tcPr>
            <w:tcW w:w="816" w:type="dxa"/>
            <w:noWrap/>
            <w:hideMark/>
          </w:tcPr>
          <w:p w14:paraId="25526F8F" w14:textId="77777777" w:rsidR="00E72840" w:rsidRPr="00C00237" w:rsidRDefault="00E72840" w:rsidP="00051594">
            <w:pPr>
              <w:widowControl/>
              <w:jc w:val="center"/>
              <w:rPr>
                <w:rFonts w:ascii="標楷體" w:eastAsia="標楷體" w:hAnsi="標楷體" w:cs="新細明體"/>
                <w:kern w:val="0"/>
                <w:szCs w:val="24"/>
              </w:rPr>
            </w:pPr>
            <w:ins w:id="213" w:author="蔡咏霖" w:date="2025-02-06T09:30:00Z">
              <w:r w:rsidRPr="00C00237">
                <w:rPr>
                  <w:rFonts w:ascii="標楷體" w:eastAsia="標楷體" w:hAnsi="標楷體" w:cs="新細明體" w:hint="eastAsia"/>
                  <w:kern w:val="0"/>
                  <w:szCs w:val="24"/>
                </w:rPr>
                <w:t>10:51</w:t>
              </w:r>
            </w:ins>
          </w:p>
        </w:tc>
        <w:tc>
          <w:tcPr>
            <w:tcW w:w="4194" w:type="dxa"/>
            <w:hideMark/>
          </w:tcPr>
          <w:p w14:paraId="668E78B2" w14:textId="77777777" w:rsidR="00E72840" w:rsidRPr="00C00237" w:rsidRDefault="00E72840" w:rsidP="00051594">
            <w:pPr>
              <w:widowControl/>
              <w:rPr>
                <w:rFonts w:ascii="標楷體" w:eastAsia="標楷體" w:hAnsi="標楷體" w:cs="新細明體"/>
                <w:kern w:val="0"/>
                <w:szCs w:val="24"/>
              </w:rPr>
            </w:pPr>
            <w:ins w:id="214" w:author="蔡咏霖" w:date="2025-02-06T09:30:00Z">
              <w:r w:rsidRPr="00C00237">
                <w:rPr>
                  <w:rFonts w:ascii="標楷體" w:eastAsia="標楷體" w:hAnsi="標楷體" w:cs="新細明體" w:hint="eastAsia"/>
                  <w:kern w:val="0"/>
                  <w:szCs w:val="24"/>
                </w:rPr>
                <w:t>北館戶外大巴士停車場噴灌水管破損</w:t>
              </w:r>
            </w:ins>
          </w:p>
        </w:tc>
        <w:tc>
          <w:tcPr>
            <w:tcW w:w="1559" w:type="dxa"/>
            <w:noWrap/>
            <w:hideMark/>
          </w:tcPr>
          <w:p w14:paraId="02B923E7" w14:textId="77777777" w:rsidR="00E72840" w:rsidRPr="00C00237" w:rsidRDefault="00E72840" w:rsidP="00051594">
            <w:pPr>
              <w:widowControl/>
              <w:rPr>
                <w:rFonts w:ascii="標楷體" w:eastAsia="標楷體" w:hAnsi="標楷體" w:cs="新細明體"/>
                <w:kern w:val="0"/>
                <w:szCs w:val="24"/>
              </w:rPr>
            </w:pPr>
            <w:ins w:id="215" w:author="蔡咏霖" w:date="2025-02-06T09:30:00Z">
              <w:r w:rsidRPr="00C00237">
                <w:rPr>
                  <w:rFonts w:ascii="標楷體" w:eastAsia="標楷體" w:hAnsi="標楷體" w:cs="新細明體" w:hint="eastAsia"/>
                  <w:kern w:val="0"/>
                  <w:szCs w:val="24"/>
                </w:rPr>
                <w:t>01/21 完成</w:t>
              </w:r>
            </w:ins>
          </w:p>
        </w:tc>
      </w:tr>
      <w:tr w:rsidR="00E72840" w:rsidRPr="00C00237" w14:paraId="2FA0B603" w14:textId="77777777" w:rsidTr="00E72840">
        <w:trPr>
          <w:trHeight w:val="324"/>
          <w:jc w:val="center"/>
        </w:trPr>
        <w:tc>
          <w:tcPr>
            <w:tcW w:w="704" w:type="dxa"/>
            <w:noWrap/>
            <w:hideMark/>
          </w:tcPr>
          <w:p w14:paraId="6FBF8549" w14:textId="77777777" w:rsidR="00E72840" w:rsidRPr="00C00237" w:rsidRDefault="00E72840" w:rsidP="00051594">
            <w:pPr>
              <w:widowControl/>
              <w:jc w:val="center"/>
              <w:rPr>
                <w:rFonts w:ascii="標楷體" w:eastAsia="標楷體" w:hAnsi="標楷體" w:cs="新細明體"/>
                <w:kern w:val="0"/>
                <w:szCs w:val="24"/>
              </w:rPr>
            </w:pPr>
            <w:ins w:id="216" w:author="蔡咏霖" w:date="2025-02-06T09:30:00Z">
              <w:r w:rsidRPr="00C00237">
                <w:rPr>
                  <w:rFonts w:ascii="標楷體" w:eastAsia="標楷體" w:hAnsi="標楷體" w:cs="新細明體" w:hint="eastAsia"/>
                  <w:kern w:val="0"/>
                  <w:szCs w:val="24"/>
                </w:rPr>
                <w:t>水</w:t>
              </w:r>
            </w:ins>
          </w:p>
        </w:tc>
        <w:tc>
          <w:tcPr>
            <w:tcW w:w="1369" w:type="dxa"/>
            <w:noWrap/>
            <w:hideMark/>
          </w:tcPr>
          <w:p w14:paraId="216941B9" w14:textId="77777777" w:rsidR="00E72840" w:rsidRPr="00C00237" w:rsidRDefault="00E72840" w:rsidP="00051594">
            <w:pPr>
              <w:widowControl/>
              <w:jc w:val="center"/>
              <w:rPr>
                <w:rFonts w:ascii="標楷體" w:eastAsia="標楷體" w:hAnsi="標楷體" w:cs="新細明體"/>
                <w:kern w:val="0"/>
                <w:szCs w:val="24"/>
              </w:rPr>
            </w:pPr>
            <w:ins w:id="217" w:author="蔡咏霖" w:date="2025-02-06T09:30:00Z">
              <w:r w:rsidRPr="00C00237">
                <w:rPr>
                  <w:rFonts w:ascii="標楷體" w:eastAsia="標楷體" w:hAnsi="標楷體" w:cs="新細明體" w:hint="eastAsia"/>
                  <w:kern w:val="0"/>
                  <w:szCs w:val="24"/>
                </w:rPr>
                <w:t>2025/1/21</w:t>
              </w:r>
            </w:ins>
          </w:p>
        </w:tc>
        <w:tc>
          <w:tcPr>
            <w:tcW w:w="816" w:type="dxa"/>
            <w:noWrap/>
            <w:hideMark/>
          </w:tcPr>
          <w:p w14:paraId="5E0B27F4" w14:textId="77777777" w:rsidR="00E72840" w:rsidRPr="00C00237" w:rsidRDefault="00E72840" w:rsidP="00051594">
            <w:pPr>
              <w:widowControl/>
              <w:jc w:val="center"/>
              <w:rPr>
                <w:rFonts w:ascii="標楷體" w:eastAsia="標楷體" w:hAnsi="標楷體" w:cs="新細明體"/>
                <w:kern w:val="0"/>
                <w:szCs w:val="24"/>
              </w:rPr>
            </w:pPr>
            <w:ins w:id="218" w:author="蔡咏霖" w:date="2025-02-06T09:30:00Z">
              <w:r w:rsidRPr="00C00237">
                <w:rPr>
                  <w:rFonts w:ascii="標楷體" w:eastAsia="標楷體" w:hAnsi="標楷體" w:cs="新細明體" w:hint="eastAsia"/>
                  <w:kern w:val="0"/>
                  <w:szCs w:val="24"/>
                </w:rPr>
                <w:t>09:52</w:t>
              </w:r>
            </w:ins>
          </w:p>
        </w:tc>
        <w:tc>
          <w:tcPr>
            <w:tcW w:w="4194" w:type="dxa"/>
            <w:hideMark/>
          </w:tcPr>
          <w:p w14:paraId="6D089BFF" w14:textId="77777777" w:rsidR="00E72840" w:rsidRPr="00C00237" w:rsidRDefault="00E72840" w:rsidP="00051594">
            <w:pPr>
              <w:widowControl/>
              <w:rPr>
                <w:rFonts w:ascii="標楷體" w:eastAsia="標楷體" w:hAnsi="標楷體" w:cs="新細明體"/>
                <w:kern w:val="0"/>
                <w:szCs w:val="24"/>
              </w:rPr>
            </w:pPr>
            <w:ins w:id="219" w:author="蔡咏霖" w:date="2025-02-06T09:30:00Z">
              <w:r w:rsidRPr="00C00237">
                <w:rPr>
                  <w:rFonts w:ascii="標楷體" w:eastAsia="標楷體" w:hAnsi="標楷體" w:cs="新細明體" w:hint="eastAsia"/>
                  <w:kern w:val="0"/>
                  <w:szCs w:val="24"/>
                </w:rPr>
                <w:t>南館戶外九如公廁親子廁第一座坐式馬桶堵塞</w:t>
              </w:r>
            </w:ins>
          </w:p>
        </w:tc>
        <w:tc>
          <w:tcPr>
            <w:tcW w:w="1559" w:type="dxa"/>
            <w:noWrap/>
            <w:hideMark/>
          </w:tcPr>
          <w:p w14:paraId="7E55761A" w14:textId="77777777" w:rsidR="00E72840" w:rsidRPr="00C00237" w:rsidRDefault="00E72840" w:rsidP="00051594">
            <w:pPr>
              <w:widowControl/>
              <w:rPr>
                <w:rFonts w:ascii="標楷體" w:eastAsia="標楷體" w:hAnsi="標楷體" w:cs="新細明體"/>
                <w:kern w:val="0"/>
                <w:szCs w:val="24"/>
              </w:rPr>
            </w:pPr>
            <w:ins w:id="220" w:author="蔡咏霖" w:date="2025-02-06T09:30:00Z">
              <w:r w:rsidRPr="00C00237">
                <w:rPr>
                  <w:rFonts w:ascii="標楷體" w:eastAsia="標楷體" w:hAnsi="標楷體" w:cs="新細明體" w:hint="eastAsia"/>
                  <w:kern w:val="0"/>
                  <w:szCs w:val="24"/>
                </w:rPr>
                <w:t>01/21 完成</w:t>
              </w:r>
            </w:ins>
          </w:p>
        </w:tc>
      </w:tr>
      <w:tr w:rsidR="00E72840" w:rsidRPr="00C00237" w14:paraId="266669FF" w14:textId="77777777" w:rsidTr="00E72840">
        <w:trPr>
          <w:trHeight w:val="324"/>
          <w:jc w:val="center"/>
        </w:trPr>
        <w:tc>
          <w:tcPr>
            <w:tcW w:w="704" w:type="dxa"/>
            <w:noWrap/>
            <w:hideMark/>
          </w:tcPr>
          <w:p w14:paraId="43736097" w14:textId="77777777" w:rsidR="00E72840" w:rsidRPr="00C00237" w:rsidRDefault="00E72840" w:rsidP="00051594">
            <w:pPr>
              <w:widowControl/>
              <w:jc w:val="center"/>
              <w:rPr>
                <w:rFonts w:ascii="標楷體" w:eastAsia="標楷體" w:hAnsi="標楷體" w:cs="新細明體"/>
                <w:kern w:val="0"/>
                <w:szCs w:val="24"/>
              </w:rPr>
            </w:pPr>
            <w:ins w:id="221" w:author="蔡咏霖" w:date="2025-02-06T09:30:00Z">
              <w:r w:rsidRPr="00C00237">
                <w:rPr>
                  <w:rFonts w:ascii="標楷體" w:eastAsia="標楷體" w:hAnsi="標楷體" w:cs="新細明體" w:hint="eastAsia"/>
                  <w:kern w:val="0"/>
                  <w:szCs w:val="24"/>
                </w:rPr>
                <w:t>水</w:t>
              </w:r>
            </w:ins>
          </w:p>
        </w:tc>
        <w:tc>
          <w:tcPr>
            <w:tcW w:w="1369" w:type="dxa"/>
            <w:noWrap/>
            <w:hideMark/>
          </w:tcPr>
          <w:p w14:paraId="3C4D4FFB" w14:textId="77777777" w:rsidR="00E72840" w:rsidRPr="00C00237" w:rsidRDefault="00E72840" w:rsidP="00051594">
            <w:pPr>
              <w:widowControl/>
              <w:jc w:val="center"/>
              <w:rPr>
                <w:rFonts w:ascii="標楷體" w:eastAsia="標楷體" w:hAnsi="標楷體" w:cs="新細明體"/>
                <w:kern w:val="0"/>
                <w:szCs w:val="24"/>
              </w:rPr>
            </w:pPr>
            <w:ins w:id="222" w:author="蔡咏霖" w:date="2025-02-06T09:30:00Z">
              <w:r w:rsidRPr="00C00237">
                <w:rPr>
                  <w:rFonts w:ascii="標楷體" w:eastAsia="標楷體" w:hAnsi="標楷體" w:cs="新細明體" w:hint="eastAsia"/>
                  <w:kern w:val="0"/>
                  <w:szCs w:val="24"/>
                </w:rPr>
                <w:t>2025/1/22</w:t>
              </w:r>
            </w:ins>
          </w:p>
        </w:tc>
        <w:tc>
          <w:tcPr>
            <w:tcW w:w="816" w:type="dxa"/>
            <w:noWrap/>
            <w:hideMark/>
          </w:tcPr>
          <w:p w14:paraId="7D0222D3" w14:textId="77777777" w:rsidR="00E72840" w:rsidRPr="00C00237" w:rsidRDefault="00E72840" w:rsidP="00051594">
            <w:pPr>
              <w:widowControl/>
              <w:jc w:val="center"/>
              <w:rPr>
                <w:rFonts w:ascii="標楷體" w:eastAsia="標楷體" w:hAnsi="標楷體" w:cs="新細明體"/>
                <w:kern w:val="0"/>
                <w:szCs w:val="24"/>
              </w:rPr>
            </w:pPr>
            <w:ins w:id="223" w:author="蔡咏霖" w:date="2025-02-06T09:30:00Z">
              <w:r w:rsidRPr="00C00237">
                <w:rPr>
                  <w:rFonts w:ascii="標楷體" w:eastAsia="標楷體" w:hAnsi="標楷體" w:cs="新細明體" w:hint="eastAsia"/>
                  <w:kern w:val="0"/>
                  <w:szCs w:val="24"/>
                </w:rPr>
                <w:t>11:03</w:t>
              </w:r>
            </w:ins>
          </w:p>
        </w:tc>
        <w:tc>
          <w:tcPr>
            <w:tcW w:w="4194" w:type="dxa"/>
            <w:hideMark/>
          </w:tcPr>
          <w:p w14:paraId="55FF0644" w14:textId="77777777" w:rsidR="00E72840" w:rsidRPr="00C00237" w:rsidRDefault="00E72840" w:rsidP="00051594">
            <w:pPr>
              <w:widowControl/>
              <w:rPr>
                <w:rFonts w:ascii="標楷體" w:eastAsia="標楷體" w:hAnsi="標楷體" w:cs="新細明體"/>
                <w:kern w:val="0"/>
                <w:szCs w:val="24"/>
              </w:rPr>
            </w:pPr>
            <w:ins w:id="224" w:author="蔡咏霖" w:date="2025-02-06T09:30:00Z">
              <w:r w:rsidRPr="00C00237">
                <w:rPr>
                  <w:rFonts w:ascii="標楷體" w:eastAsia="標楷體" w:hAnsi="標楷體" w:cs="新細明體" w:hint="eastAsia"/>
                  <w:kern w:val="0"/>
                  <w:szCs w:val="24"/>
                </w:rPr>
                <w:t>南館戶外九如公廁親子廁第一座坐式馬桶無水</w:t>
              </w:r>
            </w:ins>
          </w:p>
        </w:tc>
        <w:tc>
          <w:tcPr>
            <w:tcW w:w="1559" w:type="dxa"/>
            <w:noWrap/>
            <w:hideMark/>
          </w:tcPr>
          <w:p w14:paraId="33A0443B" w14:textId="77777777" w:rsidR="00E72840" w:rsidRPr="00C00237" w:rsidRDefault="00E72840" w:rsidP="00051594">
            <w:pPr>
              <w:widowControl/>
              <w:rPr>
                <w:rFonts w:ascii="標楷體" w:eastAsia="標楷體" w:hAnsi="標楷體" w:cs="新細明體"/>
                <w:kern w:val="0"/>
                <w:szCs w:val="24"/>
              </w:rPr>
            </w:pPr>
            <w:ins w:id="225" w:author="蔡咏霖" w:date="2025-02-06T09:30:00Z">
              <w:r w:rsidRPr="00C00237">
                <w:rPr>
                  <w:rFonts w:ascii="標楷體" w:eastAsia="標楷體" w:hAnsi="標楷體" w:cs="新細明體" w:hint="eastAsia"/>
                  <w:kern w:val="0"/>
                  <w:szCs w:val="24"/>
                </w:rPr>
                <w:t>01/22 完成</w:t>
              </w:r>
            </w:ins>
          </w:p>
        </w:tc>
      </w:tr>
      <w:tr w:rsidR="00E72840" w:rsidRPr="00C00237" w14:paraId="4D9515D0" w14:textId="77777777" w:rsidTr="00E72840">
        <w:trPr>
          <w:trHeight w:val="324"/>
          <w:jc w:val="center"/>
        </w:trPr>
        <w:tc>
          <w:tcPr>
            <w:tcW w:w="704" w:type="dxa"/>
            <w:noWrap/>
            <w:hideMark/>
          </w:tcPr>
          <w:p w14:paraId="41FD17F4" w14:textId="77777777" w:rsidR="00E72840" w:rsidRPr="00C00237" w:rsidRDefault="00E72840" w:rsidP="00051594">
            <w:pPr>
              <w:widowControl/>
              <w:jc w:val="center"/>
              <w:rPr>
                <w:rFonts w:ascii="標楷體" w:eastAsia="標楷體" w:hAnsi="標楷體" w:cs="新細明體"/>
                <w:kern w:val="0"/>
                <w:szCs w:val="24"/>
              </w:rPr>
            </w:pPr>
            <w:ins w:id="226" w:author="蔡咏霖" w:date="2025-02-06T09:30:00Z">
              <w:r w:rsidRPr="00C00237">
                <w:rPr>
                  <w:rFonts w:ascii="標楷體" w:eastAsia="標楷體" w:hAnsi="標楷體" w:cs="新細明體" w:hint="eastAsia"/>
                  <w:kern w:val="0"/>
                  <w:szCs w:val="24"/>
                </w:rPr>
                <w:t>水</w:t>
              </w:r>
            </w:ins>
          </w:p>
        </w:tc>
        <w:tc>
          <w:tcPr>
            <w:tcW w:w="1369" w:type="dxa"/>
            <w:noWrap/>
            <w:hideMark/>
          </w:tcPr>
          <w:p w14:paraId="258CCDF3" w14:textId="77777777" w:rsidR="00E72840" w:rsidRPr="00C00237" w:rsidRDefault="00E72840" w:rsidP="00051594">
            <w:pPr>
              <w:widowControl/>
              <w:jc w:val="center"/>
              <w:rPr>
                <w:rFonts w:ascii="標楷體" w:eastAsia="標楷體" w:hAnsi="標楷體" w:cs="新細明體"/>
                <w:kern w:val="0"/>
                <w:szCs w:val="24"/>
              </w:rPr>
            </w:pPr>
            <w:ins w:id="227" w:author="蔡咏霖" w:date="2025-02-06T09:30:00Z">
              <w:r w:rsidRPr="00C00237">
                <w:rPr>
                  <w:rFonts w:ascii="標楷體" w:eastAsia="標楷體" w:hAnsi="標楷體" w:cs="新細明體" w:hint="eastAsia"/>
                  <w:kern w:val="0"/>
                  <w:szCs w:val="24"/>
                </w:rPr>
                <w:t>2025/1/22</w:t>
              </w:r>
            </w:ins>
          </w:p>
        </w:tc>
        <w:tc>
          <w:tcPr>
            <w:tcW w:w="816" w:type="dxa"/>
            <w:noWrap/>
            <w:hideMark/>
          </w:tcPr>
          <w:p w14:paraId="25C5A2BE" w14:textId="77777777" w:rsidR="00E72840" w:rsidRPr="00C00237" w:rsidRDefault="00E72840" w:rsidP="00051594">
            <w:pPr>
              <w:widowControl/>
              <w:jc w:val="center"/>
              <w:rPr>
                <w:rFonts w:ascii="標楷體" w:eastAsia="標楷體" w:hAnsi="標楷體" w:cs="新細明體"/>
                <w:kern w:val="0"/>
                <w:szCs w:val="24"/>
              </w:rPr>
            </w:pPr>
            <w:ins w:id="228" w:author="蔡咏霖" w:date="2025-02-06T09:30:00Z">
              <w:r w:rsidRPr="00C00237">
                <w:rPr>
                  <w:rFonts w:ascii="標楷體" w:eastAsia="標楷體" w:hAnsi="標楷體" w:cs="新細明體" w:hint="eastAsia"/>
                  <w:kern w:val="0"/>
                  <w:szCs w:val="24"/>
                </w:rPr>
                <w:t>10:04</w:t>
              </w:r>
            </w:ins>
          </w:p>
        </w:tc>
        <w:tc>
          <w:tcPr>
            <w:tcW w:w="4194" w:type="dxa"/>
            <w:hideMark/>
          </w:tcPr>
          <w:p w14:paraId="2A012718" w14:textId="77777777" w:rsidR="00E72840" w:rsidRPr="00C00237" w:rsidRDefault="00E72840" w:rsidP="00051594">
            <w:pPr>
              <w:widowControl/>
              <w:rPr>
                <w:rFonts w:ascii="標楷體" w:eastAsia="標楷體" w:hAnsi="標楷體" w:cs="新細明體"/>
                <w:kern w:val="0"/>
                <w:szCs w:val="24"/>
              </w:rPr>
            </w:pPr>
            <w:ins w:id="229" w:author="蔡咏霖" w:date="2025-02-06T09:30:00Z">
              <w:r w:rsidRPr="00C00237">
                <w:rPr>
                  <w:rFonts w:ascii="標楷體" w:eastAsia="標楷體" w:hAnsi="標楷體" w:cs="新細明體" w:hint="eastAsia"/>
                  <w:kern w:val="0"/>
                  <w:szCs w:val="24"/>
                </w:rPr>
                <w:t>北館戶外弧形綠地噴灌增設水管</w:t>
              </w:r>
            </w:ins>
          </w:p>
        </w:tc>
        <w:tc>
          <w:tcPr>
            <w:tcW w:w="1559" w:type="dxa"/>
            <w:noWrap/>
            <w:hideMark/>
          </w:tcPr>
          <w:p w14:paraId="094595EB" w14:textId="77777777" w:rsidR="00E72840" w:rsidRPr="00C00237" w:rsidRDefault="00E72840" w:rsidP="00051594">
            <w:pPr>
              <w:widowControl/>
              <w:rPr>
                <w:rFonts w:ascii="標楷體" w:eastAsia="標楷體" w:hAnsi="標楷體" w:cs="新細明體"/>
                <w:kern w:val="0"/>
                <w:szCs w:val="24"/>
              </w:rPr>
            </w:pPr>
            <w:ins w:id="230" w:author="蔡咏霖" w:date="2025-02-06T09:30:00Z">
              <w:r w:rsidRPr="00C00237">
                <w:rPr>
                  <w:rFonts w:ascii="標楷體" w:eastAsia="標楷體" w:hAnsi="標楷體" w:cs="新細明體" w:hint="eastAsia"/>
                  <w:kern w:val="0"/>
                  <w:szCs w:val="24"/>
                </w:rPr>
                <w:t>01/22 完成</w:t>
              </w:r>
            </w:ins>
          </w:p>
        </w:tc>
      </w:tr>
      <w:tr w:rsidR="00E72840" w:rsidRPr="00C00237" w14:paraId="6524B520" w14:textId="77777777" w:rsidTr="00E72840">
        <w:trPr>
          <w:trHeight w:val="324"/>
          <w:jc w:val="center"/>
        </w:trPr>
        <w:tc>
          <w:tcPr>
            <w:tcW w:w="704" w:type="dxa"/>
            <w:noWrap/>
            <w:hideMark/>
          </w:tcPr>
          <w:p w14:paraId="6B72A44D" w14:textId="77777777" w:rsidR="00E72840" w:rsidRPr="00C00237" w:rsidRDefault="00E72840" w:rsidP="00051594">
            <w:pPr>
              <w:widowControl/>
              <w:jc w:val="center"/>
              <w:rPr>
                <w:rFonts w:ascii="標楷體" w:eastAsia="標楷體" w:hAnsi="標楷體" w:cs="新細明體"/>
                <w:kern w:val="0"/>
                <w:szCs w:val="24"/>
              </w:rPr>
            </w:pPr>
            <w:ins w:id="231" w:author="蔡咏霖" w:date="2025-02-06T09:30:00Z">
              <w:r w:rsidRPr="00C00237">
                <w:rPr>
                  <w:rFonts w:ascii="標楷體" w:eastAsia="標楷體" w:hAnsi="標楷體" w:cs="新細明體" w:hint="eastAsia"/>
                  <w:kern w:val="0"/>
                  <w:szCs w:val="24"/>
                </w:rPr>
                <w:t>水</w:t>
              </w:r>
            </w:ins>
          </w:p>
        </w:tc>
        <w:tc>
          <w:tcPr>
            <w:tcW w:w="1369" w:type="dxa"/>
            <w:noWrap/>
            <w:hideMark/>
          </w:tcPr>
          <w:p w14:paraId="281612B6" w14:textId="77777777" w:rsidR="00E72840" w:rsidRPr="00C00237" w:rsidRDefault="00E72840" w:rsidP="00051594">
            <w:pPr>
              <w:widowControl/>
              <w:jc w:val="center"/>
              <w:rPr>
                <w:rFonts w:ascii="標楷體" w:eastAsia="標楷體" w:hAnsi="標楷體" w:cs="新細明體"/>
                <w:kern w:val="0"/>
                <w:szCs w:val="24"/>
              </w:rPr>
            </w:pPr>
            <w:ins w:id="232" w:author="蔡咏霖" w:date="2025-02-06T09:30:00Z">
              <w:r w:rsidRPr="00C00237">
                <w:rPr>
                  <w:rFonts w:ascii="標楷體" w:eastAsia="標楷體" w:hAnsi="標楷體" w:cs="新細明體" w:hint="eastAsia"/>
                  <w:kern w:val="0"/>
                  <w:szCs w:val="24"/>
                </w:rPr>
                <w:t>2025/1/22</w:t>
              </w:r>
            </w:ins>
          </w:p>
        </w:tc>
        <w:tc>
          <w:tcPr>
            <w:tcW w:w="816" w:type="dxa"/>
            <w:noWrap/>
            <w:hideMark/>
          </w:tcPr>
          <w:p w14:paraId="71D8A9F4" w14:textId="77777777" w:rsidR="00E72840" w:rsidRPr="00C00237" w:rsidRDefault="00E72840" w:rsidP="00051594">
            <w:pPr>
              <w:widowControl/>
              <w:jc w:val="center"/>
              <w:rPr>
                <w:rFonts w:ascii="標楷體" w:eastAsia="標楷體" w:hAnsi="標楷體" w:cs="新細明體"/>
                <w:kern w:val="0"/>
                <w:szCs w:val="24"/>
              </w:rPr>
            </w:pPr>
            <w:ins w:id="233" w:author="蔡咏霖" w:date="2025-02-06T09:30:00Z">
              <w:r w:rsidRPr="00C00237">
                <w:rPr>
                  <w:rFonts w:ascii="標楷體" w:eastAsia="標楷體" w:hAnsi="標楷體" w:cs="新細明體" w:hint="eastAsia"/>
                  <w:kern w:val="0"/>
                  <w:szCs w:val="24"/>
                </w:rPr>
                <w:t>10:08</w:t>
              </w:r>
            </w:ins>
          </w:p>
        </w:tc>
        <w:tc>
          <w:tcPr>
            <w:tcW w:w="4194" w:type="dxa"/>
            <w:hideMark/>
          </w:tcPr>
          <w:p w14:paraId="1FFCEDAE" w14:textId="77777777" w:rsidR="00E72840" w:rsidRPr="00C00237" w:rsidRDefault="00E72840" w:rsidP="00051594">
            <w:pPr>
              <w:widowControl/>
              <w:rPr>
                <w:rFonts w:ascii="標楷體" w:eastAsia="標楷體" w:hAnsi="標楷體" w:cs="新細明體"/>
                <w:kern w:val="0"/>
                <w:szCs w:val="24"/>
              </w:rPr>
            </w:pPr>
            <w:ins w:id="234" w:author="蔡咏霖" w:date="2025-02-06T09:30:00Z">
              <w:r w:rsidRPr="00C00237">
                <w:rPr>
                  <w:rFonts w:ascii="標楷體" w:eastAsia="標楷體" w:hAnsi="標楷體" w:cs="新細明體" w:hint="eastAsia"/>
                  <w:kern w:val="0"/>
                  <w:szCs w:val="24"/>
                </w:rPr>
                <w:t>南館南側2F蒐藏研究組無障礙廁第一座坐式馬桶水流不止</w:t>
              </w:r>
            </w:ins>
          </w:p>
        </w:tc>
        <w:tc>
          <w:tcPr>
            <w:tcW w:w="1559" w:type="dxa"/>
            <w:noWrap/>
            <w:hideMark/>
          </w:tcPr>
          <w:p w14:paraId="4536DF63" w14:textId="77777777" w:rsidR="00E72840" w:rsidRPr="00C00237" w:rsidRDefault="00E72840" w:rsidP="00051594">
            <w:pPr>
              <w:widowControl/>
              <w:rPr>
                <w:rFonts w:ascii="標楷體" w:eastAsia="標楷體" w:hAnsi="標楷體" w:cs="新細明體"/>
                <w:kern w:val="0"/>
                <w:szCs w:val="24"/>
              </w:rPr>
            </w:pPr>
            <w:ins w:id="235" w:author="蔡咏霖" w:date="2025-02-06T09:30:00Z">
              <w:r w:rsidRPr="00C00237">
                <w:rPr>
                  <w:rFonts w:ascii="標楷體" w:eastAsia="標楷體" w:hAnsi="標楷體" w:cs="新細明體" w:hint="eastAsia"/>
                  <w:kern w:val="0"/>
                  <w:szCs w:val="24"/>
                </w:rPr>
                <w:t>01/22 完成</w:t>
              </w:r>
            </w:ins>
          </w:p>
        </w:tc>
      </w:tr>
      <w:tr w:rsidR="00E72840" w:rsidRPr="00C00237" w14:paraId="52392326" w14:textId="77777777" w:rsidTr="00E72840">
        <w:trPr>
          <w:trHeight w:val="324"/>
          <w:jc w:val="center"/>
        </w:trPr>
        <w:tc>
          <w:tcPr>
            <w:tcW w:w="704" w:type="dxa"/>
            <w:noWrap/>
            <w:hideMark/>
          </w:tcPr>
          <w:p w14:paraId="4C457680" w14:textId="77777777" w:rsidR="00E72840" w:rsidRPr="00C00237" w:rsidRDefault="00E72840" w:rsidP="00051594">
            <w:pPr>
              <w:widowControl/>
              <w:jc w:val="center"/>
              <w:rPr>
                <w:rFonts w:ascii="標楷體" w:eastAsia="標楷體" w:hAnsi="標楷體" w:cs="新細明體"/>
                <w:kern w:val="0"/>
                <w:szCs w:val="24"/>
              </w:rPr>
            </w:pPr>
            <w:ins w:id="236" w:author="蔡咏霖" w:date="2025-02-06T09:30:00Z">
              <w:r w:rsidRPr="00C00237">
                <w:rPr>
                  <w:rFonts w:ascii="標楷體" w:eastAsia="標楷體" w:hAnsi="標楷體" w:cs="新細明體" w:hint="eastAsia"/>
                  <w:kern w:val="0"/>
                  <w:szCs w:val="24"/>
                </w:rPr>
                <w:t>水</w:t>
              </w:r>
            </w:ins>
          </w:p>
        </w:tc>
        <w:tc>
          <w:tcPr>
            <w:tcW w:w="1369" w:type="dxa"/>
            <w:noWrap/>
            <w:hideMark/>
          </w:tcPr>
          <w:p w14:paraId="1FDFD93B" w14:textId="77777777" w:rsidR="00E72840" w:rsidRPr="00C00237" w:rsidRDefault="00E72840" w:rsidP="00051594">
            <w:pPr>
              <w:widowControl/>
              <w:jc w:val="center"/>
              <w:rPr>
                <w:rFonts w:ascii="標楷體" w:eastAsia="標楷體" w:hAnsi="標楷體" w:cs="新細明體"/>
                <w:kern w:val="0"/>
                <w:szCs w:val="24"/>
              </w:rPr>
            </w:pPr>
            <w:ins w:id="237" w:author="蔡咏霖" w:date="2025-02-06T09:30:00Z">
              <w:r w:rsidRPr="00C00237">
                <w:rPr>
                  <w:rFonts w:ascii="標楷體" w:eastAsia="標楷體" w:hAnsi="標楷體" w:cs="新細明體" w:hint="eastAsia"/>
                  <w:kern w:val="0"/>
                  <w:szCs w:val="24"/>
                </w:rPr>
                <w:t>2025/1/23</w:t>
              </w:r>
            </w:ins>
          </w:p>
        </w:tc>
        <w:tc>
          <w:tcPr>
            <w:tcW w:w="816" w:type="dxa"/>
            <w:noWrap/>
            <w:hideMark/>
          </w:tcPr>
          <w:p w14:paraId="699D5FE8" w14:textId="77777777" w:rsidR="00E72840" w:rsidRPr="00C00237" w:rsidRDefault="00E72840" w:rsidP="00051594">
            <w:pPr>
              <w:widowControl/>
              <w:jc w:val="center"/>
              <w:rPr>
                <w:rFonts w:ascii="標楷體" w:eastAsia="標楷體" w:hAnsi="標楷體" w:cs="新細明體"/>
                <w:kern w:val="0"/>
                <w:szCs w:val="24"/>
              </w:rPr>
            </w:pPr>
            <w:ins w:id="238" w:author="蔡咏霖" w:date="2025-02-06T09:30:00Z">
              <w:r w:rsidRPr="00C00237">
                <w:rPr>
                  <w:rFonts w:ascii="標楷體" w:eastAsia="標楷體" w:hAnsi="標楷體" w:cs="新細明體" w:hint="eastAsia"/>
                  <w:kern w:val="0"/>
                  <w:szCs w:val="24"/>
                </w:rPr>
                <w:t>09:09</w:t>
              </w:r>
            </w:ins>
          </w:p>
        </w:tc>
        <w:tc>
          <w:tcPr>
            <w:tcW w:w="4194" w:type="dxa"/>
            <w:hideMark/>
          </w:tcPr>
          <w:p w14:paraId="55753F51" w14:textId="77777777" w:rsidR="00E72840" w:rsidRPr="00C00237" w:rsidRDefault="00E72840" w:rsidP="00051594">
            <w:pPr>
              <w:widowControl/>
              <w:rPr>
                <w:rFonts w:ascii="標楷體" w:eastAsia="標楷體" w:hAnsi="標楷體" w:cs="新細明體"/>
                <w:kern w:val="0"/>
                <w:szCs w:val="24"/>
              </w:rPr>
            </w:pPr>
            <w:ins w:id="239" w:author="蔡咏霖" w:date="2025-02-06T09:30:00Z">
              <w:r w:rsidRPr="00C00237">
                <w:rPr>
                  <w:rFonts w:ascii="標楷體" w:eastAsia="標楷體" w:hAnsi="標楷體" w:cs="新細明體" w:hint="eastAsia"/>
                  <w:kern w:val="0"/>
                  <w:szCs w:val="24"/>
                </w:rPr>
                <w:t>北館B區8F中庭結構體排水管鬆脫</w:t>
              </w:r>
            </w:ins>
          </w:p>
        </w:tc>
        <w:tc>
          <w:tcPr>
            <w:tcW w:w="1559" w:type="dxa"/>
            <w:noWrap/>
            <w:hideMark/>
          </w:tcPr>
          <w:p w14:paraId="0E0ADFD2" w14:textId="77777777" w:rsidR="00E72840" w:rsidRPr="00C00237" w:rsidRDefault="00E72840" w:rsidP="00051594">
            <w:pPr>
              <w:widowControl/>
              <w:rPr>
                <w:rFonts w:ascii="標楷體" w:eastAsia="標楷體" w:hAnsi="標楷體" w:cs="新細明體"/>
                <w:kern w:val="0"/>
                <w:szCs w:val="24"/>
              </w:rPr>
            </w:pPr>
            <w:ins w:id="240" w:author="蔡咏霖" w:date="2025-02-06T09:30:00Z">
              <w:r w:rsidRPr="00C00237">
                <w:rPr>
                  <w:rFonts w:ascii="標楷體" w:eastAsia="標楷體" w:hAnsi="標楷體" w:cs="新細明體" w:hint="eastAsia"/>
                  <w:kern w:val="0"/>
                  <w:szCs w:val="24"/>
                </w:rPr>
                <w:t>01/23 完成</w:t>
              </w:r>
            </w:ins>
          </w:p>
        </w:tc>
      </w:tr>
      <w:tr w:rsidR="00E72840" w:rsidRPr="00C00237" w14:paraId="264421DA" w14:textId="77777777" w:rsidTr="00E72840">
        <w:trPr>
          <w:trHeight w:val="324"/>
          <w:jc w:val="center"/>
        </w:trPr>
        <w:tc>
          <w:tcPr>
            <w:tcW w:w="704" w:type="dxa"/>
            <w:noWrap/>
            <w:hideMark/>
          </w:tcPr>
          <w:p w14:paraId="75065AEB" w14:textId="77777777" w:rsidR="00E72840" w:rsidRPr="00C00237" w:rsidRDefault="00E72840" w:rsidP="00051594">
            <w:pPr>
              <w:widowControl/>
              <w:jc w:val="center"/>
              <w:rPr>
                <w:rFonts w:ascii="標楷體" w:eastAsia="標楷體" w:hAnsi="標楷體" w:cs="新細明體"/>
                <w:kern w:val="0"/>
                <w:szCs w:val="24"/>
              </w:rPr>
            </w:pPr>
            <w:ins w:id="241" w:author="蔡咏霖" w:date="2025-02-06T09:30:00Z">
              <w:r w:rsidRPr="00C00237">
                <w:rPr>
                  <w:rFonts w:ascii="標楷體" w:eastAsia="標楷體" w:hAnsi="標楷體" w:cs="新細明體" w:hint="eastAsia"/>
                  <w:kern w:val="0"/>
                  <w:szCs w:val="24"/>
                </w:rPr>
                <w:lastRenderedPageBreak/>
                <w:t>水</w:t>
              </w:r>
            </w:ins>
          </w:p>
        </w:tc>
        <w:tc>
          <w:tcPr>
            <w:tcW w:w="1369" w:type="dxa"/>
            <w:noWrap/>
            <w:hideMark/>
          </w:tcPr>
          <w:p w14:paraId="0FDADBB7" w14:textId="77777777" w:rsidR="00E72840" w:rsidRPr="00C00237" w:rsidRDefault="00E72840" w:rsidP="00051594">
            <w:pPr>
              <w:widowControl/>
              <w:jc w:val="center"/>
              <w:rPr>
                <w:rFonts w:ascii="標楷體" w:eastAsia="標楷體" w:hAnsi="標楷體" w:cs="新細明體"/>
                <w:kern w:val="0"/>
                <w:szCs w:val="24"/>
              </w:rPr>
            </w:pPr>
            <w:ins w:id="242" w:author="蔡咏霖" w:date="2025-02-06T09:30:00Z">
              <w:r w:rsidRPr="00C00237">
                <w:rPr>
                  <w:rFonts w:ascii="標楷體" w:eastAsia="標楷體" w:hAnsi="標楷體" w:cs="新細明體" w:hint="eastAsia"/>
                  <w:kern w:val="0"/>
                  <w:szCs w:val="24"/>
                </w:rPr>
                <w:t>2025/1/23</w:t>
              </w:r>
            </w:ins>
          </w:p>
        </w:tc>
        <w:tc>
          <w:tcPr>
            <w:tcW w:w="816" w:type="dxa"/>
            <w:noWrap/>
            <w:hideMark/>
          </w:tcPr>
          <w:p w14:paraId="5A2BB626" w14:textId="77777777" w:rsidR="00E72840" w:rsidRPr="00C00237" w:rsidRDefault="00E72840" w:rsidP="00051594">
            <w:pPr>
              <w:widowControl/>
              <w:jc w:val="center"/>
              <w:rPr>
                <w:rFonts w:ascii="標楷體" w:eastAsia="標楷體" w:hAnsi="標楷體" w:cs="新細明體"/>
                <w:kern w:val="0"/>
                <w:szCs w:val="24"/>
              </w:rPr>
            </w:pPr>
            <w:ins w:id="243" w:author="蔡咏霖" w:date="2025-02-06T09:30:00Z">
              <w:r w:rsidRPr="00C00237">
                <w:rPr>
                  <w:rFonts w:ascii="標楷體" w:eastAsia="標楷體" w:hAnsi="標楷體" w:cs="新細明體" w:hint="eastAsia"/>
                  <w:kern w:val="0"/>
                  <w:szCs w:val="24"/>
                </w:rPr>
                <w:t>03:11</w:t>
              </w:r>
            </w:ins>
          </w:p>
        </w:tc>
        <w:tc>
          <w:tcPr>
            <w:tcW w:w="4194" w:type="dxa"/>
            <w:hideMark/>
          </w:tcPr>
          <w:p w14:paraId="59F7B242" w14:textId="77777777" w:rsidR="00E72840" w:rsidRPr="00C00237" w:rsidRDefault="00E72840" w:rsidP="00051594">
            <w:pPr>
              <w:widowControl/>
              <w:rPr>
                <w:rFonts w:ascii="標楷體" w:eastAsia="標楷體" w:hAnsi="標楷體" w:cs="新細明體"/>
                <w:kern w:val="0"/>
                <w:szCs w:val="24"/>
              </w:rPr>
            </w:pPr>
            <w:ins w:id="244" w:author="蔡咏霖" w:date="2025-02-06T09:30:00Z">
              <w:r w:rsidRPr="00C00237">
                <w:rPr>
                  <w:rFonts w:ascii="標楷體" w:eastAsia="標楷體" w:hAnsi="標楷體" w:cs="新細明體" w:hint="eastAsia"/>
                  <w:kern w:val="0"/>
                  <w:szCs w:val="24"/>
                </w:rPr>
                <w:t>北館A區2F咖啡藝廊女廁第二間坐式沖水壓桿鬆脫</w:t>
              </w:r>
            </w:ins>
          </w:p>
        </w:tc>
        <w:tc>
          <w:tcPr>
            <w:tcW w:w="1559" w:type="dxa"/>
            <w:noWrap/>
            <w:hideMark/>
          </w:tcPr>
          <w:p w14:paraId="0E7E81BE" w14:textId="77777777" w:rsidR="00E72840" w:rsidRPr="00C00237" w:rsidRDefault="00E72840" w:rsidP="00051594">
            <w:pPr>
              <w:widowControl/>
              <w:rPr>
                <w:rFonts w:ascii="標楷體" w:eastAsia="標楷體" w:hAnsi="標楷體" w:cs="新細明體"/>
                <w:kern w:val="0"/>
                <w:szCs w:val="24"/>
              </w:rPr>
            </w:pPr>
            <w:ins w:id="245" w:author="蔡咏霖" w:date="2025-02-06T09:30:00Z">
              <w:r w:rsidRPr="00C00237">
                <w:rPr>
                  <w:rFonts w:ascii="標楷體" w:eastAsia="標楷體" w:hAnsi="標楷體" w:cs="新細明體" w:hint="eastAsia"/>
                  <w:kern w:val="0"/>
                  <w:szCs w:val="24"/>
                </w:rPr>
                <w:t>01/23 完成</w:t>
              </w:r>
            </w:ins>
          </w:p>
        </w:tc>
      </w:tr>
      <w:tr w:rsidR="00E72840" w:rsidRPr="00C00237" w14:paraId="6107E7F1" w14:textId="77777777" w:rsidTr="00E72840">
        <w:trPr>
          <w:trHeight w:val="324"/>
          <w:jc w:val="center"/>
        </w:trPr>
        <w:tc>
          <w:tcPr>
            <w:tcW w:w="704" w:type="dxa"/>
            <w:noWrap/>
            <w:hideMark/>
          </w:tcPr>
          <w:p w14:paraId="1ED37B25" w14:textId="77777777" w:rsidR="00E72840" w:rsidRPr="00C00237" w:rsidRDefault="00E72840" w:rsidP="00051594">
            <w:pPr>
              <w:widowControl/>
              <w:jc w:val="center"/>
              <w:rPr>
                <w:rFonts w:ascii="標楷體" w:eastAsia="標楷體" w:hAnsi="標楷體" w:cs="新細明體"/>
                <w:kern w:val="0"/>
                <w:szCs w:val="24"/>
              </w:rPr>
            </w:pPr>
            <w:ins w:id="246" w:author="蔡咏霖" w:date="2025-02-06T09:30:00Z">
              <w:r w:rsidRPr="00C00237">
                <w:rPr>
                  <w:rFonts w:ascii="標楷體" w:eastAsia="標楷體" w:hAnsi="標楷體" w:cs="新細明體" w:hint="eastAsia"/>
                  <w:kern w:val="0"/>
                  <w:szCs w:val="24"/>
                </w:rPr>
                <w:t>水</w:t>
              </w:r>
            </w:ins>
          </w:p>
        </w:tc>
        <w:tc>
          <w:tcPr>
            <w:tcW w:w="1369" w:type="dxa"/>
            <w:noWrap/>
            <w:hideMark/>
          </w:tcPr>
          <w:p w14:paraId="3227F0D7" w14:textId="77777777" w:rsidR="00E72840" w:rsidRPr="00C00237" w:rsidRDefault="00E72840" w:rsidP="00051594">
            <w:pPr>
              <w:widowControl/>
              <w:jc w:val="center"/>
              <w:rPr>
                <w:rFonts w:ascii="標楷體" w:eastAsia="標楷體" w:hAnsi="標楷體" w:cs="新細明體"/>
                <w:kern w:val="0"/>
                <w:szCs w:val="24"/>
              </w:rPr>
            </w:pPr>
            <w:ins w:id="247" w:author="蔡咏霖" w:date="2025-02-06T09:30:00Z">
              <w:r w:rsidRPr="00C00237">
                <w:rPr>
                  <w:rFonts w:ascii="標楷體" w:eastAsia="標楷體" w:hAnsi="標楷體" w:cs="新細明體" w:hint="eastAsia"/>
                  <w:kern w:val="0"/>
                  <w:szCs w:val="24"/>
                </w:rPr>
                <w:t>2025/1/23</w:t>
              </w:r>
            </w:ins>
          </w:p>
        </w:tc>
        <w:tc>
          <w:tcPr>
            <w:tcW w:w="816" w:type="dxa"/>
            <w:noWrap/>
            <w:hideMark/>
          </w:tcPr>
          <w:p w14:paraId="414F3D00" w14:textId="77777777" w:rsidR="00E72840" w:rsidRPr="00C00237" w:rsidRDefault="00E72840" w:rsidP="00051594">
            <w:pPr>
              <w:widowControl/>
              <w:jc w:val="center"/>
              <w:rPr>
                <w:rFonts w:ascii="標楷體" w:eastAsia="標楷體" w:hAnsi="標楷體" w:cs="新細明體"/>
                <w:kern w:val="0"/>
                <w:szCs w:val="24"/>
              </w:rPr>
            </w:pPr>
            <w:ins w:id="248" w:author="蔡咏霖" w:date="2025-02-06T09:30:00Z">
              <w:r w:rsidRPr="00C00237">
                <w:rPr>
                  <w:rFonts w:ascii="標楷體" w:eastAsia="標楷體" w:hAnsi="標楷體" w:cs="新細明體" w:hint="eastAsia"/>
                  <w:kern w:val="0"/>
                  <w:szCs w:val="24"/>
                </w:rPr>
                <w:t>10:14</w:t>
              </w:r>
            </w:ins>
          </w:p>
        </w:tc>
        <w:tc>
          <w:tcPr>
            <w:tcW w:w="4194" w:type="dxa"/>
            <w:hideMark/>
          </w:tcPr>
          <w:p w14:paraId="17E3FB20" w14:textId="77777777" w:rsidR="00E72840" w:rsidRPr="00C00237" w:rsidRDefault="00E72840" w:rsidP="00051594">
            <w:pPr>
              <w:widowControl/>
              <w:rPr>
                <w:rFonts w:ascii="標楷體" w:eastAsia="標楷體" w:hAnsi="標楷體" w:cs="新細明體"/>
                <w:kern w:val="0"/>
                <w:szCs w:val="24"/>
              </w:rPr>
            </w:pPr>
            <w:ins w:id="249" w:author="蔡咏霖" w:date="2025-02-06T09:30:00Z">
              <w:r w:rsidRPr="00C00237">
                <w:rPr>
                  <w:rFonts w:ascii="標楷體" w:eastAsia="標楷體" w:hAnsi="標楷體" w:cs="新細明體" w:hint="eastAsia"/>
                  <w:kern w:val="0"/>
                  <w:szCs w:val="24"/>
                </w:rPr>
                <w:t>北館D區B1F靠C側D客梯旁男廁第六座洗手檯排水管堵塞</w:t>
              </w:r>
            </w:ins>
          </w:p>
        </w:tc>
        <w:tc>
          <w:tcPr>
            <w:tcW w:w="1559" w:type="dxa"/>
            <w:noWrap/>
            <w:hideMark/>
          </w:tcPr>
          <w:p w14:paraId="2025B11A" w14:textId="77777777" w:rsidR="00E72840" w:rsidRPr="00C00237" w:rsidRDefault="00E72840" w:rsidP="00051594">
            <w:pPr>
              <w:widowControl/>
              <w:rPr>
                <w:rFonts w:ascii="標楷體" w:eastAsia="標楷體" w:hAnsi="標楷體" w:cs="新細明體"/>
                <w:kern w:val="0"/>
                <w:szCs w:val="24"/>
              </w:rPr>
            </w:pPr>
            <w:ins w:id="250" w:author="蔡咏霖" w:date="2025-02-06T09:30:00Z">
              <w:r w:rsidRPr="00C00237">
                <w:rPr>
                  <w:rFonts w:ascii="標楷體" w:eastAsia="標楷體" w:hAnsi="標楷體" w:cs="新細明體" w:hint="eastAsia"/>
                  <w:kern w:val="0"/>
                  <w:szCs w:val="24"/>
                </w:rPr>
                <w:t>01/23 完成</w:t>
              </w:r>
            </w:ins>
          </w:p>
        </w:tc>
      </w:tr>
      <w:tr w:rsidR="00E72840" w:rsidRPr="00C00237" w14:paraId="0F348077" w14:textId="77777777" w:rsidTr="00E72840">
        <w:trPr>
          <w:trHeight w:val="324"/>
          <w:jc w:val="center"/>
        </w:trPr>
        <w:tc>
          <w:tcPr>
            <w:tcW w:w="704" w:type="dxa"/>
            <w:noWrap/>
            <w:hideMark/>
          </w:tcPr>
          <w:p w14:paraId="0759FCEB" w14:textId="77777777" w:rsidR="00E72840" w:rsidRPr="00C00237" w:rsidRDefault="00E72840" w:rsidP="00051594">
            <w:pPr>
              <w:widowControl/>
              <w:jc w:val="center"/>
              <w:rPr>
                <w:rFonts w:ascii="標楷體" w:eastAsia="標楷體" w:hAnsi="標楷體" w:cs="新細明體"/>
                <w:kern w:val="0"/>
                <w:szCs w:val="24"/>
              </w:rPr>
            </w:pPr>
            <w:ins w:id="251" w:author="蔡咏霖" w:date="2025-02-06T09:30:00Z">
              <w:r w:rsidRPr="00C00237">
                <w:rPr>
                  <w:rFonts w:ascii="標楷體" w:eastAsia="標楷體" w:hAnsi="標楷體" w:cs="新細明體" w:hint="eastAsia"/>
                  <w:kern w:val="0"/>
                  <w:szCs w:val="24"/>
                </w:rPr>
                <w:t>水</w:t>
              </w:r>
            </w:ins>
          </w:p>
        </w:tc>
        <w:tc>
          <w:tcPr>
            <w:tcW w:w="1369" w:type="dxa"/>
            <w:noWrap/>
            <w:hideMark/>
          </w:tcPr>
          <w:p w14:paraId="22487A39" w14:textId="77777777" w:rsidR="00E72840" w:rsidRPr="00C00237" w:rsidRDefault="00E72840" w:rsidP="00051594">
            <w:pPr>
              <w:widowControl/>
              <w:jc w:val="center"/>
              <w:rPr>
                <w:rFonts w:ascii="標楷體" w:eastAsia="標楷體" w:hAnsi="標楷體" w:cs="新細明體"/>
                <w:kern w:val="0"/>
                <w:szCs w:val="24"/>
              </w:rPr>
            </w:pPr>
            <w:ins w:id="252" w:author="蔡咏霖" w:date="2025-02-06T09:30:00Z">
              <w:r w:rsidRPr="00C00237">
                <w:rPr>
                  <w:rFonts w:ascii="標楷體" w:eastAsia="標楷體" w:hAnsi="標楷體" w:cs="新細明體" w:hint="eastAsia"/>
                  <w:kern w:val="0"/>
                  <w:szCs w:val="24"/>
                </w:rPr>
                <w:t>2025/1/24</w:t>
              </w:r>
            </w:ins>
          </w:p>
        </w:tc>
        <w:tc>
          <w:tcPr>
            <w:tcW w:w="816" w:type="dxa"/>
            <w:noWrap/>
            <w:hideMark/>
          </w:tcPr>
          <w:p w14:paraId="51858EAF" w14:textId="77777777" w:rsidR="00E72840" w:rsidRPr="00C00237" w:rsidRDefault="00E72840" w:rsidP="00051594">
            <w:pPr>
              <w:widowControl/>
              <w:jc w:val="center"/>
              <w:rPr>
                <w:rFonts w:ascii="標楷體" w:eastAsia="標楷體" w:hAnsi="標楷體" w:cs="新細明體"/>
                <w:kern w:val="0"/>
                <w:szCs w:val="24"/>
              </w:rPr>
            </w:pPr>
            <w:ins w:id="253" w:author="蔡咏霖" w:date="2025-02-06T09:30:00Z">
              <w:r w:rsidRPr="00C00237">
                <w:rPr>
                  <w:rFonts w:ascii="標楷體" w:eastAsia="標楷體" w:hAnsi="標楷體" w:cs="新細明體" w:hint="eastAsia"/>
                  <w:kern w:val="0"/>
                  <w:szCs w:val="24"/>
                </w:rPr>
                <w:t>03:15</w:t>
              </w:r>
            </w:ins>
          </w:p>
        </w:tc>
        <w:tc>
          <w:tcPr>
            <w:tcW w:w="4194" w:type="dxa"/>
            <w:hideMark/>
          </w:tcPr>
          <w:p w14:paraId="0BBFAF56" w14:textId="77777777" w:rsidR="00E72840" w:rsidRPr="00C00237" w:rsidRDefault="00E72840" w:rsidP="00051594">
            <w:pPr>
              <w:widowControl/>
              <w:rPr>
                <w:rFonts w:ascii="標楷體" w:eastAsia="標楷體" w:hAnsi="標楷體" w:cs="新細明體"/>
                <w:kern w:val="0"/>
                <w:szCs w:val="24"/>
              </w:rPr>
            </w:pPr>
            <w:ins w:id="254" w:author="蔡咏霖" w:date="2025-02-06T09:30:00Z">
              <w:r w:rsidRPr="00C00237">
                <w:rPr>
                  <w:rFonts w:ascii="標楷體" w:eastAsia="標楷體" w:hAnsi="標楷體" w:cs="新細明體" w:hint="eastAsia"/>
                  <w:kern w:val="0"/>
                  <w:szCs w:val="24"/>
                </w:rPr>
                <w:t>北館D區B1F靠B側D客梯旁女廁第二間坐式沖水器漏水</w:t>
              </w:r>
            </w:ins>
          </w:p>
        </w:tc>
        <w:tc>
          <w:tcPr>
            <w:tcW w:w="1559" w:type="dxa"/>
            <w:noWrap/>
            <w:hideMark/>
          </w:tcPr>
          <w:p w14:paraId="53B62EF6" w14:textId="77777777" w:rsidR="00E72840" w:rsidRPr="00C00237" w:rsidRDefault="00E72840" w:rsidP="00051594">
            <w:pPr>
              <w:widowControl/>
              <w:rPr>
                <w:rFonts w:ascii="標楷體" w:eastAsia="標楷體" w:hAnsi="標楷體" w:cs="新細明體"/>
                <w:kern w:val="0"/>
                <w:szCs w:val="24"/>
              </w:rPr>
            </w:pPr>
            <w:ins w:id="255" w:author="蔡咏霖" w:date="2025-02-06T09:30:00Z">
              <w:r w:rsidRPr="00C00237">
                <w:rPr>
                  <w:rFonts w:ascii="標楷體" w:eastAsia="標楷體" w:hAnsi="標楷體" w:cs="新細明體" w:hint="eastAsia"/>
                  <w:kern w:val="0"/>
                  <w:szCs w:val="24"/>
                </w:rPr>
                <w:t>01/24 完成</w:t>
              </w:r>
            </w:ins>
          </w:p>
        </w:tc>
      </w:tr>
      <w:tr w:rsidR="00E72840" w:rsidRPr="00C00237" w14:paraId="4FA34A86" w14:textId="77777777" w:rsidTr="00E72840">
        <w:trPr>
          <w:trHeight w:val="324"/>
          <w:jc w:val="center"/>
        </w:trPr>
        <w:tc>
          <w:tcPr>
            <w:tcW w:w="704" w:type="dxa"/>
            <w:noWrap/>
            <w:hideMark/>
          </w:tcPr>
          <w:p w14:paraId="6C311AB0" w14:textId="77777777" w:rsidR="00E72840" w:rsidRPr="00C00237" w:rsidRDefault="00E72840" w:rsidP="00051594">
            <w:pPr>
              <w:widowControl/>
              <w:jc w:val="center"/>
              <w:rPr>
                <w:rFonts w:ascii="標楷體" w:eastAsia="標楷體" w:hAnsi="標楷體" w:cs="新細明體"/>
                <w:kern w:val="0"/>
                <w:szCs w:val="24"/>
              </w:rPr>
            </w:pPr>
            <w:ins w:id="256" w:author="蔡咏霖" w:date="2025-02-06T09:30:00Z">
              <w:r w:rsidRPr="00C00237">
                <w:rPr>
                  <w:rFonts w:ascii="標楷體" w:eastAsia="標楷體" w:hAnsi="標楷體" w:cs="新細明體" w:hint="eastAsia"/>
                  <w:kern w:val="0"/>
                  <w:szCs w:val="24"/>
                </w:rPr>
                <w:t>水</w:t>
              </w:r>
            </w:ins>
          </w:p>
        </w:tc>
        <w:tc>
          <w:tcPr>
            <w:tcW w:w="1369" w:type="dxa"/>
            <w:noWrap/>
            <w:hideMark/>
          </w:tcPr>
          <w:p w14:paraId="32D9BA64" w14:textId="77777777" w:rsidR="00E72840" w:rsidRPr="00C00237" w:rsidRDefault="00E72840" w:rsidP="00051594">
            <w:pPr>
              <w:widowControl/>
              <w:jc w:val="center"/>
              <w:rPr>
                <w:rFonts w:ascii="標楷體" w:eastAsia="標楷體" w:hAnsi="標楷體" w:cs="新細明體"/>
                <w:kern w:val="0"/>
                <w:szCs w:val="24"/>
              </w:rPr>
            </w:pPr>
            <w:ins w:id="257" w:author="蔡咏霖" w:date="2025-02-06T09:30:00Z">
              <w:r w:rsidRPr="00C00237">
                <w:rPr>
                  <w:rFonts w:ascii="標楷體" w:eastAsia="標楷體" w:hAnsi="標楷體" w:cs="新細明體" w:hint="eastAsia"/>
                  <w:kern w:val="0"/>
                  <w:szCs w:val="24"/>
                </w:rPr>
                <w:t>2025/1/25</w:t>
              </w:r>
            </w:ins>
          </w:p>
        </w:tc>
        <w:tc>
          <w:tcPr>
            <w:tcW w:w="816" w:type="dxa"/>
            <w:noWrap/>
            <w:hideMark/>
          </w:tcPr>
          <w:p w14:paraId="65D049E5" w14:textId="77777777" w:rsidR="00E72840" w:rsidRPr="00C00237" w:rsidRDefault="00E72840" w:rsidP="00051594">
            <w:pPr>
              <w:widowControl/>
              <w:jc w:val="center"/>
              <w:rPr>
                <w:rFonts w:ascii="標楷體" w:eastAsia="標楷體" w:hAnsi="標楷體" w:cs="新細明體"/>
                <w:kern w:val="0"/>
                <w:szCs w:val="24"/>
              </w:rPr>
            </w:pPr>
            <w:ins w:id="258" w:author="蔡咏霖" w:date="2025-02-06T09:30:00Z">
              <w:r w:rsidRPr="00C00237">
                <w:rPr>
                  <w:rFonts w:ascii="標楷體" w:eastAsia="標楷體" w:hAnsi="標楷體" w:cs="新細明體" w:hint="eastAsia"/>
                  <w:kern w:val="0"/>
                  <w:szCs w:val="24"/>
                </w:rPr>
                <w:t>10:16</w:t>
              </w:r>
            </w:ins>
          </w:p>
        </w:tc>
        <w:tc>
          <w:tcPr>
            <w:tcW w:w="4194" w:type="dxa"/>
            <w:hideMark/>
          </w:tcPr>
          <w:p w14:paraId="02AFBF8B" w14:textId="77777777" w:rsidR="00E72840" w:rsidRPr="00C00237" w:rsidRDefault="00E72840" w:rsidP="00051594">
            <w:pPr>
              <w:widowControl/>
              <w:rPr>
                <w:rFonts w:ascii="標楷體" w:eastAsia="標楷體" w:hAnsi="標楷體" w:cs="新細明體"/>
                <w:kern w:val="0"/>
                <w:szCs w:val="24"/>
              </w:rPr>
            </w:pPr>
            <w:ins w:id="259" w:author="蔡咏霖" w:date="2025-02-06T09:30:00Z">
              <w:r w:rsidRPr="00C00237">
                <w:rPr>
                  <w:rFonts w:ascii="標楷體" w:eastAsia="標楷體" w:hAnsi="標楷體" w:cs="新細明體" w:hint="eastAsia"/>
                  <w:kern w:val="0"/>
                  <w:szCs w:val="24"/>
                </w:rPr>
                <w:t>北館戶外停車場車道出口抽水泵PSP9-1馬達運轉電流異常</w:t>
              </w:r>
            </w:ins>
          </w:p>
        </w:tc>
        <w:tc>
          <w:tcPr>
            <w:tcW w:w="1559" w:type="dxa"/>
            <w:noWrap/>
            <w:hideMark/>
          </w:tcPr>
          <w:p w14:paraId="2B53F9CF" w14:textId="77777777" w:rsidR="00E72840" w:rsidRPr="00C00237" w:rsidRDefault="00E72840" w:rsidP="00051594">
            <w:pPr>
              <w:widowControl/>
              <w:rPr>
                <w:rFonts w:ascii="標楷體" w:eastAsia="標楷體" w:hAnsi="標楷體" w:cs="新細明體"/>
                <w:kern w:val="0"/>
                <w:szCs w:val="24"/>
              </w:rPr>
            </w:pPr>
            <w:ins w:id="260" w:author="蔡咏霖" w:date="2025-02-06T09:30:00Z">
              <w:r w:rsidRPr="00C00237">
                <w:rPr>
                  <w:rFonts w:ascii="標楷體" w:eastAsia="標楷體" w:hAnsi="標楷體" w:cs="新細明體" w:hint="eastAsia"/>
                  <w:kern w:val="0"/>
                  <w:szCs w:val="24"/>
                </w:rPr>
                <w:t>01/25 完成</w:t>
              </w:r>
            </w:ins>
          </w:p>
        </w:tc>
      </w:tr>
      <w:tr w:rsidR="00E72840" w:rsidRPr="00C00237" w14:paraId="0B974609" w14:textId="77777777" w:rsidTr="00E72840">
        <w:trPr>
          <w:trHeight w:val="324"/>
          <w:jc w:val="center"/>
        </w:trPr>
        <w:tc>
          <w:tcPr>
            <w:tcW w:w="704" w:type="dxa"/>
            <w:noWrap/>
            <w:hideMark/>
          </w:tcPr>
          <w:p w14:paraId="466EDCBB" w14:textId="77777777" w:rsidR="00E72840" w:rsidRPr="00C00237" w:rsidRDefault="00E72840" w:rsidP="00051594">
            <w:pPr>
              <w:widowControl/>
              <w:jc w:val="center"/>
              <w:rPr>
                <w:rFonts w:ascii="標楷體" w:eastAsia="標楷體" w:hAnsi="標楷體" w:cs="新細明體"/>
                <w:kern w:val="0"/>
                <w:szCs w:val="24"/>
              </w:rPr>
            </w:pPr>
            <w:ins w:id="261" w:author="蔡咏霖" w:date="2025-02-06T09:30:00Z">
              <w:r w:rsidRPr="00C00237">
                <w:rPr>
                  <w:rFonts w:ascii="標楷體" w:eastAsia="標楷體" w:hAnsi="標楷體" w:cs="新細明體" w:hint="eastAsia"/>
                  <w:kern w:val="0"/>
                  <w:szCs w:val="24"/>
                </w:rPr>
                <w:t>水</w:t>
              </w:r>
            </w:ins>
          </w:p>
        </w:tc>
        <w:tc>
          <w:tcPr>
            <w:tcW w:w="1369" w:type="dxa"/>
            <w:noWrap/>
            <w:hideMark/>
          </w:tcPr>
          <w:p w14:paraId="2616DAE9" w14:textId="77777777" w:rsidR="00E72840" w:rsidRPr="00C00237" w:rsidRDefault="00E72840" w:rsidP="00051594">
            <w:pPr>
              <w:widowControl/>
              <w:jc w:val="center"/>
              <w:rPr>
                <w:rFonts w:ascii="標楷體" w:eastAsia="標楷體" w:hAnsi="標楷體" w:cs="新細明體"/>
                <w:kern w:val="0"/>
                <w:szCs w:val="24"/>
              </w:rPr>
            </w:pPr>
            <w:ins w:id="262" w:author="蔡咏霖" w:date="2025-02-06T09:30:00Z">
              <w:r w:rsidRPr="00C00237">
                <w:rPr>
                  <w:rFonts w:ascii="標楷體" w:eastAsia="標楷體" w:hAnsi="標楷體" w:cs="新細明體" w:hint="eastAsia"/>
                  <w:kern w:val="0"/>
                  <w:szCs w:val="24"/>
                </w:rPr>
                <w:t>2025/1/25</w:t>
              </w:r>
            </w:ins>
          </w:p>
        </w:tc>
        <w:tc>
          <w:tcPr>
            <w:tcW w:w="816" w:type="dxa"/>
            <w:noWrap/>
            <w:hideMark/>
          </w:tcPr>
          <w:p w14:paraId="55D8E27A" w14:textId="77777777" w:rsidR="00E72840" w:rsidRPr="00C00237" w:rsidRDefault="00E72840" w:rsidP="00051594">
            <w:pPr>
              <w:widowControl/>
              <w:jc w:val="center"/>
              <w:rPr>
                <w:rFonts w:ascii="標楷體" w:eastAsia="標楷體" w:hAnsi="標楷體" w:cs="新細明體"/>
                <w:kern w:val="0"/>
                <w:szCs w:val="24"/>
              </w:rPr>
            </w:pPr>
            <w:ins w:id="263" w:author="蔡咏霖" w:date="2025-02-06T09:30:00Z">
              <w:r w:rsidRPr="00C00237">
                <w:rPr>
                  <w:rFonts w:ascii="標楷體" w:eastAsia="標楷體" w:hAnsi="標楷體" w:cs="新細明體" w:hint="eastAsia"/>
                  <w:kern w:val="0"/>
                  <w:szCs w:val="24"/>
                </w:rPr>
                <w:t>04:18</w:t>
              </w:r>
            </w:ins>
          </w:p>
        </w:tc>
        <w:tc>
          <w:tcPr>
            <w:tcW w:w="4194" w:type="dxa"/>
            <w:hideMark/>
          </w:tcPr>
          <w:p w14:paraId="7C75473F" w14:textId="77777777" w:rsidR="00E72840" w:rsidRPr="00C00237" w:rsidRDefault="00E72840" w:rsidP="00051594">
            <w:pPr>
              <w:widowControl/>
              <w:rPr>
                <w:rFonts w:ascii="標楷體" w:eastAsia="標楷體" w:hAnsi="標楷體" w:cs="新細明體"/>
                <w:kern w:val="0"/>
                <w:szCs w:val="24"/>
              </w:rPr>
            </w:pPr>
            <w:ins w:id="264" w:author="蔡咏霖" w:date="2025-02-06T09:30:00Z">
              <w:r w:rsidRPr="00C00237">
                <w:rPr>
                  <w:rFonts w:ascii="標楷體" w:eastAsia="標楷體" w:hAnsi="標楷體" w:cs="新細明體" w:hint="eastAsia"/>
                  <w:kern w:val="0"/>
                  <w:szCs w:val="24"/>
                </w:rPr>
                <w:t>北館D區B1F靠C側D客梯旁女廁第九間蹲式馬桶水流不止</w:t>
              </w:r>
            </w:ins>
          </w:p>
        </w:tc>
        <w:tc>
          <w:tcPr>
            <w:tcW w:w="1559" w:type="dxa"/>
            <w:noWrap/>
            <w:hideMark/>
          </w:tcPr>
          <w:p w14:paraId="3A3B2F6D" w14:textId="77777777" w:rsidR="00E72840" w:rsidRPr="00C00237" w:rsidRDefault="00E72840" w:rsidP="00051594">
            <w:pPr>
              <w:widowControl/>
              <w:rPr>
                <w:rFonts w:ascii="標楷體" w:eastAsia="標楷體" w:hAnsi="標楷體" w:cs="新細明體"/>
                <w:kern w:val="0"/>
                <w:szCs w:val="24"/>
              </w:rPr>
            </w:pPr>
            <w:ins w:id="265" w:author="蔡咏霖" w:date="2025-02-06T09:30:00Z">
              <w:r w:rsidRPr="00C00237">
                <w:rPr>
                  <w:rFonts w:ascii="標楷體" w:eastAsia="標楷體" w:hAnsi="標楷體" w:cs="新細明體" w:hint="eastAsia"/>
                  <w:kern w:val="0"/>
                  <w:szCs w:val="24"/>
                </w:rPr>
                <w:t>01/25 完成</w:t>
              </w:r>
            </w:ins>
          </w:p>
        </w:tc>
      </w:tr>
      <w:tr w:rsidR="00E72840" w:rsidRPr="00C00237" w14:paraId="0BA78C9A" w14:textId="77777777" w:rsidTr="00E72840">
        <w:trPr>
          <w:trHeight w:val="324"/>
          <w:jc w:val="center"/>
        </w:trPr>
        <w:tc>
          <w:tcPr>
            <w:tcW w:w="704" w:type="dxa"/>
            <w:noWrap/>
            <w:hideMark/>
          </w:tcPr>
          <w:p w14:paraId="45668E27" w14:textId="77777777" w:rsidR="00E72840" w:rsidRPr="00C00237" w:rsidRDefault="00E72840" w:rsidP="00051594">
            <w:pPr>
              <w:widowControl/>
              <w:jc w:val="center"/>
              <w:rPr>
                <w:rFonts w:ascii="標楷體" w:eastAsia="標楷體" w:hAnsi="標楷體" w:cs="新細明體"/>
                <w:kern w:val="0"/>
                <w:szCs w:val="24"/>
              </w:rPr>
            </w:pPr>
            <w:ins w:id="266" w:author="蔡咏霖" w:date="2025-02-06T09:30:00Z">
              <w:r w:rsidRPr="00C00237">
                <w:rPr>
                  <w:rFonts w:ascii="標楷體" w:eastAsia="標楷體" w:hAnsi="標楷體" w:cs="新細明體" w:hint="eastAsia"/>
                  <w:kern w:val="0"/>
                  <w:szCs w:val="24"/>
                </w:rPr>
                <w:t>水</w:t>
              </w:r>
            </w:ins>
          </w:p>
        </w:tc>
        <w:tc>
          <w:tcPr>
            <w:tcW w:w="1369" w:type="dxa"/>
            <w:noWrap/>
            <w:hideMark/>
          </w:tcPr>
          <w:p w14:paraId="0A684191" w14:textId="77777777" w:rsidR="00E72840" w:rsidRPr="00C00237" w:rsidRDefault="00E72840" w:rsidP="00051594">
            <w:pPr>
              <w:widowControl/>
              <w:jc w:val="center"/>
              <w:rPr>
                <w:rFonts w:ascii="標楷體" w:eastAsia="標楷體" w:hAnsi="標楷體" w:cs="新細明體"/>
                <w:kern w:val="0"/>
                <w:szCs w:val="24"/>
              </w:rPr>
            </w:pPr>
            <w:ins w:id="267" w:author="蔡咏霖" w:date="2025-02-06T09:30:00Z">
              <w:r w:rsidRPr="00C00237">
                <w:rPr>
                  <w:rFonts w:ascii="標楷體" w:eastAsia="標楷體" w:hAnsi="標楷體" w:cs="新細明體" w:hint="eastAsia"/>
                  <w:kern w:val="0"/>
                  <w:szCs w:val="24"/>
                </w:rPr>
                <w:t>2025/1/26</w:t>
              </w:r>
            </w:ins>
          </w:p>
        </w:tc>
        <w:tc>
          <w:tcPr>
            <w:tcW w:w="816" w:type="dxa"/>
            <w:noWrap/>
            <w:hideMark/>
          </w:tcPr>
          <w:p w14:paraId="5CA81185" w14:textId="77777777" w:rsidR="00E72840" w:rsidRPr="00C00237" w:rsidRDefault="00E72840" w:rsidP="00051594">
            <w:pPr>
              <w:widowControl/>
              <w:jc w:val="center"/>
              <w:rPr>
                <w:rFonts w:ascii="標楷體" w:eastAsia="標楷體" w:hAnsi="標楷體" w:cs="新細明體"/>
                <w:kern w:val="0"/>
                <w:szCs w:val="24"/>
              </w:rPr>
            </w:pPr>
            <w:ins w:id="268" w:author="蔡咏霖" w:date="2025-02-06T09:30:00Z">
              <w:r w:rsidRPr="00C00237">
                <w:rPr>
                  <w:rFonts w:ascii="標楷體" w:eastAsia="標楷體" w:hAnsi="標楷體" w:cs="新細明體" w:hint="eastAsia"/>
                  <w:kern w:val="0"/>
                  <w:szCs w:val="24"/>
                </w:rPr>
                <w:t>04:18</w:t>
              </w:r>
            </w:ins>
          </w:p>
        </w:tc>
        <w:tc>
          <w:tcPr>
            <w:tcW w:w="4194" w:type="dxa"/>
            <w:hideMark/>
          </w:tcPr>
          <w:p w14:paraId="36B4FDD9" w14:textId="77777777" w:rsidR="00E72840" w:rsidRPr="00C00237" w:rsidRDefault="00E72840" w:rsidP="00051594">
            <w:pPr>
              <w:widowControl/>
              <w:rPr>
                <w:rFonts w:ascii="標楷體" w:eastAsia="標楷體" w:hAnsi="標楷體" w:cs="新細明體"/>
                <w:kern w:val="0"/>
                <w:szCs w:val="24"/>
              </w:rPr>
            </w:pPr>
            <w:ins w:id="269" w:author="蔡咏霖" w:date="2025-02-06T09:30:00Z">
              <w:r w:rsidRPr="00C00237">
                <w:rPr>
                  <w:rFonts w:ascii="標楷體" w:eastAsia="標楷體" w:hAnsi="標楷體" w:cs="新細明體" w:hint="eastAsia"/>
                  <w:kern w:val="0"/>
                  <w:szCs w:val="24"/>
                </w:rPr>
                <w:t>北館D區2F靠C側D客梯旁男廁第三座小便斗排水管堵塞</w:t>
              </w:r>
            </w:ins>
          </w:p>
        </w:tc>
        <w:tc>
          <w:tcPr>
            <w:tcW w:w="1559" w:type="dxa"/>
            <w:noWrap/>
            <w:hideMark/>
          </w:tcPr>
          <w:p w14:paraId="587B4233" w14:textId="77777777" w:rsidR="00E72840" w:rsidRPr="00C00237" w:rsidRDefault="00E72840" w:rsidP="00051594">
            <w:pPr>
              <w:widowControl/>
              <w:rPr>
                <w:rFonts w:ascii="標楷體" w:eastAsia="標楷體" w:hAnsi="標楷體" w:cs="新細明體"/>
                <w:kern w:val="0"/>
                <w:szCs w:val="24"/>
              </w:rPr>
            </w:pPr>
            <w:ins w:id="270" w:author="蔡咏霖" w:date="2025-02-06T09:30:00Z">
              <w:r w:rsidRPr="00C00237">
                <w:rPr>
                  <w:rFonts w:ascii="標楷體" w:eastAsia="標楷體" w:hAnsi="標楷體" w:cs="新細明體" w:hint="eastAsia"/>
                  <w:kern w:val="0"/>
                  <w:szCs w:val="24"/>
                </w:rPr>
                <w:t>01/26 完成</w:t>
              </w:r>
            </w:ins>
          </w:p>
        </w:tc>
      </w:tr>
      <w:tr w:rsidR="00E72840" w:rsidRPr="00C00237" w14:paraId="21B5B300" w14:textId="77777777" w:rsidTr="00E72840">
        <w:trPr>
          <w:trHeight w:val="324"/>
          <w:jc w:val="center"/>
        </w:trPr>
        <w:tc>
          <w:tcPr>
            <w:tcW w:w="704" w:type="dxa"/>
            <w:noWrap/>
            <w:hideMark/>
          </w:tcPr>
          <w:p w14:paraId="35C99CE7" w14:textId="77777777" w:rsidR="00E72840" w:rsidRPr="00C00237" w:rsidRDefault="00E72840" w:rsidP="00051594">
            <w:pPr>
              <w:widowControl/>
              <w:jc w:val="center"/>
              <w:rPr>
                <w:rFonts w:ascii="標楷體" w:eastAsia="標楷體" w:hAnsi="標楷體" w:cs="新細明體"/>
                <w:kern w:val="0"/>
                <w:szCs w:val="24"/>
              </w:rPr>
            </w:pPr>
            <w:ins w:id="271" w:author="蔡咏霖" w:date="2025-02-06T09:30:00Z">
              <w:r w:rsidRPr="00C00237">
                <w:rPr>
                  <w:rFonts w:ascii="標楷體" w:eastAsia="標楷體" w:hAnsi="標楷體" w:cs="新細明體" w:hint="eastAsia"/>
                  <w:kern w:val="0"/>
                  <w:szCs w:val="24"/>
                </w:rPr>
                <w:t>水</w:t>
              </w:r>
            </w:ins>
          </w:p>
        </w:tc>
        <w:tc>
          <w:tcPr>
            <w:tcW w:w="1369" w:type="dxa"/>
            <w:noWrap/>
            <w:hideMark/>
          </w:tcPr>
          <w:p w14:paraId="12952329" w14:textId="77777777" w:rsidR="00E72840" w:rsidRPr="00C00237" w:rsidRDefault="00E72840" w:rsidP="00051594">
            <w:pPr>
              <w:widowControl/>
              <w:jc w:val="center"/>
              <w:rPr>
                <w:rFonts w:ascii="標楷體" w:eastAsia="標楷體" w:hAnsi="標楷體" w:cs="新細明體"/>
                <w:kern w:val="0"/>
                <w:szCs w:val="24"/>
              </w:rPr>
            </w:pPr>
            <w:ins w:id="272" w:author="蔡咏霖" w:date="2025-02-06T09:30:00Z">
              <w:r w:rsidRPr="00C00237">
                <w:rPr>
                  <w:rFonts w:ascii="標楷體" w:eastAsia="標楷體" w:hAnsi="標楷體" w:cs="新細明體" w:hint="eastAsia"/>
                  <w:kern w:val="0"/>
                  <w:szCs w:val="24"/>
                </w:rPr>
                <w:t>2025/1/26</w:t>
              </w:r>
            </w:ins>
          </w:p>
        </w:tc>
        <w:tc>
          <w:tcPr>
            <w:tcW w:w="816" w:type="dxa"/>
            <w:noWrap/>
            <w:hideMark/>
          </w:tcPr>
          <w:p w14:paraId="7E729C2E" w14:textId="77777777" w:rsidR="00E72840" w:rsidRPr="00C00237" w:rsidRDefault="00E72840" w:rsidP="00051594">
            <w:pPr>
              <w:widowControl/>
              <w:jc w:val="center"/>
              <w:rPr>
                <w:rFonts w:ascii="標楷體" w:eastAsia="標楷體" w:hAnsi="標楷體" w:cs="新細明體"/>
                <w:kern w:val="0"/>
                <w:szCs w:val="24"/>
              </w:rPr>
            </w:pPr>
            <w:ins w:id="273" w:author="蔡咏霖" w:date="2025-02-06T09:30:00Z">
              <w:r w:rsidRPr="00C00237">
                <w:rPr>
                  <w:rFonts w:ascii="標楷體" w:eastAsia="標楷體" w:hAnsi="標楷體" w:cs="新細明體" w:hint="eastAsia"/>
                  <w:kern w:val="0"/>
                  <w:szCs w:val="24"/>
                </w:rPr>
                <w:t>04:21</w:t>
              </w:r>
            </w:ins>
          </w:p>
        </w:tc>
        <w:tc>
          <w:tcPr>
            <w:tcW w:w="4194" w:type="dxa"/>
            <w:hideMark/>
          </w:tcPr>
          <w:p w14:paraId="0DDE8B12" w14:textId="77777777" w:rsidR="00E72840" w:rsidRPr="00C00237" w:rsidRDefault="00E72840" w:rsidP="00051594">
            <w:pPr>
              <w:widowControl/>
              <w:rPr>
                <w:rFonts w:ascii="標楷體" w:eastAsia="標楷體" w:hAnsi="標楷體" w:cs="新細明體"/>
                <w:kern w:val="0"/>
                <w:szCs w:val="24"/>
              </w:rPr>
            </w:pPr>
            <w:ins w:id="274" w:author="蔡咏霖" w:date="2025-02-06T09:30:00Z">
              <w:r w:rsidRPr="00C00237">
                <w:rPr>
                  <w:rFonts w:ascii="標楷體" w:eastAsia="標楷體" w:hAnsi="標楷體" w:cs="新細明體" w:hint="eastAsia"/>
                  <w:kern w:val="0"/>
                  <w:szCs w:val="24"/>
                </w:rPr>
                <w:t>北館D區B1F靠C側D客梯旁女廁第八間蹲式沖水器漏水</w:t>
              </w:r>
            </w:ins>
          </w:p>
        </w:tc>
        <w:tc>
          <w:tcPr>
            <w:tcW w:w="1559" w:type="dxa"/>
            <w:noWrap/>
            <w:hideMark/>
          </w:tcPr>
          <w:p w14:paraId="2D89FCD8" w14:textId="77777777" w:rsidR="00E72840" w:rsidRPr="00C00237" w:rsidRDefault="00E72840" w:rsidP="00051594">
            <w:pPr>
              <w:widowControl/>
              <w:rPr>
                <w:rFonts w:ascii="標楷體" w:eastAsia="標楷體" w:hAnsi="標楷體" w:cs="新細明體"/>
                <w:kern w:val="0"/>
                <w:szCs w:val="24"/>
              </w:rPr>
            </w:pPr>
            <w:ins w:id="275" w:author="蔡咏霖" w:date="2025-02-06T09:30:00Z">
              <w:r w:rsidRPr="00C00237">
                <w:rPr>
                  <w:rFonts w:ascii="標楷體" w:eastAsia="標楷體" w:hAnsi="標楷體" w:cs="新細明體" w:hint="eastAsia"/>
                  <w:kern w:val="0"/>
                  <w:szCs w:val="24"/>
                </w:rPr>
                <w:t>01/26 完成</w:t>
              </w:r>
            </w:ins>
          </w:p>
        </w:tc>
      </w:tr>
      <w:tr w:rsidR="00E72840" w:rsidRPr="00C00237" w14:paraId="75AB6A2B" w14:textId="77777777" w:rsidTr="00E72840">
        <w:trPr>
          <w:trHeight w:val="324"/>
          <w:jc w:val="center"/>
        </w:trPr>
        <w:tc>
          <w:tcPr>
            <w:tcW w:w="704" w:type="dxa"/>
            <w:noWrap/>
            <w:hideMark/>
          </w:tcPr>
          <w:p w14:paraId="52A0DA3F" w14:textId="77777777" w:rsidR="00E72840" w:rsidRPr="00C00237" w:rsidRDefault="00E72840" w:rsidP="00051594">
            <w:pPr>
              <w:widowControl/>
              <w:jc w:val="center"/>
              <w:rPr>
                <w:rFonts w:ascii="標楷體" w:eastAsia="標楷體" w:hAnsi="標楷體" w:cs="新細明體"/>
                <w:kern w:val="0"/>
                <w:szCs w:val="24"/>
              </w:rPr>
            </w:pPr>
            <w:ins w:id="276" w:author="蔡咏霖" w:date="2025-02-06T09:30:00Z">
              <w:r w:rsidRPr="00C00237">
                <w:rPr>
                  <w:rFonts w:ascii="標楷體" w:eastAsia="標楷體" w:hAnsi="標楷體" w:cs="新細明體" w:hint="eastAsia"/>
                  <w:kern w:val="0"/>
                  <w:szCs w:val="24"/>
                </w:rPr>
                <w:t>水</w:t>
              </w:r>
            </w:ins>
          </w:p>
        </w:tc>
        <w:tc>
          <w:tcPr>
            <w:tcW w:w="1369" w:type="dxa"/>
            <w:noWrap/>
            <w:hideMark/>
          </w:tcPr>
          <w:p w14:paraId="7FE17528" w14:textId="77777777" w:rsidR="00E72840" w:rsidRPr="00C00237" w:rsidRDefault="00E72840" w:rsidP="00051594">
            <w:pPr>
              <w:widowControl/>
              <w:jc w:val="center"/>
              <w:rPr>
                <w:rFonts w:ascii="標楷體" w:eastAsia="標楷體" w:hAnsi="標楷體" w:cs="新細明體"/>
                <w:kern w:val="0"/>
                <w:szCs w:val="24"/>
              </w:rPr>
            </w:pPr>
            <w:ins w:id="277" w:author="蔡咏霖" w:date="2025-02-06T09:30:00Z">
              <w:r w:rsidRPr="00C00237">
                <w:rPr>
                  <w:rFonts w:ascii="標楷體" w:eastAsia="標楷體" w:hAnsi="標楷體" w:cs="新細明體" w:hint="eastAsia"/>
                  <w:kern w:val="0"/>
                  <w:szCs w:val="24"/>
                </w:rPr>
                <w:t>2025/1/27</w:t>
              </w:r>
            </w:ins>
          </w:p>
        </w:tc>
        <w:tc>
          <w:tcPr>
            <w:tcW w:w="816" w:type="dxa"/>
            <w:noWrap/>
            <w:hideMark/>
          </w:tcPr>
          <w:p w14:paraId="07586A4F" w14:textId="77777777" w:rsidR="00E72840" w:rsidRPr="00C00237" w:rsidRDefault="00E72840" w:rsidP="00051594">
            <w:pPr>
              <w:widowControl/>
              <w:jc w:val="center"/>
              <w:rPr>
                <w:rFonts w:ascii="標楷體" w:eastAsia="標楷體" w:hAnsi="標楷體" w:cs="新細明體"/>
                <w:kern w:val="0"/>
                <w:szCs w:val="24"/>
              </w:rPr>
            </w:pPr>
            <w:ins w:id="278" w:author="蔡咏霖" w:date="2025-02-06T09:30:00Z">
              <w:r w:rsidRPr="00C00237">
                <w:rPr>
                  <w:rFonts w:ascii="標楷體" w:eastAsia="標楷體" w:hAnsi="標楷體" w:cs="新細明體" w:hint="eastAsia"/>
                  <w:kern w:val="0"/>
                  <w:szCs w:val="24"/>
                </w:rPr>
                <w:t>02:21</w:t>
              </w:r>
            </w:ins>
          </w:p>
        </w:tc>
        <w:tc>
          <w:tcPr>
            <w:tcW w:w="4194" w:type="dxa"/>
            <w:hideMark/>
          </w:tcPr>
          <w:p w14:paraId="65F30607" w14:textId="77777777" w:rsidR="00E72840" w:rsidRPr="00C00237" w:rsidRDefault="00E72840" w:rsidP="00051594">
            <w:pPr>
              <w:widowControl/>
              <w:rPr>
                <w:rFonts w:ascii="標楷體" w:eastAsia="標楷體" w:hAnsi="標楷體" w:cs="新細明體"/>
                <w:kern w:val="0"/>
                <w:szCs w:val="24"/>
              </w:rPr>
            </w:pPr>
            <w:ins w:id="279" w:author="蔡咏霖" w:date="2025-02-06T09:30:00Z">
              <w:r w:rsidRPr="00C00237">
                <w:rPr>
                  <w:rFonts w:ascii="標楷體" w:eastAsia="標楷體" w:hAnsi="標楷體" w:cs="新細明體" w:hint="eastAsia"/>
                  <w:kern w:val="0"/>
                  <w:szCs w:val="24"/>
                </w:rPr>
                <w:t>北館I區B1F劇院廣場抽水泵PSI4-2馬達過溫控制線故障</w:t>
              </w:r>
            </w:ins>
          </w:p>
        </w:tc>
        <w:tc>
          <w:tcPr>
            <w:tcW w:w="1559" w:type="dxa"/>
            <w:noWrap/>
            <w:hideMark/>
          </w:tcPr>
          <w:p w14:paraId="373B36A0" w14:textId="77777777" w:rsidR="00E72840" w:rsidRPr="00C00237" w:rsidRDefault="00E72840" w:rsidP="00051594">
            <w:pPr>
              <w:widowControl/>
              <w:rPr>
                <w:rFonts w:ascii="標楷體" w:eastAsia="標楷體" w:hAnsi="標楷體" w:cs="新細明體"/>
                <w:kern w:val="0"/>
                <w:szCs w:val="24"/>
              </w:rPr>
            </w:pPr>
            <w:ins w:id="280" w:author="蔡咏霖" w:date="2025-02-06T09:30:00Z">
              <w:r w:rsidRPr="00C00237">
                <w:rPr>
                  <w:rFonts w:ascii="標楷體" w:eastAsia="標楷體" w:hAnsi="標楷體" w:cs="新細明體" w:hint="eastAsia"/>
                  <w:kern w:val="0"/>
                  <w:szCs w:val="24"/>
                </w:rPr>
                <w:t>01/27 完成</w:t>
              </w:r>
            </w:ins>
          </w:p>
        </w:tc>
      </w:tr>
      <w:tr w:rsidR="00E72840" w:rsidRPr="00C00237" w14:paraId="0C50780B" w14:textId="77777777" w:rsidTr="00E72840">
        <w:trPr>
          <w:trHeight w:val="324"/>
          <w:jc w:val="center"/>
        </w:trPr>
        <w:tc>
          <w:tcPr>
            <w:tcW w:w="704" w:type="dxa"/>
            <w:noWrap/>
            <w:hideMark/>
          </w:tcPr>
          <w:p w14:paraId="4C14EFDA" w14:textId="77777777" w:rsidR="00E72840" w:rsidRPr="00C00237" w:rsidRDefault="00E72840" w:rsidP="00051594">
            <w:pPr>
              <w:widowControl/>
              <w:jc w:val="center"/>
              <w:rPr>
                <w:rFonts w:ascii="標楷體" w:eastAsia="標楷體" w:hAnsi="標楷體" w:cs="新細明體"/>
                <w:kern w:val="0"/>
                <w:szCs w:val="24"/>
              </w:rPr>
            </w:pPr>
            <w:ins w:id="281" w:author="蔡咏霖" w:date="2025-02-06T09:30:00Z">
              <w:r w:rsidRPr="00C00237">
                <w:rPr>
                  <w:rFonts w:ascii="標楷體" w:eastAsia="標楷體" w:hAnsi="標楷體" w:cs="新細明體" w:hint="eastAsia"/>
                  <w:kern w:val="0"/>
                  <w:szCs w:val="24"/>
                </w:rPr>
                <w:t>水</w:t>
              </w:r>
            </w:ins>
          </w:p>
        </w:tc>
        <w:tc>
          <w:tcPr>
            <w:tcW w:w="1369" w:type="dxa"/>
            <w:noWrap/>
            <w:hideMark/>
          </w:tcPr>
          <w:p w14:paraId="5A425E54" w14:textId="77777777" w:rsidR="00E72840" w:rsidRPr="00C00237" w:rsidRDefault="00E72840" w:rsidP="00051594">
            <w:pPr>
              <w:widowControl/>
              <w:jc w:val="center"/>
              <w:rPr>
                <w:rFonts w:ascii="標楷體" w:eastAsia="標楷體" w:hAnsi="標楷體" w:cs="新細明體"/>
                <w:kern w:val="0"/>
                <w:szCs w:val="24"/>
              </w:rPr>
            </w:pPr>
            <w:ins w:id="282" w:author="蔡咏霖" w:date="2025-02-06T09:30:00Z">
              <w:r w:rsidRPr="00C00237">
                <w:rPr>
                  <w:rFonts w:ascii="標楷體" w:eastAsia="標楷體" w:hAnsi="標楷體" w:cs="新細明體" w:hint="eastAsia"/>
                  <w:kern w:val="0"/>
                  <w:szCs w:val="24"/>
                </w:rPr>
                <w:t>2025/1/30</w:t>
              </w:r>
            </w:ins>
          </w:p>
        </w:tc>
        <w:tc>
          <w:tcPr>
            <w:tcW w:w="816" w:type="dxa"/>
            <w:noWrap/>
            <w:hideMark/>
          </w:tcPr>
          <w:p w14:paraId="3F299814" w14:textId="77777777" w:rsidR="00E72840" w:rsidRPr="00C00237" w:rsidRDefault="00E72840" w:rsidP="00051594">
            <w:pPr>
              <w:widowControl/>
              <w:jc w:val="center"/>
              <w:rPr>
                <w:rFonts w:ascii="標楷體" w:eastAsia="標楷體" w:hAnsi="標楷體" w:cs="新細明體"/>
                <w:kern w:val="0"/>
                <w:szCs w:val="24"/>
              </w:rPr>
            </w:pPr>
            <w:ins w:id="283" w:author="蔡咏霖" w:date="2025-02-06T09:30:00Z">
              <w:r w:rsidRPr="00C00237">
                <w:rPr>
                  <w:rFonts w:ascii="標楷體" w:eastAsia="標楷體" w:hAnsi="標楷體" w:cs="新細明體" w:hint="eastAsia"/>
                  <w:kern w:val="0"/>
                  <w:szCs w:val="24"/>
                </w:rPr>
                <w:t>09:39</w:t>
              </w:r>
            </w:ins>
          </w:p>
        </w:tc>
        <w:tc>
          <w:tcPr>
            <w:tcW w:w="4194" w:type="dxa"/>
            <w:hideMark/>
          </w:tcPr>
          <w:p w14:paraId="39BC0FC2" w14:textId="77777777" w:rsidR="00E72840" w:rsidRPr="00C00237" w:rsidRDefault="00E72840" w:rsidP="00051594">
            <w:pPr>
              <w:widowControl/>
              <w:rPr>
                <w:rFonts w:ascii="標楷體" w:eastAsia="標楷體" w:hAnsi="標楷體" w:cs="新細明體"/>
                <w:kern w:val="0"/>
                <w:szCs w:val="24"/>
              </w:rPr>
            </w:pPr>
            <w:ins w:id="284" w:author="蔡咏霖" w:date="2025-02-06T09:30:00Z">
              <w:r w:rsidRPr="00C00237">
                <w:rPr>
                  <w:rFonts w:ascii="標楷體" w:eastAsia="標楷體" w:hAnsi="標楷體" w:cs="新細明體" w:hint="eastAsia"/>
                  <w:kern w:val="0"/>
                  <w:szCs w:val="24"/>
                </w:rPr>
                <w:t>北館I區B1F綠能公廁民生用水給水管破損(松鼠破壞3)</w:t>
              </w:r>
            </w:ins>
          </w:p>
        </w:tc>
        <w:tc>
          <w:tcPr>
            <w:tcW w:w="1559" w:type="dxa"/>
            <w:noWrap/>
            <w:hideMark/>
          </w:tcPr>
          <w:p w14:paraId="7EB54CCE" w14:textId="77777777" w:rsidR="00E72840" w:rsidRPr="00C00237" w:rsidRDefault="00E72840" w:rsidP="00051594">
            <w:pPr>
              <w:widowControl/>
              <w:rPr>
                <w:rFonts w:ascii="標楷體" w:eastAsia="標楷體" w:hAnsi="標楷體" w:cs="新細明體"/>
                <w:kern w:val="0"/>
                <w:szCs w:val="24"/>
              </w:rPr>
            </w:pPr>
            <w:ins w:id="285" w:author="蔡咏霖" w:date="2025-02-06T09:30:00Z">
              <w:r w:rsidRPr="00C00237">
                <w:rPr>
                  <w:rFonts w:ascii="標楷體" w:eastAsia="標楷體" w:hAnsi="標楷體" w:cs="新細明體" w:hint="eastAsia"/>
                  <w:kern w:val="0"/>
                  <w:szCs w:val="24"/>
                </w:rPr>
                <w:t>01/30 完成</w:t>
              </w:r>
            </w:ins>
          </w:p>
        </w:tc>
      </w:tr>
      <w:tr w:rsidR="00E72840" w:rsidRPr="00C00237" w14:paraId="350168F4" w14:textId="77777777" w:rsidTr="00E72840">
        <w:trPr>
          <w:trHeight w:val="324"/>
          <w:jc w:val="center"/>
        </w:trPr>
        <w:tc>
          <w:tcPr>
            <w:tcW w:w="704" w:type="dxa"/>
            <w:noWrap/>
            <w:hideMark/>
          </w:tcPr>
          <w:p w14:paraId="061A058E" w14:textId="77777777" w:rsidR="00E72840" w:rsidRPr="00C00237" w:rsidRDefault="00E72840" w:rsidP="00051594">
            <w:pPr>
              <w:widowControl/>
              <w:jc w:val="center"/>
              <w:rPr>
                <w:rFonts w:ascii="標楷體" w:eastAsia="標楷體" w:hAnsi="標楷體" w:cs="新細明體"/>
                <w:kern w:val="0"/>
                <w:szCs w:val="24"/>
              </w:rPr>
            </w:pPr>
            <w:ins w:id="286" w:author="蔡咏霖" w:date="2025-02-06T09:30:00Z">
              <w:r w:rsidRPr="00C00237">
                <w:rPr>
                  <w:rFonts w:ascii="標楷體" w:eastAsia="標楷體" w:hAnsi="標楷體" w:cs="新細明體" w:hint="eastAsia"/>
                  <w:kern w:val="0"/>
                  <w:szCs w:val="24"/>
                </w:rPr>
                <w:t>水</w:t>
              </w:r>
            </w:ins>
          </w:p>
        </w:tc>
        <w:tc>
          <w:tcPr>
            <w:tcW w:w="1369" w:type="dxa"/>
            <w:noWrap/>
            <w:hideMark/>
          </w:tcPr>
          <w:p w14:paraId="2F53DDF9" w14:textId="77777777" w:rsidR="00E72840" w:rsidRPr="00C00237" w:rsidRDefault="00E72840" w:rsidP="00051594">
            <w:pPr>
              <w:widowControl/>
              <w:jc w:val="center"/>
              <w:rPr>
                <w:rFonts w:ascii="標楷體" w:eastAsia="標楷體" w:hAnsi="標楷體" w:cs="新細明體"/>
                <w:kern w:val="0"/>
                <w:szCs w:val="24"/>
              </w:rPr>
            </w:pPr>
            <w:ins w:id="287" w:author="蔡咏霖" w:date="2025-02-06T09:30:00Z">
              <w:r w:rsidRPr="00C00237">
                <w:rPr>
                  <w:rFonts w:ascii="標楷體" w:eastAsia="標楷體" w:hAnsi="標楷體" w:cs="新細明體" w:hint="eastAsia"/>
                  <w:kern w:val="0"/>
                  <w:szCs w:val="24"/>
                </w:rPr>
                <w:t>2025/1/30</w:t>
              </w:r>
            </w:ins>
          </w:p>
        </w:tc>
        <w:tc>
          <w:tcPr>
            <w:tcW w:w="816" w:type="dxa"/>
            <w:noWrap/>
            <w:hideMark/>
          </w:tcPr>
          <w:p w14:paraId="3F775493" w14:textId="77777777" w:rsidR="00E72840" w:rsidRPr="00C00237" w:rsidRDefault="00E72840" w:rsidP="00051594">
            <w:pPr>
              <w:widowControl/>
              <w:jc w:val="center"/>
              <w:rPr>
                <w:rFonts w:ascii="標楷體" w:eastAsia="標楷體" w:hAnsi="標楷體" w:cs="新細明體"/>
                <w:kern w:val="0"/>
                <w:szCs w:val="24"/>
              </w:rPr>
            </w:pPr>
            <w:ins w:id="288" w:author="蔡咏霖" w:date="2025-02-06T09:30:00Z">
              <w:r w:rsidRPr="00C00237">
                <w:rPr>
                  <w:rFonts w:ascii="標楷體" w:eastAsia="標楷體" w:hAnsi="標楷體" w:cs="新細明體" w:hint="eastAsia"/>
                  <w:kern w:val="0"/>
                  <w:szCs w:val="24"/>
                </w:rPr>
                <w:t>02:40</w:t>
              </w:r>
            </w:ins>
          </w:p>
        </w:tc>
        <w:tc>
          <w:tcPr>
            <w:tcW w:w="4194" w:type="dxa"/>
            <w:hideMark/>
          </w:tcPr>
          <w:p w14:paraId="5FF4714E" w14:textId="77777777" w:rsidR="00E72840" w:rsidRPr="00C00237" w:rsidRDefault="00E72840" w:rsidP="00051594">
            <w:pPr>
              <w:widowControl/>
              <w:rPr>
                <w:rFonts w:ascii="標楷體" w:eastAsia="標楷體" w:hAnsi="標楷體" w:cs="新細明體"/>
                <w:kern w:val="0"/>
                <w:szCs w:val="24"/>
              </w:rPr>
            </w:pPr>
            <w:ins w:id="289" w:author="蔡咏霖" w:date="2025-02-06T09:30:00Z">
              <w:r w:rsidRPr="00C00237">
                <w:rPr>
                  <w:rFonts w:ascii="標楷體" w:eastAsia="標楷體" w:hAnsi="標楷體" w:cs="新細明體" w:hint="eastAsia"/>
                  <w:kern w:val="0"/>
                  <w:szCs w:val="24"/>
                </w:rPr>
                <w:t>北館戶外弧形綠地噴灌水管破損</w:t>
              </w:r>
            </w:ins>
          </w:p>
        </w:tc>
        <w:tc>
          <w:tcPr>
            <w:tcW w:w="1559" w:type="dxa"/>
            <w:noWrap/>
            <w:hideMark/>
          </w:tcPr>
          <w:p w14:paraId="3FAB9860" w14:textId="77777777" w:rsidR="00E72840" w:rsidRPr="00C00237" w:rsidRDefault="00E72840" w:rsidP="00051594">
            <w:pPr>
              <w:widowControl/>
              <w:rPr>
                <w:rFonts w:ascii="標楷體" w:eastAsia="標楷體" w:hAnsi="標楷體" w:cs="新細明體"/>
                <w:kern w:val="0"/>
                <w:szCs w:val="24"/>
              </w:rPr>
            </w:pPr>
            <w:ins w:id="290" w:author="蔡咏霖" w:date="2025-02-06T09:30:00Z">
              <w:r w:rsidRPr="00C00237">
                <w:rPr>
                  <w:rFonts w:ascii="標楷體" w:eastAsia="標楷體" w:hAnsi="標楷體" w:cs="新細明體" w:hint="eastAsia"/>
                  <w:kern w:val="0"/>
                  <w:szCs w:val="24"/>
                </w:rPr>
                <w:t>01/30 完成</w:t>
              </w:r>
            </w:ins>
          </w:p>
        </w:tc>
      </w:tr>
      <w:tr w:rsidR="00E72840" w:rsidRPr="00C00237" w14:paraId="032545DF" w14:textId="77777777" w:rsidTr="00E72840">
        <w:trPr>
          <w:trHeight w:val="324"/>
          <w:jc w:val="center"/>
        </w:trPr>
        <w:tc>
          <w:tcPr>
            <w:tcW w:w="704" w:type="dxa"/>
            <w:noWrap/>
            <w:hideMark/>
          </w:tcPr>
          <w:p w14:paraId="12241676" w14:textId="77777777" w:rsidR="00E72840" w:rsidRPr="00C00237" w:rsidRDefault="00E72840" w:rsidP="00051594">
            <w:pPr>
              <w:widowControl/>
              <w:jc w:val="center"/>
              <w:rPr>
                <w:rFonts w:ascii="標楷體" w:eastAsia="標楷體" w:hAnsi="標楷體" w:cs="新細明體"/>
                <w:kern w:val="0"/>
                <w:szCs w:val="24"/>
              </w:rPr>
            </w:pPr>
            <w:ins w:id="291" w:author="蔡咏霖" w:date="2025-02-06T09:30:00Z">
              <w:r w:rsidRPr="00C00237">
                <w:rPr>
                  <w:rFonts w:ascii="標楷體" w:eastAsia="標楷體" w:hAnsi="標楷體" w:cs="新細明體" w:hint="eastAsia"/>
                  <w:kern w:val="0"/>
                  <w:szCs w:val="24"/>
                </w:rPr>
                <w:t>水</w:t>
              </w:r>
            </w:ins>
          </w:p>
        </w:tc>
        <w:tc>
          <w:tcPr>
            <w:tcW w:w="1369" w:type="dxa"/>
            <w:noWrap/>
            <w:hideMark/>
          </w:tcPr>
          <w:p w14:paraId="0D7E5ABA" w14:textId="77777777" w:rsidR="00E72840" w:rsidRPr="00C00237" w:rsidRDefault="00E72840" w:rsidP="00051594">
            <w:pPr>
              <w:widowControl/>
              <w:jc w:val="center"/>
              <w:rPr>
                <w:rFonts w:ascii="標楷體" w:eastAsia="標楷體" w:hAnsi="標楷體" w:cs="新細明體"/>
                <w:kern w:val="0"/>
                <w:szCs w:val="24"/>
              </w:rPr>
            </w:pPr>
            <w:ins w:id="292" w:author="蔡咏霖" w:date="2025-02-06T09:30:00Z">
              <w:r w:rsidRPr="00C00237">
                <w:rPr>
                  <w:rFonts w:ascii="標楷體" w:eastAsia="標楷體" w:hAnsi="標楷體" w:cs="新細明體" w:hint="eastAsia"/>
                  <w:kern w:val="0"/>
                  <w:szCs w:val="24"/>
                </w:rPr>
                <w:t>2025/2/1</w:t>
              </w:r>
            </w:ins>
          </w:p>
        </w:tc>
        <w:tc>
          <w:tcPr>
            <w:tcW w:w="816" w:type="dxa"/>
            <w:noWrap/>
            <w:hideMark/>
          </w:tcPr>
          <w:p w14:paraId="436B4B57" w14:textId="77777777" w:rsidR="00E72840" w:rsidRPr="00C00237" w:rsidRDefault="00E72840" w:rsidP="00051594">
            <w:pPr>
              <w:widowControl/>
              <w:jc w:val="center"/>
              <w:rPr>
                <w:rFonts w:ascii="標楷體" w:eastAsia="標楷體" w:hAnsi="標楷體" w:cs="新細明體"/>
                <w:kern w:val="0"/>
                <w:szCs w:val="24"/>
              </w:rPr>
            </w:pPr>
            <w:ins w:id="293" w:author="蔡咏霖" w:date="2025-02-06T09:30:00Z">
              <w:r w:rsidRPr="00C00237">
                <w:rPr>
                  <w:rFonts w:ascii="標楷體" w:eastAsia="標楷體" w:hAnsi="標楷體" w:cs="新細明體" w:hint="eastAsia"/>
                  <w:kern w:val="0"/>
                  <w:szCs w:val="24"/>
                </w:rPr>
                <w:t>12:41</w:t>
              </w:r>
            </w:ins>
          </w:p>
        </w:tc>
        <w:tc>
          <w:tcPr>
            <w:tcW w:w="4194" w:type="dxa"/>
            <w:hideMark/>
          </w:tcPr>
          <w:p w14:paraId="0636242C" w14:textId="77777777" w:rsidR="00E72840" w:rsidRPr="00C00237" w:rsidRDefault="00E72840" w:rsidP="00051594">
            <w:pPr>
              <w:widowControl/>
              <w:rPr>
                <w:rFonts w:ascii="標楷體" w:eastAsia="標楷體" w:hAnsi="標楷體" w:cs="新細明體"/>
                <w:kern w:val="0"/>
                <w:szCs w:val="24"/>
              </w:rPr>
            </w:pPr>
            <w:ins w:id="294" w:author="蔡咏霖" w:date="2025-02-06T09:30:00Z">
              <w:r w:rsidRPr="00C00237">
                <w:rPr>
                  <w:rFonts w:ascii="標楷體" w:eastAsia="標楷體" w:hAnsi="標楷體" w:cs="新細明體" w:hint="eastAsia"/>
                  <w:kern w:val="0"/>
                  <w:szCs w:val="24"/>
                </w:rPr>
                <w:t>北館D區B1F靠C側D客梯旁親子廁第二座坐式馬桶坐墊鬆脫</w:t>
              </w:r>
            </w:ins>
          </w:p>
        </w:tc>
        <w:tc>
          <w:tcPr>
            <w:tcW w:w="1559" w:type="dxa"/>
            <w:noWrap/>
            <w:hideMark/>
          </w:tcPr>
          <w:p w14:paraId="66165E1C" w14:textId="77777777" w:rsidR="00E72840" w:rsidRPr="00C00237" w:rsidRDefault="00E72840" w:rsidP="00051594">
            <w:pPr>
              <w:widowControl/>
              <w:rPr>
                <w:rFonts w:ascii="標楷體" w:eastAsia="標楷體" w:hAnsi="標楷體" w:cs="新細明體"/>
                <w:kern w:val="0"/>
                <w:szCs w:val="24"/>
              </w:rPr>
            </w:pPr>
            <w:ins w:id="295" w:author="蔡咏霖" w:date="2025-02-06T09:30:00Z">
              <w:r w:rsidRPr="00C00237">
                <w:rPr>
                  <w:rFonts w:ascii="標楷體" w:eastAsia="標楷體" w:hAnsi="標楷體" w:cs="新細明體" w:hint="eastAsia"/>
                  <w:kern w:val="0"/>
                  <w:szCs w:val="24"/>
                </w:rPr>
                <w:t>02/01 完成</w:t>
              </w:r>
            </w:ins>
          </w:p>
        </w:tc>
      </w:tr>
      <w:tr w:rsidR="00E72840" w:rsidRPr="00C00237" w14:paraId="6FA571B7" w14:textId="77777777" w:rsidTr="00E72840">
        <w:trPr>
          <w:trHeight w:val="324"/>
          <w:jc w:val="center"/>
        </w:trPr>
        <w:tc>
          <w:tcPr>
            <w:tcW w:w="704" w:type="dxa"/>
            <w:noWrap/>
            <w:hideMark/>
          </w:tcPr>
          <w:p w14:paraId="47F62C7D" w14:textId="77777777" w:rsidR="00E72840" w:rsidRPr="00C00237" w:rsidRDefault="00E72840" w:rsidP="00051594">
            <w:pPr>
              <w:widowControl/>
              <w:jc w:val="center"/>
              <w:rPr>
                <w:rFonts w:ascii="標楷體" w:eastAsia="標楷體" w:hAnsi="標楷體" w:cs="新細明體"/>
                <w:kern w:val="0"/>
                <w:szCs w:val="24"/>
              </w:rPr>
            </w:pPr>
            <w:ins w:id="296" w:author="蔡咏霖" w:date="2025-02-06T09:30:00Z">
              <w:r w:rsidRPr="00C00237">
                <w:rPr>
                  <w:rFonts w:ascii="標楷體" w:eastAsia="標楷體" w:hAnsi="標楷體" w:cs="新細明體" w:hint="eastAsia"/>
                  <w:kern w:val="0"/>
                  <w:szCs w:val="24"/>
                </w:rPr>
                <w:t>水</w:t>
              </w:r>
            </w:ins>
          </w:p>
        </w:tc>
        <w:tc>
          <w:tcPr>
            <w:tcW w:w="1369" w:type="dxa"/>
            <w:noWrap/>
            <w:hideMark/>
          </w:tcPr>
          <w:p w14:paraId="4A15A542" w14:textId="77777777" w:rsidR="00E72840" w:rsidRPr="00C00237" w:rsidRDefault="00E72840" w:rsidP="00051594">
            <w:pPr>
              <w:widowControl/>
              <w:jc w:val="center"/>
              <w:rPr>
                <w:rFonts w:ascii="標楷體" w:eastAsia="標楷體" w:hAnsi="標楷體" w:cs="新細明體"/>
                <w:kern w:val="0"/>
                <w:szCs w:val="24"/>
              </w:rPr>
            </w:pPr>
            <w:ins w:id="297" w:author="蔡咏霖" w:date="2025-02-06T09:30:00Z">
              <w:r w:rsidRPr="00C00237">
                <w:rPr>
                  <w:rFonts w:ascii="標楷體" w:eastAsia="標楷體" w:hAnsi="標楷體" w:cs="新細明體" w:hint="eastAsia"/>
                  <w:kern w:val="0"/>
                  <w:szCs w:val="24"/>
                </w:rPr>
                <w:t>2025/2/3</w:t>
              </w:r>
            </w:ins>
          </w:p>
        </w:tc>
        <w:tc>
          <w:tcPr>
            <w:tcW w:w="816" w:type="dxa"/>
            <w:noWrap/>
            <w:hideMark/>
          </w:tcPr>
          <w:p w14:paraId="3B71AA65" w14:textId="77777777" w:rsidR="00E72840" w:rsidRPr="00C00237" w:rsidRDefault="00E72840" w:rsidP="00051594">
            <w:pPr>
              <w:widowControl/>
              <w:jc w:val="center"/>
              <w:rPr>
                <w:rFonts w:ascii="標楷體" w:eastAsia="標楷體" w:hAnsi="標楷體" w:cs="新細明體"/>
                <w:kern w:val="0"/>
                <w:szCs w:val="24"/>
              </w:rPr>
            </w:pPr>
            <w:ins w:id="298" w:author="蔡咏霖" w:date="2025-02-06T09:30:00Z">
              <w:r w:rsidRPr="00C00237">
                <w:rPr>
                  <w:rFonts w:ascii="標楷體" w:eastAsia="標楷體" w:hAnsi="標楷體" w:cs="新細明體" w:hint="eastAsia"/>
                  <w:kern w:val="0"/>
                  <w:szCs w:val="24"/>
                </w:rPr>
                <w:t>01:49</w:t>
              </w:r>
            </w:ins>
          </w:p>
        </w:tc>
        <w:tc>
          <w:tcPr>
            <w:tcW w:w="4194" w:type="dxa"/>
            <w:hideMark/>
          </w:tcPr>
          <w:p w14:paraId="12A2C13B" w14:textId="77777777" w:rsidR="00E72840" w:rsidRPr="00C00237" w:rsidRDefault="00E72840" w:rsidP="00051594">
            <w:pPr>
              <w:widowControl/>
              <w:rPr>
                <w:rFonts w:ascii="標楷體" w:eastAsia="標楷體" w:hAnsi="標楷體" w:cs="新細明體"/>
                <w:kern w:val="0"/>
                <w:szCs w:val="24"/>
              </w:rPr>
            </w:pPr>
            <w:ins w:id="299" w:author="蔡咏霖" w:date="2025-02-06T09:30:00Z">
              <w:r w:rsidRPr="00C00237">
                <w:rPr>
                  <w:rFonts w:ascii="標楷體" w:eastAsia="標楷體" w:hAnsi="標楷體" w:cs="新細明體" w:hint="eastAsia"/>
                  <w:kern w:val="0"/>
                  <w:szCs w:val="24"/>
                </w:rPr>
                <w:t>北館I區B1F綠能公廁民生用水給水管破損(松鼠破壞4)</w:t>
              </w:r>
            </w:ins>
          </w:p>
        </w:tc>
        <w:tc>
          <w:tcPr>
            <w:tcW w:w="1559" w:type="dxa"/>
            <w:noWrap/>
            <w:hideMark/>
          </w:tcPr>
          <w:p w14:paraId="08DBB46D" w14:textId="77777777" w:rsidR="00E72840" w:rsidRPr="00C00237" w:rsidRDefault="00E72840" w:rsidP="00051594">
            <w:pPr>
              <w:widowControl/>
              <w:rPr>
                <w:rFonts w:ascii="標楷體" w:eastAsia="標楷體" w:hAnsi="標楷體" w:cs="新細明體"/>
                <w:kern w:val="0"/>
                <w:szCs w:val="24"/>
              </w:rPr>
            </w:pPr>
            <w:ins w:id="300" w:author="蔡咏霖" w:date="2025-02-06T09:30:00Z">
              <w:r w:rsidRPr="00C00237">
                <w:rPr>
                  <w:rFonts w:ascii="標楷體" w:eastAsia="標楷體" w:hAnsi="標楷體" w:cs="新細明體" w:hint="eastAsia"/>
                  <w:kern w:val="0"/>
                  <w:szCs w:val="24"/>
                </w:rPr>
                <w:t>02/03 完成</w:t>
              </w:r>
            </w:ins>
          </w:p>
        </w:tc>
      </w:tr>
      <w:tr w:rsidR="00E72840" w:rsidRPr="00C00237" w14:paraId="197FA8AE" w14:textId="77777777" w:rsidTr="00E72840">
        <w:trPr>
          <w:trHeight w:val="324"/>
          <w:jc w:val="center"/>
        </w:trPr>
        <w:tc>
          <w:tcPr>
            <w:tcW w:w="704" w:type="dxa"/>
            <w:noWrap/>
            <w:hideMark/>
          </w:tcPr>
          <w:p w14:paraId="39087B8F" w14:textId="77777777" w:rsidR="00E72840" w:rsidRPr="00C00237" w:rsidRDefault="00E72840" w:rsidP="00051594">
            <w:pPr>
              <w:widowControl/>
              <w:jc w:val="center"/>
              <w:rPr>
                <w:rFonts w:ascii="標楷體" w:eastAsia="標楷體" w:hAnsi="標楷體" w:cs="新細明體"/>
                <w:kern w:val="0"/>
                <w:szCs w:val="24"/>
              </w:rPr>
            </w:pPr>
            <w:ins w:id="301" w:author="蔡咏霖" w:date="2025-02-06T09:30:00Z">
              <w:r w:rsidRPr="00C00237">
                <w:rPr>
                  <w:rFonts w:ascii="標楷體" w:eastAsia="標楷體" w:hAnsi="標楷體" w:cs="新細明體" w:hint="eastAsia"/>
                  <w:kern w:val="0"/>
                  <w:szCs w:val="24"/>
                </w:rPr>
                <w:t>水</w:t>
              </w:r>
            </w:ins>
          </w:p>
        </w:tc>
        <w:tc>
          <w:tcPr>
            <w:tcW w:w="1369" w:type="dxa"/>
            <w:noWrap/>
            <w:hideMark/>
          </w:tcPr>
          <w:p w14:paraId="1578DD04" w14:textId="77777777" w:rsidR="00E72840" w:rsidRPr="00C00237" w:rsidRDefault="00E72840" w:rsidP="00051594">
            <w:pPr>
              <w:widowControl/>
              <w:jc w:val="center"/>
              <w:rPr>
                <w:rFonts w:ascii="標楷體" w:eastAsia="標楷體" w:hAnsi="標楷體" w:cs="新細明體"/>
                <w:kern w:val="0"/>
                <w:szCs w:val="24"/>
              </w:rPr>
            </w:pPr>
            <w:ins w:id="302" w:author="蔡咏霖" w:date="2025-02-06T09:30:00Z">
              <w:r w:rsidRPr="00C00237">
                <w:rPr>
                  <w:rFonts w:ascii="標楷體" w:eastAsia="標楷體" w:hAnsi="標楷體" w:cs="新細明體" w:hint="eastAsia"/>
                  <w:kern w:val="0"/>
                  <w:szCs w:val="24"/>
                </w:rPr>
                <w:t>2025/2/4</w:t>
              </w:r>
            </w:ins>
          </w:p>
        </w:tc>
        <w:tc>
          <w:tcPr>
            <w:tcW w:w="816" w:type="dxa"/>
            <w:noWrap/>
            <w:hideMark/>
          </w:tcPr>
          <w:p w14:paraId="58C3A18B" w14:textId="77777777" w:rsidR="00E72840" w:rsidRPr="00C00237" w:rsidRDefault="00E72840" w:rsidP="00051594">
            <w:pPr>
              <w:widowControl/>
              <w:jc w:val="center"/>
              <w:rPr>
                <w:rFonts w:ascii="標楷體" w:eastAsia="標楷體" w:hAnsi="標楷體" w:cs="新細明體"/>
                <w:kern w:val="0"/>
                <w:szCs w:val="24"/>
              </w:rPr>
            </w:pPr>
            <w:ins w:id="303" w:author="蔡咏霖" w:date="2025-02-06T09:30:00Z">
              <w:r w:rsidRPr="00C00237">
                <w:rPr>
                  <w:rFonts w:ascii="標楷體" w:eastAsia="標楷體" w:hAnsi="標楷體" w:cs="新細明體" w:hint="eastAsia"/>
                  <w:kern w:val="0"/>
                  <w:szCs w:val="24"/>
                </w:rPr>
                <w:t>10:49</w:t>
              </w:r>
            </w:ins>
          </w:p>
        </w:tc>
        <w:tc>
          <w:tcPr>
            <w:tcW w:w="4194" w:type="dxa"/>
            <w:hideMark/>
          </w:tcPr>
          <w:p w14:paraId="64192916" w14:textId="77777777" w:rsidR="00E72840" w:rsidRPr="00C00237" w:rsidRDefault="00E72840" w:rsidP="00051594">
            <w:pPr>
              <w:widowControl/>
              <w:rPr>
                <w:rFonts w:ascii="標楷體" w:eastAsia="標楷體" w:hAnsi="標楷體" w:cs="新細明體"/>
                <w:kern w:val="0"/>
                <w:szCs w:val="24"/>
              </w:rPr>
            </w:pPr>
            <w:ins w:id="304" w:author="蔡咏霖" w:date="2025-02-06T09:30:00Z">
              <w:r w:rsidRPr="00C00237">
                <w:rPr>
                  <w:rFonts w:ascii="標楷體" w:eastAsia="標楷體" w:hAnsi="標楷體" w:cs="新細明體" w:hint="eastAsia"/>
                  <w:kern w:val="0"/>
                  <w:szCs w:val="24"/>
                </w:rPr>
                <w:t>北館B區8F中庭結構體排水管鬆脫</w:t>
              </w:r>
            </w:ins>
          </w:p>
        </w:tc>
        <w:tc>
          <w:tcPr>
            <w:tcW w:w="1559" w:type="dxa"/>
            <w:noWrap/>
            <w:hideMark/>
          </w:tcPr>
          <w:p w14:paraId="344A17CB" w14:textId="77777777" w:rsidR="00E72840" w:rsidRPr="00C00237" w:rsidRDefault="00E72840" w:rsidP="00051594">
            <w:pPr>
              <w:widowControl/>
              <w:rPr>
                <w:rFonts w:ascii="標楷體" w:eastAsia="標楷體" w:hAnsi="標楷體" w:cs="新細明體"/>
                <w:kern w:val="0"/>
                <w:szCs w:val="24"/>
              </w:rPr>
            </w:pPr>
            <w:ins w:id="305" w:author="蔡咏霖" w:date="2025-02-06T09:30:00Z">
              <w:r w:rsidRPr="00C00237">
                <w:rPr>
                  <w:rFonts w:ascii="標楷體" w:eastAsia="標楷體" w:hAnsi="標楷體" w:cs="新細明體" w:hint="eastAsia"/>
                  <w:kern w:val="0"/>
                  <w:szCs w:val="24"/>
                </w:rPr>
                <w:t>02/04 完成</w:t>
              </w:r>
            </w:ins>
          </w:p>
        </w:tc>
      </w:tr>
      <w:tr w:rsidR="00E72840" w:rsidRPr="00C00237" w14:paraId="3E72A793" w14:textId="77777777" w:rsidTr="00E72840">
        <w:trPr>
          <w:trHeight w:val="324"/>
          <w:jc w:val="center"/>
        </w:trPr>
        <w:tc>
          <w:tcPr>
            <w:tcW w:w="704" w:type="dxa"/>
            <w:noWrap/>
            <w:hideMark/>
          </w:tcPr>
          <w:p w14:paraId="5176DE32" w14:textId="77777777" w:rsidR="00E72840" w:rsidRPr="00C00237" w:rsidRDefault="00E72840" w:rsidP="00051594">
            <w:pPr>
              <w:widowControl/>
              <w:jc w:val="center"/>
              <w:rPr>
                <w:rFonts w:ascii="標楷體" w:eastAsia="標楷體" w:hAnsi="標楷體" w:cs="新細明體"/>
                <w:kern w:val="0"/>
                <w:szCs w:val="24"/>
              </w:rPr>
            </w:pPr>
            <w:ins w:id="306" w:author="蔡咏霖" w:date="2025-02-06T09:30:00Z">
              <w:r w:rsidRPr="00C00237">
                <w:rPr>
                  <w:rFonts w:ascii="標楷體" w:eastAsia="標楷體" w:hAnsi="標楷體" w:cs="新細明體" w:hint="eastAsia"/>
                  <w:kern w:val="0"/>
                  <w:szCs w:val="24"/>
                </w:rPr>
                <w:t>水</w:t>
              </w:r>
            </w:ins>
          </w:p>
        </w:tc>
        <w:tc>
          <w:tcPr>
            <w:tcW w:w="1369" w:type="dxa"/>
            <w:noWrap/>
            <w:hideMark/>
          </w:tcPr>
          <w:p w14:paraId="58370CD6" w14:textId="77777777" w:rsidR="00E72840" w:rsidRPr="00C00237" w:rsidRDefault="00E72840" w:rsidP="00051594">
            <w:pPr>
              <w:widowControl/>
              <w:jc w:val="center"/>
              <w:rPr>
                <w:rFonts w:ascii="標楷體" w:eastAsia="標楷體" w:hAnsi="標楷體" w:cs="新細明體"/>
                <w:kern w:val="0"/>
                <w:szCs w:val="24"/>
              </w:rPr>
            </w:pPr>
            <w:ins w:id="307" w:author="蔡咏霖" w:date="2025-02-06T09:30:00Z">
              <w:r w:rsidRPr="00C00237">
                <w:rPr>
                  <w:rFonts w:ascii="標楷體" w:eastAsia="標楷體" w:hAnsi="標楷體" w:cs="新細明體" w:hint="eastAsia"/>
                  <w:kern w:val="0"/>
                  <w:szCs w:val="24"/>
                </w:rPr>
                <w:t>2025/2/5</w:t>
              </w:r>
            </w:ins>
          </w:p>
        </w:tc>
        <w:tc>
          <w:tcPr>
            <w:tcW w:w="816" w:type="dxa"/>
            <w:noWrap/>
            <w:hideMark/>
          </w:tcPr>
          <w:p w14:paraId="52F4646E" w14:textId="77777777" w:rsidR="00E72840" w:rsidRPr="00C00237" w:rsidRDefault="00E72840" w:rsidP="00051594">
            <w:pPr>
              <w:widowControl/>
              <w:jc w:val="center"/>
              <w:rPr>
                <w:rFonts w:ascii="標楷體" w:eastAsia="標楷體" w:hAnsi="標楷體" w:cs="新細明體"/>
                <w:kern w:val="0"/>
                <w:szCs w:val="24"/>
              </w:rPr>
            </w:pPr>
            <w:ins w:id="308" w:author="蔡咏霖" w:date="2025-02-06T09:30:00Z">
              <w:r w:rsidRPr="00C00237">
                <w:rPr>
                  <w:rFonts w:ascii="標楷體" w:eastAsia="標楷體" w:hAnsi="標楷體" w:cs="新細明體" w:hint="eastAsia"/>
                  <w:kern w:val="0"/>
                  <w:szCs w:val="24"/>
                </w:rPr>
                <w:t>01:35</w:t>
              </w:r>
            </w:ins>
          </w:p>
        </w:tc>
        <w:tc>
          <w:tcPr>
            <w:tcW w:w="4194" w:type="dxa"/>
            <w:hideMark/>
          </w:tcPr>
          <w:p w14:paraId="04BD9F04" w14:textId="77777777" w:rsidR="00E72840" w:rsidRPr="00C00237" w:rsidRDefault="00E72840" w:rsidP="00051594">
            <w:pPr>
              <w:widowControl/>
              <w:rPr>
                <w:rFonts w:ascii="標楷體" w:eastAsia="標楷體" w:hAnsi="標楷體" w:cs="新細明體"/>
                <w:kern w:val="0"/>
                <w:szCs w:val="24"/>
              </w:rPr>
            </w:pPr>
            <w:ins w:id="309" w:author="蔡咏霖" w:date="2025-02-06T09:30:00Z">
              <w:r w:rsidRPr="00C00237">
                <w:rPr>
                  <w:rFonts w:ascii="標楷體" w:eastAsia="標楷體" w:hAnsi="標楷體" w:cs="新細明體" w:hint="eastAsia"/>
                  <w:kern w:val="0"/>
                  <w:szCs w:val="24"/>
                </w:rPr>
                <w:t>北館I區B1F綠能公廁民生用水給水管破損(松鼠破壞5)</w:t>
              </w:r>
            </w:ins>
          </w:p>
        </w:tc>
        <w:tc>
          <w:tcPr>
            <w:tcW w:w="1559" w:type="dxa"/>
            <w:noWrap/>
            <w:hideMark/>
          </w:tcPr>
          <w:p w14:paraId="798A01C4" w14:textId="77777777" w:rsidR="00E72840" w:rsidRPr="00C00237" w:rsidRDefault="00E72840" w:rsidP="00051594">
            <w:pPr>
              <w:widowControl/>
              <w:rPr>
                <w:rFonts w:ascii="標楷體" w:eastAsia="標楷體" w:hAnsi="標楷體" w:cs="新細明體"/>
                <w:kern w:val="0"/>
                <w:szCs w:val="24"/>
              </w:rPr>
            </w:pPr>
            <w:ins w:id="310" w:author="蔡咏霖" w:date="2025-02-06T09:30:00Z">
              <w:r w:rsidRPr="00C00237">
                <w:rPr>
                  <w:rFonts w:ascii="標楷體" w:eastAsia="標楷體" w:hAnsi="標楷體" w:cs="新細明體" w:hint="eastAsia"/>
                  <w:kern w:val="0"/>
                  <w:szCs w:val="24"/>
                </w:rPr>
                <w:t>02/05 完成</w:t>
              </w:r>
            </w:ins>
          </w:p>
        </w:tc>
      </w:tr>
      <w:tr w:rsidR="00E72840" w:rsidRPr="00C00237" w14:paraId="4E47F042" w14:textId="77777777" w:rsidTr="00E72840">
        <w:trPr>
          <w:trHeight w:val="324"/>
          <w:jc w:val="center"/>
        </w:trPr>
        <w:tc>
          <w:tcPr>
            <w:tcW w:w="704" w:type="dxa"/>
            <w:noWrap/>
            <w:hideMark/>
          </w:tcPr>
          <w:p w14:paraId="4F93977B" w14:textId="77777777" w:rsidR="00E72840" w:rsidRPr="00C00237" w:rsidRDefault="00E72840" w:rsidP="00051594">
            <w:pPr>
              <w:widowControl/>
              <w:jc w:val="center"/>
              <w:rPr>
                <w:rFonts w:ascii="標楷體" w:eastAsia="標楷體" w:hAnsi="標楷體" w:cs="新細明體"/>
                <w:kern w:val="0"/>
                <w:szCs w:val="24"/>
              </w:rPr>
            </w:pPr>
            <w:ins w:id="311" w:author="蔡咏霖" w:date="2025-02-06T09:30:00Z">
              <w:r w:rsidRPr="00C00237">
                <w:rPr>
                  <w:rFonts w:ascii="標楷體" w:eastAsia="標楷體" w:hAnsi="標楷體" w:cs="新細明體" w:hint="eastAsia"/>
                  <w:kern w:val="0"/>
                  <w:szCs w:val="24"/>
                </w:rPr>
                <w:t>電</w:t>
              </w:r>
            </w:ins>
          </w:p>
        </w:tc>
        <w:tc>
          <w:tcPr>
            <w:tcW w:w="1369" w:type="dxa"/>
            <w:noWrap/>
            <w:hideMark/>
          </w:tcPr>
          <w:p w14:paraId="6C2724CB" w14:textId="77777777" w:rsidR="00E72840" w:rsidRPr="00C00237" w:rsidRDefault="00E72840" w:rsidP="00051594">
            <w:pPr>
              <w:widowControl/>
              <w:jc w:val="center"/>
              <w:rPr>
                <w:rFonts w:ascii="標楷體" w:eastAsia="標楷體" w:hAnsi="標楷體" w:cs="新細明體"/>
                <w:kern w:val="0"/>
                <w:szCs w:val="24"/>
              </w:rPr>
            </w:pPr>
            <w:ins w:id="312" w:author="蔡咏霖" w:date="2025-02-06T09:30:00Z">
              <w:r w:rsidRPr="00C00237">
                <w:rPr>
                  <w:rFonts w:ascii="標楷體" w:eastAsia="標楷體" w:hAnsi="標楷體" w:cs="新細明體" w:hint="eastAsia"/>
                  <w:kern w:val="0"/>
                  <w:szCs w:val="24"/>
                </w:rPr>
                <w:t>2025/1/18</w:t>
              </w:r>
            </w:ins>
          </w:p>
        </w:tc>
        <w:tc>
          <w:tcPr>
            <w:tcW w:w="816" w:type="dxa"/>
            <w:noWrap/>
            <w:hideMark/>
          </w:tcPr>
          <w:p w14:paraId="34BB7B27" w14:textId="77777777" w:rsidR="00E72840" w:rsidRPr="00C00237" w:rsidRDefault="00E72840" w:rsidP="00051594">
            <w:pPr>
              <w:widowControl/>
              <w:jc w:val="center"/>
              <w:rPr>
                <w:rFonts w:ascii="標楷體" w:eastAsia="標楷體" w:hAnsi="標楷體" w:cs="新細明體"/>
                <w:kern w:val="0"/>
                <w:szCs w:val="24"/>
              </w:rPr>
            </w:pPr>
            <w:ins w:id="313" w:author="蔡咏霖" w:date="2025-02-06T09:30:00Z">
              <w:r w:rsidRPr="00C00237">
                <w:rPr>
                  <w:rFonts w:ascii="標楷體" w:eastAsia="標楷體" w:hAnsi="標楷體" w:cs="新細明體" w:hint="eastAsia"/>
                  <w:kern w:val="0"/>
                  <w:szCs w:val="24"/>
                </w:rPr>
                <w:t>10:47</w:t>
              </w:r>
            </w:ins>
          </w:p>
        </w:tc>
        <w:tc>
          <w:tcPr>
            <w:tcW w:w="4194" w:type="dxa"/>
            <w:hideMark/>
          </w:tcPr>
          <w:p w14:paraId="1770674E" w14:textId="77777777" w:rsidR="00E72840" w:rsidRPr="00C00237" w:rsidRDefault="00E72840" w:rsidP="00051594">
            <w:pPr>
              <w:widowControl/>
              <w:rPr>
                <w:rFonts w:ascii="標楷體" w:eastAsia="標楷體" w:hAnsi="標楷體" w:cs="新細明體"/>
                <w:kern w:val="0"/>
                <w:szCs w:val="24"/>
              </w:rPr>
            </w:pPr>
            <w:ins w:id="314" w:author="蔡咏霖" w:date="2025-02-06T09:30:00Z">
              <w:r w:rsidRPr="00C00237">
                <w:rPr>
                  <w:rFonts w:ascii="標楷體" w:eastAsia="標楷體" w:hAnsi="標楷體" w:cs="新細明體" w:hint="eastAsia"/>
                  <w:kern w:val="0"/>
                  <w:szCs w:val="24"/>
                </w:rPr>
                <w:t>北館A區B1F簡報室AB103講臺筒燈不亮</w:t>
              </w:r>
            </w:ins>
          </w:p>
        </w:tc>
        <w:tc>
          <w:tcPr>
            <w:tcW w:w="1559" w:type="dxa"/>
            <w:noWrap/>
            <w:hideMark/>
          </w:tcPr>
          <w:p w14:paraId="4E37D089" w14:textId="77777777" w:rsidR="00E72840" w:rsidRPr="00C00237" w:rsidRDefault="00E72840" w:rsidP="00051594">
            <w:pPr>
              <w:widowControl/>
              <w:rPr>
                <w:rFonts w:ascii="標楷體" w:eastAsia="標楷體" w:hAnsi="標楷體" w:cs="新細明體"/>
                <w:kern w:val="0"/>
                <w:szCs w:val="24"/>
              </w:rPr>
            </w:pPr>
            <w:ins w:id="315" w:author="蔡咏霖" w:date="2025-02-06T09:30:00Z">
              <w:r w:rsidRPr="00C00237">
                <w:rPr>
                  <w:rFonts w:ascii="標楷體" w:eastAsia="標楷體" w:hAnsi="標楷體" w:cs="新細明體" w:hint="eastAsia"/>
                  <w:kern w:val="0"/>
                  <w:szCs w:val="24"/>
                </w:rPr>
                <w:t>01/18 完成</w:t>
              </w:r>
            </w:ins>
          </w:p>
        </w:tc>
      </w:tr>
      <w:tr w:rsidR="00E72840" w:rsidRPr="00C00237" w14:paraId="504BB17B" w14:textId="77777777" w:rsidTr="00E72840">
        <w:trPr>
          <w:trHeight w:val="324"/>
          <w:jc w:val="center"/>
        </w:trPr>
        <w:tc>
          <w:tcPr>
            <w:tcW w:w="704" w:type="dxa"/>
            <w:noWrap/>
            <w:hideMark/>
          </w:tcPr>
          <w:p w14:paraId="38D901AC" w14:textId="77777777" w:rsidR="00E72840" w:rsidRPr="00C00237" w:rsidRDefault="00E72840" w:rsidP="00051594">
            <w:pPr>
              <w:widowControl/>
              <w:jc w:val="center"/>
              <w:rPr>
                <w:rFonts w:ascii="標楷體" w:eastAsia="標楷體" w:hAnsi="標楷體" w:cs="新細明體"/>
                <w:kern w:val="0"/>
                <w:szCs w:val="24"/>
              </w:rPr>
            </w:pPr>
            <w:ins w:id="316" w:author="蔡咏霖" w:date="2025-02-06T09:30:00Z">
              <w:r w:rsidRPr="00C00237">
                <w:rPr>
                  <w:rFonts w:ascii="標楷體" w:eastAsia="標楷體" w:hAnsi="標楷體" w:cs="新細明體" w:hint="eastAsia"/>
                  <w:kern w:val="0"/>
                  <w:szCs w:val="24"/>
                </w:rPr>
                <w:t>電</w:t>
              </w:r>
            </w:ins>
          </w:p>
        </w:tc>
        <w:tc>
          <w:tcPr>
            <w:tcW w:w="1369" w:type="dxa"/>
            <w:noWrap/>
            <w:hideMark/>
          </w:tcPr>
          <w:p w14:paraId="7821FA53" w14:textId="77777777" w:rsidR="00E72840" w:rsidRPr="00C00237" w:rsidRDefault="00E72840" w:rsidP="00051594">
            <w:pPr>
              <w:widowControl/>
              <w:jc w:val="center"/>
              <w:rPr>
                <w:rFonts w:ascii="標楷體" w:eastAsia="標楷體" w:hAnsi="標楷體" w:cs="新細明體"/>
                <w:kern w:val="0"/>
                <w:szCs w:val="24"/>
              </w:rPr>
            </w:pPr>
            <w:ins w:id="317" w:author="蔡咏霖" w:date="2025-02-06T09:30:00Z">
              <w:r w:rsidRPr="00C00237">
                <w:rPr>
                  <w:rFonts w:ascii="標楷體" w:eastAsia="標楷體" w:hAnsi="標楷體" w:cs="新細明體" w:hint="eastAsia"/>
                  <w:kern w:val="0"/>
                  <w:szCs w:val="24"/>
                </w:rPr>
                <w:t>2025/1/19</w:t>
              </w:r>
            </w:ins>
          </w:p>
        </w:tc>
        <w:tc>
          <w:tcPr>
            <w:tcW w:w="816" w:type="dxa"/>
            <w:noWrap/>
            <w:hideMark/>
          </w:tcPr>
          <w:p w14:paraId="4A8D2FFF" w14:textId="77777777" w:rsidR="00E72840" w:rsidRPr="00C00237" w:rsidRDefault="00E72840" w:rsidP="00051594">
            <w:pPr>
              <w:widowControl/>
              <w:jc w:val="center"/>
              <w:rPr>
                <w:rFonts w:ascii="標楷體" w:eastAsia="標楷體" w:hAnsi="標楷體" w:cs="新細明體"/>
                <w:kern w:val="0"/>
                <w:szCs w:val="24"/>
              </w:rPr>
            </w:pPr>
            <w:ins w:id="318" w:author="蔡咏霖" w:date="2025-02-06T09:30:00Z">
              <w:r w:rsidRPr="00C00237">
                <w:rPr>
                  <w:rFonts w:ascii="標楷體" w:eastAsia="標楷體" w:hAnsi="標楷體" w:cs="新細明體" w:hint="eastAsia"/>
                  <w:kern w:val="0"/>
                  <w:szCs w:val="24"/>
                </w:rPr>
                <w:t>09:47</w:t>
              </w:r>
            </w:ins>
          </w:p>
        </w:tc>
        <w:tc>
          <w:tcPr>
            <w:tcW w:w="4194" w:type="dxa"/>
            <w:hideMark/>
          </w:tcPr>
          <w:p w14:paraId="25772E91" w14:textId="77777777" w:rsidR="00E72840" w:rsidRPr="00C00237" w:rsidRDefault="00E72840" w:rsidP="00051594">
            <w:pPr>
              <w:widowControl/>
              <w:rPr>
                <w:rFonts w:ascii="標楷體" w:eastAsia="標楷體" w:hAnsi="標楷體" w:cs="新細明體"/>
                <w:kern w:val="0"/>
                <w:szCs w:val="24"/>
              </w:rPr>
            </w:pPr>
            <w:ins w:id="319" w:author="蔡咏霖" w:date="2025-02-06T09:30:00Z">
              <w:r w:rsidRPr="00C00237">
                <w:rPr>
                  <w:rFonts w:ascii="標楷體" w:eastAsia="標楷體" w:hAnsi="標楷體" w:cs="新細明體" w:hint="eastAsia"/>
                  <w:kern w:val="0"/>
                  <w:szCs w:val="24"/>
                </w:rPr>
                <w:t>北館E區1F靠C側特展唐獎榮耀展筒燈不亮</w:t>
              </w:r>
            </w:ins>
          </w:p>
        </w:tc>
        <w:tc>
          <w:tcPr>
            <w:tcW w:w="1559" w:type="dxa"/>
            <w:noWrap/>
            <w:hideMark/>
          </w:tcPr>
          <w:p w14:paraId="68423DDA" w14:textId="77777777" w:rsidR="00E72840" w:rsidRPr="00C00237" w:rsidRDefault="00E72840" w:rsidP="00051594">
            <w:pPr>
              <w:widowControl/>
              <w:rPr>
                <w:rFonts w:ascii="標楷體" w:eastAsia="標楷體" w:hAnsi="標楷體" w:cs="新細明體"/>
                <w:kern w:val="0"/>
                <w:szCs w:val="24"/>
              </w:rPr>
            </w:pPr>
            <w:ins w:id="320" w:author="蔡咏霖" w:date="2025-02-06T09:30:00Z">
              <w:r w:rsidRPr="00C00237">
                <w:rPr>
                  <w:rFonts w:ascii="標楷體" w:eastAsia="標楷體" w:hAnsi="標楷體" w:cs="新細明體" w:hint="eastAsia"/>
                  <w:kern w:val="0"/>
                  <w:szCs w:val="24"/>
                </w:rPr>
                <w:t>01/19 完成</w:t>
              </w:r>
            </w:ins>
          </w:p>
        </w:tc>
      </w:tr>
      <w:tr w:rsidR="00E72840" w:rsidRPr="00C00237" w14:paraId="7376DABC" w14:textId="77777777" w:rsidTr="00E72840">
        <w:trPr>
          <w:trHeight w:val="324"/>
          <w:jc w:val="center"/>
        </w:trPr>
        <w:tc>
          <w:tcPr>
            <w:tcW w:w="704" w:type="dxa"/>
            <w:noWrap/>
            <w:hideMark/>
          </w:tcPr>
          <w:p w14:paraId="02E49AFF" w14:textId="77777777" w:rsidR="00E72840" w:rsidRPr="00C00237" w:rsidRDefault="00E72840" w:rsidP="00051594">
            <w:pPr>
              <w:widowControl/>
              <w:jc w:val="center"/>
              <w:rPr>
                <w:rFonts w:ascii="標楷體" w:eastAsia="標楷體" w:hAnsi="標楷體" w:cs="新細明體"/>
                <w:kern w:val="0"/>
                <w:szCs w:val="24"/>
              </w:rPr>
            </w:pPr>
            <w:ins w:id="321" w:author="蔡咏霖" w:date="2025-02-06T09:30:00Z">
              <w:r w:rsidRPr="00C00237">
                <w:rPr>
                  <w:rFonts w:ascii="標楷體" w:eastAsia="標楷體" w:hAnsi="標楷體" w:cs="新細明體" w:hint="eastAsia"/>
                  <w:kern w:val="0"/>
                  <w:szCs w:val="24"/>
                </w:rPr>
                <w:t>電</w:t>
              </w:r>
            </w:ins>
          </w:p>
        </w:tc>
        <w:tc>
          <w:tcPr>
            <w:tcW w:w="1369" w:type="dxa"/>
            <w:noWrap/>
            <w:hideMark/>
          </w:tcPr>
          <w:p w14:paraId="171ADDEA" w14:textId="77777777" w:rsidR="00E72840" w:rsidRPr="00C00237" w:rsidRDefault="00E72840" w:rsidP="00051594">
            <w:pPr>
              <w:widowControl/>
              <w:jc w:val="center"/>
              <w:rPr>
                <w:rFonts w:ascii="標楷體" w:eastAsia="標楷體" w:hAnsi="標楷體" w:cs="新細明體"/>
                <w:kern w:val="0"/>
                <w:szCs w:val="24"/>
              </w:rPr>
            </w:pPr>
            <w:ins w:id="322" w:author="蔡咏霖" w:date="2025-02-06T09:30:00Z">
              <w:r w:rsidRPr="00C00237">
                <w:rPr>
                  <w:rFonts w:ascii="標楷體" w:eastAsia="標楷體" w:hAnsi="標楷體" w:cs="新細明體" w:hint="eastAsia"/>
                  <w:kern w:val="0"/>
                  <w:szCs w:val="24"/>
                </w:rPr>
                <w:t>2025/1/20</w:t>
              </w:r>
            </w:ins>
          </w:p>
        </w:tc>
        <w:tc>
          <w:tcPr>
            <w:tcW w:w="816" w:type="dxa"/>
            <w:noWrap/>
            <w:hideMark/>
          </w:tcPr>
          <w:p w14:paraId="7CC0131A" w14:textId="77777777" w:rsidR="00E72840" w:rsidRPr="00C00237" w:rsidRDefault="00E72840" w:rsidP="00051594">
            <w:pPr>
              <w:widowControl/>
              <w:jc w:val="center"/>
              <w:rPr>
                <w:rFonts w:ascii="標楷體" w:eastAsia="標楷體" w:hAnsi="標楷體" w:cs="新細明體"/>
                <w:kern w:val="0"/>
                <w:szCs w:val="24"/>
              </w:rPr>
            </w:pPr>
            <w:ins w:id="323" w:author="蔡咏霖" w:date="2025-02-06T09:30:00Z">
              <w:r w:rsidRPr="00C00237">
                <w:rPr>
                  <w:rFonts w:ascii="標楷體" w:eastAsia="標楷體" w:hAnsi="標楷體" w:cs="新細明體" w:hint="eastAsia"/>
                  <w:kern w:val="0"/>
                  <w:szCs w:val="24"/>
                </w:rPr>
                <w:t>09:49</w:t>
              </w:r>
            </w:ins>
          </w:p>
        </w:tc>
        <w:tc>
          <w:tcPr>
            <w:tcW w:w="4194" w:type="dxa"/>
            <w:hideMark/>
          </w:tcPr>
          <w:p w14:paraId="6FA9CD05" w14:textId="77777777" w:rsidR="00E72840" w:rsidRPr="00C00237" w:rsidRDefault="00E72840" w:rsidP="00051594">
            <w:pPr>
              <w:widowControl/>
              <w:rPr>
                <w:rFonts w:ascii="標楷體" w:eastAsia="標楷體" w:hAnsi="標楷體" w:cs="新細明體"/>
                <w:kern w:val="0"/>
                <w:szCs w:val="24"/>
              </w:rPr>
            </w:pPr>
            <w:ins w:id="324" w:author="蔡咏霖" w:date="2025-02-06T09:30:00Z">
              <w:r w:rsidRPr="00C00237">
                <w:rPr>
                  <w:rFonts w:ascii="標楷體" w:eastAsia="標楷體" w:hAnsi="標楷體" w:cs="新細明體" w:hint="eastAsia"/>
                  <w:kern w:val="0"/>
                  <w:szCs w:val="24"/>
                </w:rPr>
                <w:t>北館C區B3多功能大銀幕電影院出口筒燈不亮</w:t>
              </w:r>
            </w:ins>
          </w:p>
        </w:tc>
        <w:tc>
          <w:tcPr>
            <w:tcW w:w="1559" w:type="dxa"/>
            <w:noWrap/>
            <w:hideMark/>
          </w:tcPr>
          <w:p w14:paraId="602B2D54" w14:textId="77777777" w:rsidR="00E72840" w:rsidRPr="00C00237" w:rsidRDefault="00E72840" w:rsidP="00051594">
            <w:pPr>
              <w:widowControl/>
              <w:rPr>
                <w:rFonts w:ascii="標楷體" w:eastAsia="標楷體" w:hAnsi="標楷體" w:cs="新細明體"/>
                <w:kern w:val="0"/>
                <w:szCs w:val="24"/>
              </w:rPr>
            </w:pPr>
            <w:ins w:id="325" w:author="蔡咏霖" w:date="2025-02-06T09:30:00Z">
              <w:r w:rsidRPr="00C00237">
                <w:rPr>
                  <w:rFonts w:ascii="標楷體" w:eastAsia="標楷體" w:hAnsi="標楷體" w:cs="新細明體" w:hint="eastAsia"/>
                  <w:kern w:val="0"/>
                  <w:szCs w:val="24"/>
                </w:rPr>
                <w:t>01/20 完成</w:t>
              </w:r>
            </w:ins>
          </w:p>
        </w:tc>
      </w:tr>
      <w:tr w:rsidR="00E72840" w:rsidRPr="00C00237" w14:paraId="2E5D74B5" w14:textId="77777777" w:rsidTr="00E72840">
        <w:trPr>
          <w:trHeight w:val="324"/>
          <w:jc w:val="center"/>
        </w:trPr>
        <w:tc>
          <w:tcPr>
            <w:tcW w:w="704" w:type="dxa"/>
            <w:noWrap/>
            <w:hideMark/>
          </w:tcPr>
          <w:p w14:paraId="31B25BBA" w14:textId="77777777" w:rsidR="00E72840" w:rsidRPr="00C00237" w:rsidRDefault="00E72840" w:rsidP="00051594">
            <w:pPr>
              <w:widowControl/>
              <w:jc w:val="center"/>
              <w:rPr>
                <w:rFonts w:ascii="標楷體" w:eastAsia="標楷體" w:hAnsi="標楷體" w:cs="新細明體"/>
                <w:kern w:val="0"/>
                <w:szCs w:val="24"/>
              </w:rPr>
            </w:pPr>
            <w:ins w:id="326" w:author="蔡咏霖" w:date="2025-02-06T09:30:00Z">
              <w:r w:rsidRPr="00C00237">
                <w:rPr>
                  <w:rFonts w:ascii="標楷體" w:eastAsia="標楷體" w:hAnsi="標楷體" w:cs="新細明體" w:hint="eastAsia"/>
                  <w:kern w:val="0"/>
                  <w:szCs w:val="24"/>
                </w:rPr>
                <w:lastRenderedPageBreak/>
                <w:t>電</w:t>
              </w:r>
            </w:ins>
          </w:p>
        </w:tc>
        <w:tc>
          <w:tcPr>
            <w:tcW w:w="1369" w:type="dxa"/>
            <w:noWrap/>
            <w:hideMark/>
          </w:tcPr>
          <w:p w14:paraId="2275CB1C" w14:textId="77777777" w:rsidR="00E72840" w:rsidRPr="00C00237" w:rsidRDefault="00E72840" w:rsidP="00051594">
            <w:pPr>
              <w:widowControl/>
              <w:jc w:val="center"/>
              <w:rPr>
                <w:rFonts w:ascii="標楷體" w:eastAsia="標楷體" w:hAnsi="標楷體" w:cs="新細明體"/>
                <w:kern w:val="0"/>
                <w:szCs w:val="24"/>
              </w:rPr>
            </w:pPr>
            <w:ins w:id="327" w:author="蔡咏霖" w:date="2025-02-06T09:30:00Z">
              <w:r w:rsidRPr="00C00237">
                <w:rPr>
                  <w:rFonts w:ascii="標楷體" w:eastAsia="標楷體" w:hAnsi="標楷體" w:cs="新細明體" w:hint="eastAsia"/>
                  <w:kern w:val="0"/>
                  <w:szCs w:val="24"/>
                </w:rPr>
                <w:t>2025/1/21</w:t>
              </w:r>
            </w:ins>
          </w:p>
        </w:tc>
        <w:tc>
          <w:tcPr>
            <w:tcW w:w="816" w:type="dxa"/>
            <w:noWrap/>
            <w:hideMark/>
          </w:tcPr>
          <w:p w14:paraId="1BFDB12A" w14:textId="77777777" w:rsidR="00E72840" w:rsidRPr="00C00237" w:rsidRDefault="00E72840" w:rsidP="00051594">
            <w:pPr>
              <w:widowControl/>
              <w:jc w:val="center"/>
              <w:rPr>
                <w:rFonts w:ascii="標楷體" w:eastAsia="標楷體" w:hAnsi="標楷體" w:cs="新細明體"/>
                <w:kern w:val="0"/>
                <w:szCs w:val="24"/>
              </w:rPr>
            </w:pPr>
            <w:ins w:id="328" w:author="蔡咏霖" w:date="2025-02-06T09:30:00Z">
              <w:r w:rsidRPr="00C00237">
                <w:rPr>
                  <w:rFonts w:ascii="標楷體" w:eastAsia="標楷體" w:hAnsi="標楷體" w:cs="新細明體" w:hint="eastAsia"/>
                  <w:kern w:val="0"/>
                  <w:szCs w:val="24"/>
                </w:rPr>
                <w:t>08:50</w:t>
              </w:r>
            </w:ins>
          </w:p>
        </w:tc>
        <w:tc>
          <w:tcPr>
            <w:tcW w:w="4194" w:type="dxa"/>
            <w:hideMark/>
          </w:tcPr>
          <w:p w14:paraId="6E825060" w14:textId="77777777" w:rsidR="00E72840" w:rsidRPr="00C00237" w:rsidRDefault="00E72840" w:rsidP="00051594">
            <w:pPr>
              <w:widowControl/>
              <w:rPr>
                <w:rFonts w:ascii="標楷體" w:eastAsia="標楷體" w:hAnsi="標楷體" w:cs="新細明體"/>
                <w:kern w:val="0"/>
                <w:szCs w:val="24"/>
              </w:rPr>
            </w:pPr>
            <w:ins w:id="329" w:author="蔡咏霖" w:date="2025-02-06T09:30:00Z">
              <w:r w:rsidRPr="00C00237">
                <w:rPr>
                  <w:rFonts w:ascii="標楷體" w:eastAsia="標楷體" w:hAnsi="標楷體" w:cs="新細明體" w:hint="eastAsia"/>
                  <w:kern w:val="0"/>
                  <w:szCs w:val="24"/>
                </w:rPr>
                <w:t>北館B區4F科學學習中心生物實驗室日光燈不亮</w:t>
              </w:r>
            </w:ins>
          </w:p>
        </w:tc>
        <w:tc>
          <w:tcPr>
            <w:tcW w:w="1559" w:type="dxa"/>
            <w:noWrap/>
            <w:hideMark/>
          </w:tcPr>
          <w:p w14:paraId="185274F4" w14:textId="77777777" w:rsidR="00E72840" w:rsidRPr="00C00237" w:rsidRDefault="00E72840" w:rsidP="00051594">
            <w:pPr>
              <w:widowControl/>
              <w:rPr>
                <w:rFonts w:ascii="標楷體" w:eastAsia="標楷體" w:hAnsi="標楷體" w:cs="新細明體"/>
                <w:kern w:val="0"/>
                <w:szCs w:val="24"/>
              </w:rPr>
            </w:pPr>
            <w:ins w:id="330" w:author="蔡咏霖" w:date="2025-02-06T09:30:00Z">
              <w:r w:rsidRPr="00C00237">
                <w:rPr>
                  <w:rFonts w:ascii="標楷體" w:eastAsia="標楷體" w:hAnsi="標楷體" w:cs="新細明體" w:hint="eastAsia"/>
                  <w:kern w:val="0"/>
                  <w:szCs w:val="24"/>
                </w:rPr>
                <w:t>01/21 完成</w:t>
              </w:r>
            </w:ins>
          </w:p>
        </w:tc>
      </w:tr>
      <w:tr w:rsidR="00E72840" w:rsidRPr="00C00237" w14:paraId="5CBEAD1F" w14:textId="77777777" w:rsidTr="00E72840">
        <w:trPr>
          <w:trHeight w:val="324"/>
          <w:jc w:val="center"/>
        </w:trPr>
        <w:tc>
          <w:tcPr>
            <w:tcW w:w="704" w:type="dxa"/>
            <w:noWrap/>
            <w:hideMark/>
          </w:tcPr>
          <w:p w14:paraId="525302D8" w14:textId="77777777" w:rsidR="00E72840" w:rsidRPr="00C00237" w:rsidRDefault="00E72840" w:rsidP="00051594">
            <w:pPr>
              <w:widowControl/>
              <w:jc w:val="center"/>
              <w:rPr>
                <w:rFonts w:ascii="標楷體" w:eastAsia="標楷體" w:hAnsi="標楷體" w:cs="新細明體"/>
                <w:kern w:val="0"/>
                <w:szCs w:val="24"/>
              </w:rPr>
            </w:pPr>
            <w:ins w:id="331" w:author="蔡咏霖" w:date="2025-02-06T09:30:00Z">
              <w:r w:rsidRPr="00C00237">
                <w:rPr>
                  <w:rFonts w:ascii="標楷體" w:eastAsia="標楷體" w:hAnsi="標楷體" w:cs="新細明體" w:hint="eastAsia"/>
                  <w:kern w:val="0"/>
                  <w:szCs w:val="24"/>
                </w:rPr>
                <w:t>電</w:t>
              </w:r>
            </w:ins>
          </w:p>
        </w:tc>
        <w:tc>
          <w:tcPr>
            <w:tcW w:w="1369" w:type="dxa"/>
            <w:noWrap/>
            <w:hideMark/>
          </w:tcPr>
          <w:p w14:paraId="55A0F00F" w14:textId="77777777" w:rsidR="00E72840" w:rsidRPr="00C00237" w:rsidRDefault="00E72840" w:rsidP="00051594">
            <w:pPr>
              <w:widowControl/>
              <w:jc w:val="center"/>
              <w:rPr>
                <w:rFonts w:ascii="標楷體" w:eastAsia="標楷體" w:hAnsi="標楷體" w:cs="新細明體"/>
                <w:kern w:val="0"/>
                <w:szCs w:val="24"/>
              </w:rPr>
            </w:pPr>
            <w:ins w:id="332" w:author="蔡咏霖" w:date="2025-02-06T09:30:00Z">
              <w:r w:rsidRPr="00C00237">
                <w:rPr>
                  <w:rFonts w:ascii="標楷體" w:eastAsia="標楷體" w:hAnsi="標楷體" w:cs="新細明體" w:hint="eastAsia"/>
                  <w:kern w:val="0"/>
                  <w:szCs w:val="24"/>
                </w:rPr>
                <w:t>2025/1/21</w:t>
              </w:r>
            </w:ins>
          </w:p>
        </w:tc>
        <w:tc>
          <w:tcPr>
            <w:tcW w:w="816" w:type="dxa"/>
            <w:noWrap/>
            <w:hideMark/>
          </w:tcPr>
          <w:p w14:paraId="1A265641" w14:textId="77777777" w:rsidR="00E72840" w:rsidRPr="00C00237" w:rsidRDefault="00E72840" w:rsidP="00051594">
            <w:pPr>
              <w:widowControl/>
              <w:jc w:val="center"/>
              <w:rPr>
                <w:rFonts w:ascii="標楷體" w:eastAsia="標楷體" w:hAnsi="標楷體" w:cs="新細明體"/>
                <w:kern w:val="0"/>
                <w:szCs w:val="24"/>
              </w:rPr>
            </w:pPr>
            <w:ins w:id="333" w:author="蔡咏霖" w:date="2025-02-06T09:30:00Z">
              <w:r w:rsidRPr="00C00237">
                <w:rPr>
                  <w:rFonts w:ascii="標楷體" w:eastAsia="標楷體" w:hAnsi="標楷體" w:cs="新細明體" w:hint="eastAsia"/>
                  <w:kern w:val="0"/>
                  <w:szCs w:val="24"/>
                </w:rPr>
                <w:t>09:57</w:t>
              </w:r>
            </w:ins>
          </w:p>
        </w:tc>
        <w:tc>
          <w:tcPr>
            <w:tcW w:w="4194" w:type="dxa"/>
            <w:hideMark/>
          </w:tcPr>
          <w:p w14:paraId="4BC7B72E" w14:textId="77777777" w:rsidR="00E72840" w:rsidRPr="00C00237" w:rsidRDefault="00E72840" w:rsidP="00051594">
            <w:pPr>
              <w:widowControl/>
              <w:rPr>
                <w:rFonts w:ascii="標楷體" w:eastAsia="標楷體" w:hAnsi="標楷體" w:cs="新細明體"/>
                <w:kern w:val="0"/>
                <w:szCs w:val="24"/>
              </w:rPr>
            </w:pPr>
            <w:ins w:id="334" w:author="蔡咏霖" w:date="2025-02-06T09:30:00Z">
              <w:r w:rsidRPr="00C00237">
                <w:rPr>
                  <w:rFonts w:ascii="標楷體" w:eastAsia="標楷體" w:hAnsi="標楷體" w:cs="新細明體" w:hint="eastAsia"/>
                  <w:kern w:val="0"/>
                  <w:szCs w:val="24"/>
                </w:rPr>
                <w:t>北館C區B3多功能大銀幕電影院入口筒燈不亮</w:t>
              </w:r>
            </w:ins>
          </w:p>
        </w:tc>
        <w:tc>
          <w:tcPr>
            <w:tcW w:w="1559" w:type="dxa"/>
            <w:noWrap/>
            <w:hideMark/>
          </w:tcPr>
          <w:p w14:paraId="47CB490F" w14:textId="77777777" w:rsidR="00E72840" w:rsidRPr="00C00237" w:rsidRDefault="00E72840" w:rsidP="00051594">
            <w:pPr>
              <w:widowControl/>
              <w:rPr>
                <w:rFonts w:ascii="標楷體" w:eastAsia="標楷體" w:hAnsi="標楷體" w:cs="新細明體"/>
                <w:kern w:val="0"/>
                <w:szCs w:val="24"/>
              </w:rPr>
            </w:pPr>
            <w:ins w:id="335" w:author="蔡咏霖" w:date="2025-02-06T09:30:00Z">
              <w:r w:rsidRPr="00C00237">
                <w:rPr>
                  <w:rFonts w:ascii="標楷體" w:eastAsia="標楷體" w:hAnsi="標楷體" w:cs="新細明體" w:hint="eastAsia"/>
                  <w:kern w:val="0"/>
                  <w:szCs w:val="24"/>
                </w:rPr>
                <w:t>01/21 完成</w:t>
              </w:r>
            </w:ins>
          </w:p>
        </w:tc>
      </w:tr>
      <w:tr w:rsidR="00E72840" w:rsidRPr="00C00237" w14:paraId="018B3C0F" w14:textId="77777777" w:rsidTr="00E72840">
        <w:trPr>
          <w:trHeight w:val="324"/>
          <w:jc w:val="center"/>
        </w:trPr>
        <w:tc>
          <w:tcPr>
            <w:tcW w:w="704" w:type="dxa"/>
            <w:noWrap/>
            <w:hideMark/>
          </w:tcPr>
          <w:p w14:paraId="1A0474F3" w14:textId="77777777" w:rsidR="00E72840" w:rsidRPr="00C00237" w:rsidRDefault="00E72840" w:rsidP="00051594">
            <w:pPr>
              <w:widowControl/>
              <w:jc w:val="center"/>
              <w:rPr>
                <w:rFonts w:ascii="標楷體" w:eastAsia="標楷體" w:hAnsi="標楷體" w:cs="新細明體"/>
                <w:kern w:val="0"/>
                <w:szCs w:val="24"/>
              </w:rPr>
            </w:pPr>
            <w:ins w:id="336" w:author="蔡咏霖" w:date="2025-02-06T09:30:00Z">
              <w:r w:rsidRPr="00C00237">
                <w:rPr>
                  <w:rFonts w:ascii="標楷體" w:eastAsia="標楷體" w:hAnsi="標楷體" w:cs="新細明體" w:hint="eastAsia"/>
                  <w:kern w:val="0"/>
                  <w:szCs w:val="24"/>
                </w:rPr>
                <w:t>電</w:t>
              </w:r>
            </w:ins>
          </w:p>
        </w:tc>
        <w:tc>
          <w:tcPr>
            <w:tcW w:w="1369" w:type="dxa"/>
            <w:noWrap/>
            <w:hideMark/>
          </w:tcPr>
          <w:p w14:paraId="38075D54" w14:textId="77777777" w:rsidR="00E72840" w:rsidRPr="00C00237" w:rsidRDefault="00E72840" w:rsidP="00051594">
            <w:pPr>
              <w:widowControl/>
              <w:jc w:val="center"/>
              <w:rPr>
                <w:rFonts w:ascii="標楷體" w:eastAsia="標楷體" w:hAnsi="標楷體" w:cs="新細明體"/>
                <w:kern w:val="0"/>
                <w:szCs w:val="24"/>
              </w:rPr>
            </w:pPr>
            <w:ins w:id="337" w:author="蔡咏霖" w:date="2025-02-06T09:30:00Z">
              <w:r w:rsidRPr="00C00237">
                <w:rPr>
                  <w:rFonts w:ascii="標楷體" w:eastAsia="標楷體" w:hAnsi="標楷體" w:cs="新細明體" w:hint="eastAsia"/>
                  <w:kern w:val="0"/>
                  <w:szCs w:val="24"/>
                </w:rPr>
                <w:t>2025/1/22</w:t>
              </w:r>
            </w:ins>
          </w:p>
        </w:tc>
        <w:tc>
          <w:tcPr>
            <w:tcW w:w="816" w:type="dxa"/>
            <w:noWrap/>
            <w:hideMark/>
          </w:tcPr>
          <w:p w14:paraId="0D942B32" w14:textId="77777777" w:rsidR="00E72840" w:rsidRPr="00C00237" w:rsidRDefault="00E72840" w:rsidP="00051594">
            <w:pPr>
              <w:widowControl/>
              <w:jc w:val="center"/>
              <w:rPr>
                <w:rFonts w:ascii="標楷體" w:eastAsia="標楷體" w:hAnsi="標楷體" w:cs="新細明體"/>
                <w:kern w:val="0"/>
                <w:szCs w:val="24"/>
              </w:rPr>
            </w:pPr>
            <w:ins w:id="338" w:author="蔡咏霖" w:date="2025-02-06T09:30:00Z">
              <w:r w:rsidRPr="00C00237">
                <w:rPr>
                  <w:rFonts w:ascii="標楷體" w:eastAsia="標楷體" w:hAnsi="標楷體" w:cs="新細明體" w:hint="eastAsia"/>
                  <w:kern w:val="0"/>
                  <w:szCs w:val="24"/>
                </w:rPr>
                <w:t>03:09</w:t>
              </w:r>
            </w:ins>
          </w:p>
        </w:tc>
        <w:tc>
          <w:tcPr>
            <w:tcW w:w="4194" w:type="dxa"/>
            <w:hideMark/>
          </w:tcPr>
          <w:p w14:paraId="0849E22D" w14:textId="77777777" w:rsidR="00E72840" w:rsidRPr="00C00237" w:rsidRDefault="00E72840" w:rsidP="00051594">
            <w:pPr>
              <w:widowControl/>
              <w:rPr>
                <w:rFonts w:ascii="標楷體" w:eastAsia="標楷體" w:hAnsi="標楷體" w:cs="新細明體"/>
                <w:kern w:val="0"/>
                <w:szCs w:val="24"/>
              </w:rPr>
            </w:pPr>
            <w:ins w:id="339" w:author="蔡咏霖" w:date="2025-02-06T09:30:00Z">
              <w:r w:rsidRPr="00C00237">
                <w:rPr>
                  <w:rFonts w:ascii="標楷體" w:eastAsia="標楷體" w:hAnsi="標楷體" w:cs="新細明體" w:hint="eastAsia"/>
                  <w:kern w:val="0"/>
                  <w:szCs w:val="24"/>
                </w:rPr>
                <w:t>北館A區B1F秘書室影印間筒燈不亮</w:t>
              </w:r>
            </w:ins>
          </w:p>
        </w:tc>
        <w:tc>
          <w:tcPr>
            <w:tcW w:w="1559" w:type="dxa"/>
            <w:noWrap/>
            <w:hideMark/>
          </w:tcPr>
          <w:p w14:paraId="157696FE" w14:textId="77777777" w:rsidR="00E72840" w:rsidRPr="00C00237" w:rsidRDefault="00E72840" w:rsidP="00051594">
            <w:pPr>
              <w:widowControl/>
              <w:rPr>
                <w:rFonts w:ascii="標楷體" w:eastAsia="標楷體" w:hAnsi="標楷體" w:cs="新細明體"/>
                <w:kern w:val="0"/>
                <w:szCs w:val="24"/>
              </w:rPr>
            </w:pPr>
            <w:ins w:id="340" w:author="蔡咏霖" w:date="2025-02-06T09:30:00Z">
              <w:r w:rsidRPr="00C00237">
                <w:rPr>
                  <w:rFonts w:ascii="標楷體" w:eastAsia="標楷體" w:hAnsi="標楷體" w:cs="新細明體" w:hint="eastAsia"/>
                  <w:kern w:val="0"/>
                  <w:szCs w:val="24"/>
                </w:rPr>
                <w:t>01/22 完成</w:t>
              </w:r>
            </w:ins>
          </w:p>
        </w:tc>
      </w:tr>
      <w:tr w:rsidR="00E72840" w:rsidRPr="00C00237" w14:paraId="7D51C12B" w14:textId="77777777" w:rsidTr="00E72840">
        <w:trPr>
          <w:trHeight w:val="324"/>
          <w:jc w:val="center"/>
        </w:trPr>
        <w:tc>
          <w:tcPr>
            <w:tcW w:w="704" w:type="dxa"/>
            <w:noWrap/>
            <w:hideMark/>
          </w:tcPr>
          <w:p w14:paraId="558BBE40" w14:textId="77777777" w:rsidR="00E72840" w:rsidRPr="00C00237" w:rsidRDefault="00E72840" w:rsidP="00051594">
            <w:pPr>
              <w:widowControl/>
              <w:jc w:val="center"/>
              <w:rPr>
                <w:rFonts w:ascii="標楷體" w:eastAsia="標楷體" w:hAnsi="標楷體" w:cs="新細明體"/>
                <w:kern w:val="0"/>
                <w:szCs w:val="24"/>
              </w:rPr>
            </w:pPr>
            <w:ins w:id="341" w:author="蔡咏霖" w:date="2025-02-06T09:30:00Z">
              <w:r w:rsidRPr="00C00237">
                <w:rPr>
                  <w:rFonts w:ascii="標楷體" w:eastAsia="標楷體" w:hAnsi="標楷體" w:cs="新細明體" w:hint="eastAsia"/>
                  <w:kern w:val="0"/>
                  <w:szCs w:val="24"/>
                </w:rPr>
                <w:t>電</w:t>
              </w:r>
            </w:ins>
          </w:p>
        </w:tc>
        <w:tc>
          <w:tcPr>
            <w:tcW w:w="1369" w:type="dxa"/>
            <w:noWrap/>
            <w:hideMark/>
          </w:tcPr>
          <w:p w14:paraId="6D0E7CEF" w14:textId="77777777" w:rsidR="00E72840" w:rsidRPr="00C00237" w:rsidRDefault="00E72840" w:rsidP="00051594">
            <w:pPr>
              <w:widowControl/>
              <w:jc w:val="center"/>
              <w:rPr>
                <w:rFonts w:ascii="標楷體" w:eastAsia="標楷體" w:hAnsi="標楷體" w:cs="新細明體"/>
                <w:kern w:val="0"/>
                <w:szCs w:val="24"/>
              </w:rPr>
            </w:pPr>
            <w:ins w:id="342" w:author="蔡咏霖" w:date="2025-02-06T09:30:00Z">
              <w:r w:rsidRPr="00C00237">
                <w:rPr>
                  <w:rFonts w:ascii="標楷體" w:eastAsia="標楷體" w:hAnsi="標楷體" w:cs="新細明體" w:hint="eastAsia"/>
                  <w:kern w:val="0"/>
                  <w:szCs w:val="24"/>
                </w:rPr>
                <w:t>2025/1/23</w:t>
              </w:r>
            </w:ins>
          </w:p>
        </w:tc>
        <w:tc>
          <w:tcPr>
            <w:tcW w:w="816" w:type="dxa"/>
            <w:noWrap/>
            <w:hideMark/>
          </w:tcPr>
          <w:p w14:paraId="5FDBC067" w14:textId="77777777" w:rsidR="00E72840" w:rsidRPr="00C00237" w:rsidRDefault="00E72840" w:rsidP="00051594">
            <w:pPr>
              <w:widowControl/>
              <w:jc w:val="center"/>
              <w:rPr>
                <w:rFonts w:ascii="標楷體" w:eastAsia="標楷體" w:hAnsi="標楷體" w:cs="新細明體"/>
                <w:kern w:val="0"/>
                <w:szCs w:val="24"/>
              </w:rPr>
            </w:pPr>
            <w:ins w:id="343" w:author="蔡咏霖" w:date="2025-02-06T09:30:00Z">
              <w:r w:rsidRPr="00C00237">
                <w:rPr>
                  <w:rFonts w:ascii="標楷體" w:eastAsia="標楷體" w:hAnsi="標楷體" w:cs="新細明體" w:hint="eastAsia"/>
                  <w:kern w:val="0"/>
                  <w:szCs w:val="24"/>
                </w:rPr>
                <w:t>10:10</w:t>
              </w:r>
            </w:ins>
          </w:p>
        </w:tc>
        <w:tc>
          <w:tcPr>
            <w:tcW w:w="4194" w:type="dxa"/>
            <w:hideMark/>
          </w:tcPr>
          <w:p w14:paraId="0C7118B2" w14:textId="77777777" w:rsidR="00E72840" w:rsidRPr="00C00237" w:rsidRDefault="00E72840" w:rsidP="00051594">
            <w:pPr>
              <w:widowControl/>
              <w:rPr>
                <w:rFonts w:ascii="標楷體" w:eastAsia="標楷體" w:hAnsi="標楷體" w:cs="新細明體"/>
                <w:kern w:val="0"/>
                <w:szCs w:val="24"/>
              </w:rPr>
            </w:pPr>
            <w:ins w:id="344" w:author="蔡咏霖" w:date="2025-02-06T09:30:00Z">
              <w:r w:rsidRPr="00C00237">
                <w:rPr>
                  <w:rFonts w:ascii="標楷體" w:eastAsia="標楷體" w:hAnsi="標楷體" w:cs="新細明體" w:hint="eastAsia"/>
                  <w:kern w:val="0"/>
                  <w:szCs w:val="24"/>
                </w:rPr>
                <w:t>北館F區B1F創客工場內走道日光燈不亮</w:t>
              </w:r>
            </w:ins>
          </w:p>
        </w:tc>
        <w:tc>
          <w:tcPr>
            <w:tcW w:w="1559" w:type="dxa"/>
            <w:noWrap/>
            <w:hideMark/>
          </w:tcPr>
          <w:p w14:paraId="69CD2001" w14:textId="77777777" w:rsidR="00E72840" w:rsidRPr="00C00237" w:rsidRDefault="00E72840" w:rsidP="00051594">
            <w:pPr>
              <w:widowControl/>
              <w:rPr>
                <w:rFonts w:ascii="標楷體" w:eastAsia="標楷體" w:hAnsi="標楷體" w:cs="新細明體"/>
                <w:kern w:val="0"/>
                <w:szCs w:val="24"/>
              </w:rPr>
            </w:pPr>
            <w:ins w:id="345" w:author="蔡咏霖" w:date="2025-02-06T09:30:00Z">
              <w:r w:rsidRPr="00C00237">
                <w:rPr>
                  <w:rFonts w:ascii="標楷體" w:eastAsia="標楷體" w:hAnsi="標楷體" w:cs="新細明體" w:hint="eastAsia"/>
                  <w:kern w:val="0"/>
                  <w:szCs w:val="24"/>
                </w:rPr>
                <w:t>01/23 完成</w:t>
              </w:r>
            </w:ins>
          </w:p>
        </w:tc>
      </w:tr>
      <w:tr w:rsidR="00E72840" w:rsidRPr="00C00237" w14:paraId="7EE5E005" w14:textId="77777777" w:rsidTr="00E72840">
        <w:trPr>
          <w:trHeight w:val="324"/>
          <w:jc w:val="center"/>
        </w:trPr>
        <w:tc>
          <w:tcPr>
            <w:tcW w:w="704" w:type="dxa"/>
            <w:noWrap/>
            <w:hideMark/>
          </w:tcPr>
          <w:p w14:paraId="446C83A9" w14:textId="77777777" w:rsidR="00E72840" w:rsidRPr="00C00237" w:rsidRDefault="00E72840" w:rsidP="00051594">
            <w:pPr>
              <w:widowControl/>
              <w:jc w:val="center"/>
              <w:rPr>
                <w:rFonts w:ascii="標楷體" w:eastAsia="標楷體" w:hAnsi="標楷體" w:cs="新細明體"/>
                <w:kern w:val="0"/>
                <w:szCs w:val="24"/>
              </w:rPr>
            </w:pPr>
            <w:ins w:id="346" w:author="蔡咏霖" w:date="2025-02-06T09:30:00Z">
              <w:r w:rsidRPr="00C00237">
                <w:rPr>
                  <w:rFonts w:ascii="標楷體" w:eastAsia="標楷體" w:hAnsi="標楷體" w:cs="新細明體" w:hint="eastAsia"/>
                  <w:kern w:val="0"/>
                  <w:szCs w:val="24"/>
                </w:rPr>
                <w:t>電</w:t>
              </w:r>
            </w:ins>
          </w:p>
        </w:tc>
        <w:tc>
          <w:tcPr>
            <w:tcW w:w="1369" w:type="dxa"/>
            <w:noWrap/>
            <w:hideMark/>
          </w:tcPr>
          <w:p w14:paraId="1203B9BF" w14:textId="77777777" w:rsidR="00E72840" w:rsidRPr="00C00237" w:rsidRDefault="00E72840" w:rsidP="00051594">
            <w:pPr>
              <w:widowControl/>
              <w:jc w:val="center"/>
              <w:rPr>
                <w:rFonts w:ascii="標楷體" w:eastAsia="標楷體" w:hAnsi="標楷體" w:cs="新細明體"/>
                <w:kern w:val="0"/>
                <w:szCs w:val="24"/>
              </w:rPr>
            </w:pPr>
            <w:ins w:id="347" w:author="蔡咏霖" w:date="2025-02-06T09:30:00Z">
              <w:r w:rsidRPr="00C00237">
                <w:rPr>
                  <w:rFonts w:ascii="標楷體" w:eastAsia="標楷體" w:hAnsi="標楷體" w:cs="新細明體" w:hint="eastAsia"/>
                  <w:kern w:val="0"/>
                  <w:szCs w:val="24"/>
                </w:rPr>
                <w:t>2025/1/23</w:t>
              </w:r>
            </w:ins>
          </w:p>
        </w:tc>
        <w:tc>
          <w:tcPr>
            <w:tcW w:w="816" w:type="dxa"/>
            <w:noWrap/>
            <w:hideMark/>
          </w:tcPr>
          <w:p w14:paraId="33F99593" w14:textId="77777777" w:rsidR="00E72840" w:rsidRPr="00C00237" w:rsidRDefault="00E72840" w:rsidP="00051594">
            <w:pPr>
              <w:widowControl/>
              <w:jc w:val="center"/>
              <w:rPr>
                <w:rFonts w:ascii="標楷體" w:eastAsia="標楷體" w:hAnsi="標楷體" w:cs="新細明體"/>
                <w:kern w:val="0"/>
                <w:szCs w:val="24"/>
              </w:rPr>
            </w:pPr>
            <w:ins w:id="348" w:author="蔡咏霖" w:date="2025-02-06T09:30:00Z">
              <w:r w:rsidRPr="00C00237">
                <w:rPr>
                  <w:rFonts w:ascii="標楷體" w:eastAsia="標楷體" w:hAnsi="標楷體" w:cs="新細明體" w:hint="eastAsia"/>
                  <w:kern w:val="0"/>
                  <w:szCs w:val="24"/>
                </w:rPr>
                <w:t>02:11</w:t>
              </w:r>
            </w:ins>
          </w:p>
        </w:tc>
        <w:tc>
          <w:tcPr>
            <w:tcW w:w="4194" w:type="dxa"/>
            <w:hideMark/>
          </w:tcPr>
          <w:p w14:paraId="08EC034B" w14:textId="77777777" w:rsidR="00E72840" w:rsidRPr="00C00237" w:rsidRDefault="00E72840" w:rsidP="00051594">
            <w:pPr>
              <w:widowControl/>
              <w:rPr>
                <w:rFonts w:ascii="標楷體" w:eastAsia="標楷體" w:hAnsi="標楷體" w:cs="新細明體"/>
                <w:kern w:val="0"/>
                <w:szCs w:val="24"/>
              </w:rPr>
            </w:pPr>
            <w:ins w:id="349" w:author="蔡咏霖" w:date="2025-02-06T09:30:00Z">
              <w:r w:rsidRPr="00C00237">
                <w:rPr>
                  <w:rFonts w:ascii="標楷體" w:eastAsia="標楷體" w:hAnsi="標楷體" w:cs="新細明體" w:hint="eastAsia"/>
                  <w:kern w:val="0"/>
                  <w:szCs w:val="24"/>
                </w:rPr>
                <w:t>南館東側1F科普圖書館照明時控器故障</w:t>
              </w:r>
            </w:ins>
          </w:p>
        </w:tc>
        <w:tc>
          <w:tcPr>
            <w:tcW w:w="1559" w:type="dxa"/>
            <w:noWrap/>
            <w:hideMark/>
          </w:tcPr>
          <w:p w14:paraId="61471462" w14:textId="77777777" w:rsidR="00E72840" w:rsidRPr="00C00237" w:rsidRDefault="00E72840" w:rsidP="00051594">
            <w:pPr>
              <w:widowControl/>
              <w:rPr>
                <w:rFonts w:ascii="標楷體" w:eastAsia="標楷體" w:hAnsi="標楷體" w:cs="新細明體"/>
                <w:kern w:val="0"/>
                <w:szCs w:val="24"/>
              </w:rPr>
            </w:pPr>
            <w:ins w:id="350" w:author="蔡咏霖" w:date="2025-02-06T09:30:00Z">
              <w:r w:rsidRPr="00C00237">
                <w:rPr>
                  <w:rFonts w:ascii="標楷體" w:eastAsia="標楷體" w:hAnsi="標楷體" w:cs="新細明體" w:hint="eastAsia"/>
                  <w:kern w:val="0"/>
                  <w:szCs w:val="24"/>
                </w:rPr>
                <w:t>01/23 完成</w:t>
              </w:r>
            </w:ins>
          </w:p>
        </w:tc>
      </w:tr>
      <w:tr w:rsidR="00E72840" w:rsidRPr="00C00237" w14:paraId="34CD9142" w14:textId="77777777" w:rsidTr="00E72840">
        <w:trPr>
          <w:trHeight w:val="324"/>
          <w:jc w:val="center"/>
        </w:trPr>
        <w:tc>
          <w:tcPr>
            <w:tcW w:w="704" w:type="dxa"/>
            <w:noWrap/>
            <w:hideMark/>
          </w:tcPr>
          <w:p w14:paraId="53D019A6" w14:textId="77777777" w:rsidR="00E72840" w:rsidRPr="00C00237" w:rsidRDefault="00E72840" w:rsidP="00051594">
            <w:pPr>
              <w:widowControl/>
              <w:jc w:val="center"/>
              <w:rPr>
                <w:rFonts w:ascii="標楷體" w:eastAsia="標楷體" w:hAnsi="標楷體" w:cs="新細明體"/>
                <w:kern w:val="0"/>
                <w:szCs w:val="24"/>
              </w:rPr>
            </w:pPr>
            <w:ins w:id="351" w:author="蔡咏霖" w:date="2025-02-06T09:30:00Z">
              <w:r w:rsidRPr="00C00237">
                <w:rPr>
                  <w:rFonts w:ascii="標楷體" w:eastAsia="標楷體" w:hAnsi="標楷體" w:cs="新細明體" w:hint="eastAsia"/>
                  <w:kern w:val="0"/>
                  <w:szCs w:val="24"/>
                </w:rPr>
                <w:t>電</w:t>
              </w:r>
            </w:ins>
          </w:p>
        </w:tc>
        <w:tc>
          <w:tcPr>
            <w:tcW w:w="1369" w:type="dxa"/>
            <w:noWrap/>
            <w:hideMark/>
          </w:tcPr>
          <w:p w14:paraId="7174DCA1" w14:textId="77777777" w:rsidR="00E72840" w:rsidRPr="00C00237" w:rsidRDefault="00E72840" w:rsidP="00051594">
            <w:pPr>
              <w:widowControl/>
              <w:jc w:val="center"/>
              <w:rPr>
                <w:rFonts w:ascii="標楷體" w:eastAsia="標楷體" w:hAnsi="標楷體" w:cs="新細明體"/>
                <w:kern w:val="0"/>
                <w:szCs w:val="24"/>
              </w:rPr>
            </w:pPr>
            <w:ins w:id="352" w:author="蔡咏霖" w:date="2025-02-06T09:30:00Z">
              <w:r w:rsidRPr="00C00237">
                <w:rPr>
                  <w:rFonts w:ascii="標楷體" w:eastAsia="標楷體" w:hAnsi="標楷體" w:cs="新細明體" w:hint="eastAsia"/>
                  <w:kern w:val="0"/>
                  <w:szCs w:val="24"/>
                </w:rPr>
                <w:t>2025/1/23</w:t>
              </w:r>
            </w:ins>
          </w:p>
        </w:tc>
        <w:tc>
          <w:tcPr>
            <w:tcW w:w="816" w:type="dxa"/>
            <w:noWrap/>
            <w:hideMark/>
          </w:tcPr>
          <w:p w14:paraId="2B40F8D6" w14:textId="77777777" w:rsidR="00E72840" w:rsidRPr="00C00237" w:rsidRDefault="00E72840" w:rsidP="00051594">
            <w:pPr>
              <w:widowControl/>
              <w:jc w:val="center"/>
              <w:rPr>
                <w:rFonts w:ascii="標楷體" w:eastAsia="標楷體" w:hAnsi="標楷體" w:cs="新細明體"/>
                <w:kern w:val="0"/>
                <w:szCs w:val="24"/>
              </w:rPr>
            </w:pPr>
            <w:ins w:id="353" w:author="蔡咏霖" w:date="2025-02-06T09:30:00Z">
              <w:r w:rsidRPr="00C00237">
                <w:rPr>
                  <w:rFonts w:ascii="標楷體" w:eastAsia="標楷體" w:hAnsi="標楷體" w:cs="新細明體" w:hint="eastAsia"/>
                  <w:kern w:val="0"/>
                  <w:szCs w:val="24"/>
                </w:rPr>
                <w:t>10:17</w:t>
              </w:r>
            </w:ins>
          </w:p>
        </w:tc>
        <w:tc>
          <w:tcPr>
            <w:tcW w:w="4194" w:type="dxa"/>
            <w:hideMark/>
          </w:tcPr>
          <w:p w14:paraId="7696F664" w14:textId="77777777" w:rsidR="00E72840" w:rsidRPr="00C00237" w:rsidRDefault="00E72840" w:rsidP="00051594">
            <w:pPr>
              <w:widowControl/>
              <w:rPr>
                <w:rFonts w:ascii="標楷體" w:eastAsia="標楷體" w:hAnsi="標楷體" w:cs="新細明體"/>
                <w:kern w:val="0"/>
                <w:szCs w:val="24"/>
              </w:rPr>
            </w:pPr>
            <w:ins w:id="354" w:author="蔡咏霖" w:date="2025-02-06T09:30:00Z">
              <w:r w:rsidRPr="00C00237">
                <w:rPr>
                  <w:rFonts w:ascii="標楷體" w:eastAsia="標楷體" w:hAnsi="標楷體" w:cs="新細明體" w:hint="eastAsia"/>
                  <w:kern w:val="0"/>
                  <w:szCs w:val="24"/>
                </w:rPr>
                <w:t>北館D區B1F中D安全梯往1F方向樓層指示燈不亮</w:t>
              </w:r>
            </w:ins>
          </w:p>
        </w:tc>
        <w:tc>
          <w:tcPr>
            <w:tcW w:w="1559" w:type="dxa"/>
            <w:noWrap/>
            <w:hideMark/>
          </w:tcPr>
          <w:p w14:paraId="18775391" w14:textId="77777777" w:rsidR="00E72840" w:rsidRPr="00C00237" w:rsidRDefault="00E72840" w:rsidP="00051594">
            <w:pPr>
              <w:widowControl/>
              <w:rPr>
                <w:rFonts w:ascii="標楷體" w:eastAsia="標楷體" w:hAnsi="標楷體" w:cs="新細明體"/>
                <w:kern w:val="0"/>
                <w:szCs w:val="24"/>
              </w:rPr>
            </w:pPr>
            <w:ins w:id="355" w:author="蔡咏霖" w:date="2025-02-06T09:30:00Z">
              <w:r w:rsidRPr="00C00237">
                <w:rPr>
                  <w:rFonts w:ascii="標楷體" w:eastAsia="標楷體" w:hAnsi="標楷體" w:cs="新細明體" w:hint="eastAsia"/>
                  <w:kern w:val="0"/>
                  <w:szCs w:val="24"/>
                </w:rPr>
                <w:t>01/25 完成</w:t>
              </w:r>
            </w:ins>
          </w:p>
        </w:tc>
      </w:tr>
      <w:tr w:rsidR="00E72840" w:rsidRPr="00C00237" w14:paraId="6E22412B" w14:textId="77777777" w:rsidTr="00E72840">
        <w:trPr>
          <w:trHeight w:val="324"/>
          <w:jc w:val="center"/>
        </w:trPr>
        <w:tc>
          <w:tcPr>
            <w:tcW w:w="704" w:type="dxa"/>
            <w:noWrap/>
            <w:hideMark/>
          </w:tcPr>
          <w:p w14:paraId="4D4A5190" w14:textId="77777777" w:rsidR="00E72840" w:rsidRPr="00C00237" w:rsidRDefault="00E72840" w:rsidP="00051594">
            <w:pPr>
              <w:widowControl/>
              <w:jc w:val="center"/>
              <w:rPr>
                <w:rFonts w:ascii="標楷體" w:eastAsia="標楷體" w:hAnsi="標楷體" w:cs="新細明體"/>
                <w:kern w:val="0"/>
                <w:szCs w:val="24"/>
              </w:rPr>
            </w:pPr>
            <w:ins w:id="356" w:author="蔡咏霖" w:date="2025-02-06T09:30:00Z">
              <w:r w:rsidRPr="00C00237">
                <w:rPr>
                  <w:rFonts w:ascii="標楷體" w:eastAsia="標楷體" w:hAnsi="標楷體" w:cs="新細明體" w:hint="eastAsia"/>
                  <w:kern w:val="0"/>
                  <w:szCs w:val="24"/>
                </w:rPr>
                <w:t>電</w:t>
              </w:r>
            </w:ins>
          </w:p>
        </w:tc>
        <w:tc>
          <w:tcPr>
            <w:tcW w:w="1369" w:type="dxa"/>
            <w:noWrap/>
            <w:hideMark/>
          </w:tcPr>
          <w:p w14:paraId="3727F12E" w14:textId="77777777" w:rsidR="00E72840" w:rsidRPr="00C00237" w:rsidRDefault="00E72840" w:rsidP="00051594">
            <w:pPr>
              <w:widowControl/>
              <w:jc w:val="center"/>
              <w:rPr>
                <w:rFonts w:ascii="標楷體" w:eastAsia="標楷體" w:hAnsi="標楷體" w:cs="新細明體"/>
                <w:kern w:val="0"/>
                <w:szCs w:val="24"/>
              </w:rPr>
            </w:pPr>
            <w:ins w:id="357" w:author="蔡咏霖" w:date="2025-02-06T09:30:00Z">
              <w:r w:rsidRPr="00C00237">
                <w:rPr>
                  <w:rFonts w:ascii="標楷體" w:eastAsia="標楷體" w:hAnsi="標楷體" w:cs="新細明體" w:hint="eastAsia"/>
                  <w:kern w:val="0"/>
                  <w:szCs w:val="24"/>
                </w:rPr>
                <w:t>2025/1/23</w:t>
              </w:r>
            </w:ins>
          </w:p>
        </w:tc>
        <w:tc>
          <w:tcPr>
            <w:tcW w:w="816" w:type="dxa"/>
            <w:noWrap/>
            <w:hideMark/>
          </w:tcPr>
          <w:p w14:paraId="125C52D2" w14:textId="77777777" w:rsidR="00E72840" w:rsidRPr="00C00237" w:rsidRDefault="00E72840" w:rsidP="00051594">
            <w:pPr>
              <w:widowControl/>
              <w:jc w:val="center"/>
              <w:rPr>
                <w:rFonts w:ascii="標楷體" w:eastAsia="標楷體" w:hAnsi="標楷體" w:cs="新細明體"/>
                <w:kern w:val="0"/>
                <w:szCs w:val="24"/>
              </w:rPr>
            </w:pPr>
            <w:ins w:id="358" w:author="蔡咏霖" w:date="2025-02-06T09:30:00Z">
              <w:r w:rsidRPr="00C00237">
                <w:rPr>
                  <w:rFonts w:ascii="標楷體" w:eastAsia="標楷體" w:hAnsi="標楷體" w:cs="新細明體" w:hint="eastAsia"/>
                  <w:kern w:val="0"/>
                  <w:szCs w:val="24"/>
                </w:rPr>
                <w:t>10:17</w:t>
              </w:r>
            </w:ins>
          </w:p>
        </w:tc>
        <w:tc>
          <w:tcPr>
            <w:tcW w:w="4194" w:type="dxa"/>
            <w:hideMark/>
          </w:tcPr>
          <w:p w14:paraId="7AE20559" w14:textId="77777777" w:rsidR="00E72840" w:rsidRPr="00C00237" w:rsidRDefault="00E72840" w:rsidP="00051594">
            <w:pPr>
              <w:widowControl/>
              <w:rPr>
                <w:rFonts w:ascii="標楷體" w:eastAsia="標楷體" w:hAnsi="標楷體" w:cs="新細明體"/>
                <w:kern w:val="0"/>
                <w:szCs w:val="24"/>
              </w:rPr>
            </w:pPr>
            <w:ins w:id="359" w:author="蔡咏霖" w:date="2025-02-06T09:30:00Z">
              <w:r w:rsidRPr="00C00237">
                <w:rPr>
                  <w:rFonts w:ascii="標楷體" w:eastAsia="標楷體" w:hAnsi="標楷體" w:cs="新細明體" w:hint="eastAsia"/>
                  <w:kern w:val="0"/>
                  <w:szCs w:val="24"/>
                </w:rPr>
                <w:t>北館D區B1F中D安全梯往1F方向樓層指示燈不亮</w:t>
              </w:r>
            </w:ins>
          </w:p>
        </w:tc>
        <w:tc>
          <w:tcPr>
            <w:tcW w:w="1559" w:type="dxa"/>
            <w:noWrap/>
            <w:hideMark/>
          </w:tcPr>
          <w:p w14:paraId="4BF416FA" w14:textId="77777777" w:rsidR="00E72840" w:rsidRPr="00C00237" w:rsidRDefault="00E72840" w:rsidP="00051594">
            <w:pPr>
              <w:widowControl/>
              <w:rPr>
                <w:rFonts w:ascii="標楷體" w:eastAsia="標楷體" w:hAnsi="標楷體" w:cs="新細明體"/>
                <w:kern w:val="0"/>
                <w:szCs w:val="24"/>
              </w:rPr>
            </w:pPr>
            <w:ins w:id="360" w:author="蔡咏霖" w:date="2025-02-06T09:30:00Z">
              <w:r w:rsidRPr="00C00237">
                <w:rPr>
                  <w:rFonts w:ascii="標楷體" w:eastAsia="標楷體" w:hAnsi="標楷體" w:cs="新細明體" w:hint="eastAsia"/>
                  <w:kern w:val="0"/>
                  <w:szCs w:val="24"/>
                </w:rPr>
                <w:t>01/00 完成</w:t>
              </w:r>
            </w:ins>
          </w:p>
        </w:tc>
      </w:tr>
      <w:tr w:rsidR="00E72840" w:rsidRPr="00C00237" w14:paraId="598D99AF" w14:textId="77777777" w:rsidTr="00E72840">
        <w:trPr>
          <w:trHeight w:val="324"/>
          <w:jc w:val="center"/>
        </w:trPr>
        <w:tc>
          <w:tcPr>
            <w:tcW w:w="704" w:type="dxa"/>
            <w:noWrap/>
            <w:hideMark/>
          </w:tcPr>
          <w:p w14:paraId="332B1259" w14:textId="77777777" w:rsidR="00E72840" w:rsidRPr="00C00237" w:rsidRDefault="00E72840" w:rsidP="00051594">
            <w:pPr>
              <w:widowControl/>
              <w:jc w:val="center"/>
              <w:rPr>
                <w:rFonts w:ascii="標楷體" w:eastAsia="標楷體" w:hAnsi="標楷體" w:cs="新細明體"/>
                <w:kern w:val="0"/>
                <w:szCs w:val="24"/>
              </w:rPr>
            </w:pPr>
            <w:ins w:id="361" w:author="蔡咏霖" w:date="2025-02-06T09:30:00Z">
              <w:r w:rsidRPr="00C00237">
                <w:rPr>
                  <w:rFonts w:ascii="標楷體" w:eastAsia="標楷體" w:hAnsi="標楷體" w:cs="新細明體" w:hint="eastAsia"/>
                  <w:kern w:val="0"/>
                  <w:szCs w:val="24"/>
                </w:rPr>
                <w:t>電</w:t>
              </w:r>
            </w:ins>
          </w:p>
        </w:tc>
        <w:tc>
          <w:tcPr>
            <w:tcW w:w="1369" w:type="dxa"/>
            <w:noWrap/>
            <w:hideMark/>
          </w:tcPr>
          <w:p w14:paraId="166BA066" w14:textId="77777777" w:rsidR="00E72840" w:rsidRPr="00C00237" w:rsidRDefault="00E72840" w:rsidP="00051594">
            <w:pPr>
              <w:widowControl/>
              <w:jc w:val="center"/>
              <w:rPr>
                <w:rFonts w:ascii="標楷體" w:eastAsia="標楷體" w:hAnsi="標楷體" w:cs="新細明體"/>
                <w:kern w:val="0"/>
                <w:szCs w:val="24"/>
              </w:rPr>
            </w:pPr>
            <w:ins w:id="362" w:author="蔡咏霖" w:date="2025-02-06T09:30:00Z">
              <w:r w:rsidRPr="00C00237">
                <w:rPr>
                  <w:rFonts w:ascii="標楷體" w:eastAsia="標楷體" w:hAnsi="標楷體" w:cs="新細明體" w:hint="eastAsia"/>
                  <w:kern w:val="0"/>
                  <w:szCs w:val="24"/>
                </w:rPr>
                <w:t>2025/1/24</w:t>
              </w:r>
            </w:ins>
          </w:p>
        </w:tc>
        <w:tc>
          <w:tcPr>
            <w:tcW w:w="816" w:type="dxa"/>
            <w:noWrap/>
            <w:hideMark/>
          </w:tcPr>
          <w:p w14:paraId="39F52825" w14:textId="77777777" w:rsidR="00E72840" w:rsidRPr="00C00237" w:rsidRDefault="00E72840" w:rsidP="00051594">
            <w:pPr>
              <w:widowControl/>
              <w:jc w:val="center"/>
              <w:rPr>
                <w:rFonts w:ascii="標楷體" w:eastAsia="標楷體" w:hAnsi="標楷體" w:cs="新細明體"/>
                <w:kern w:val="0"/>
                <w:szCs w:val="24"/>
              </w:rPr>
            </w:pPr>
            <w:ins w:id="363" w:author="蔡咏霖" w:date="2025-02-06T09:30:00Z">
              <w:r w:rsidRPr="00C00237">
                <w:rPr>
                  <w:rFonts w:ascii="標楷體" w:eastAsia="標楷體" w:hAnsi="標楷體" w:cs="新細明體" w:hint="eastAsia"/>
                  <w:kern w:val="0"/>
                  <w:szCs w:val="24"/>
                </w:rPr>
                <w:t>10:14</w:t>
              </w:r>
            </w:ins>
          </w:p>
        </w:tc>
        <w:tc>
          <w:tcPr>
            <w:tcW w:w="4194" w:type="dxa"/>
            <w:hideMark/>
          </w:tcPr>
          <w:p w14:paraId="0D11EB09" w14:textId="77777777" w:rsidR="00E72840" w:rsidRPr="00C00237" w:rsidRDefault="00E72840" w:rsidP="00051594">
            <w:pPr>
              <w:widowControl/>
              <w:rPr>
                <w:rFonts w:ascii="標楷體" w:eastAsia="標楷體" w:hAnsi="標楷體" w:cs="新細明體"/>
                <w:kern w:val="0"/>
                <w:szCs w:val="24"/>
              </w:rPr>
            </w:pPr>
            <w:ins w:id="364" w:author="蔡咏霖" w:date="2025-02-06T09:30:00Z">
              <w:r w:rsidRPr="00C00237">
                <w:rPr>
                  <w:rFonts w:ascii="標楷體" w:eastAsia="標楷體" w:hAnsi="標楷體" w:cs="新細明體" w:hint="eastAsia"/>
                  <w:kern w:val="0"/>
                  <w:szCs w:val="24"/>
                </w:rPr>
                <w:t>北館戶外茉莉園庭園矮燈12-11底座破損</w:t>
              </w:r>
            </w:ins>
          </w:p>
        </w:tc>
        <w:tc>
          <w:tcPr>
            <w:tcW w:w="1559" w:type="dxa"/>
            <w:noWrap/>
            <w:hideMark/>
          </w:tcPr>
          <w:p w14:paraId="037278B6" w14:textId="77777777" w:rsidR="00E72840" w:rsidRPr="00C00237" w:rsidRDefault="00E72840" w:rsidP="00051594">
            <w:pPr>
              <w:widowControl/>
              <w:rPr>
                <w:rFonts w:ascii="標楷體" w:eastAsia="標楷體" w:hAnsi="標楷體" w:cs="新細明體"/>
                <w:kern w:val="0"/>
                <w:szCs w:val="24"/>
              </w:rPr>
            </w:pPr>
            <w:ins w:id="365" w:author="蔡咏霖" w:date="2025-02-06T09:30:00Z">
              <w:r w:rsidRPr="00C00237">
                <w:rPr>
                  <w:rFonts w:ascii="標楷體" w:eastAsia="標楷體" w:hAnsi="標楷體" w:cs="新細明體" w:hint="eastAsia"/>
                  <w:kern w:val="0"/>
                  <w:szCs w:val="24"/>
                </w:rPr>
                <w:t>01/24 完成</w:t>
              </w:r>
            </w:ins>
          </w:p>
        </w:tc>
      </w:tr>
      <w:tr w:rsidR="00E72840" w:rsidRPr="00C00237" w14:paraId="21AAD0C6" w14:textId="77777777" w:rsidTr="00E72840">
        <w:trPr>
          <w:trHeight w:val="324"/>
          <w:jc w:val="center"/>
        </w:trPr>
        <w:tc>
          <w:tcPr>
            <w:tcW w:w="704" w:type="dxa"/>
            <w:noWrap/>
            <w:hideMark/>
          </w:tcPr>
          <w:p w14:paraId="284DB7ED" w14:textId="77777777" w:rsidR="00E72840" w:rsidRPr="00C00237" w:rsidRDefault="00E72840" w:rsidP="00051594">
            <w:pPr>
              <w:widowControl/>
              <w:jc w:val="center"/>
              <w:rPr>
                <w:rFonts w:ascii="標楷體" w:eastAsia="標楷體" w:hAnsi="標楷體" w:cs="新細明體"/>
                <w:kern w:val="0"/>
                <w:szCs w:val="24"/>
              </w:rPr>
            </w:pPr>
            <w:ins w:id="366" w:author="蔡咏霖" w:date="2025-02-06T09:30:00Z">
              <w:r w:rsidRPr="00C00237">
                <w:rPr>
                  <w:rFonts w:ascii="標楷體" w:eastAsia="標楷體" w:hAnsi="標楷體" w:cs="新細明體" w:hint="eastAsia"/>
                  <w:kern w:val="0"/>
                  <w:szCs w:val="24"/>
                </w:rPr>
                <w:t>電</w:t>
              </w:r>
            </w:ins>
          </w:p>
        </w:tc>
        <w:tc>
          <w:tcPr>
            <w:tcW w:w="1369" w:type="dxa"/>
            <w:noWrap/>
            <w:hideMark/>
          </w:tcPr>
          <w:p w14:paraId="4895C169" w14:textId="77777777" w:rsidR="00E72840" w:rsidRPr="00C00237" w:rsidRDefault="00E72840" w:rsidP="00051594">
            <w:pPr>
              <w:widowControl/>
              <w:jc w:val="center"/>
              <w:rPr>
                <w:rFonts w:ascii="標楷體" w:eastAsia="標楷體" w:hAnsi="標楷體" w:cs="新細明體"/>
                <w:kern w:val="0"/>
                <w:szCs w:val="24"/>
              </w:rPr>
            </w:pPr>
            <w:ins w:id="367" w:author="蔡咏霖" w:date="2025-02-06T09:30:00Z">
              <w:r w:rsidRPr="00C00237">
                <w:rPr>
                  <w:rFonts w:ascii="標楷體" w:eastAsia="標楷體" w:hAnsi="標楷體" w:cs="新細明體" w:hint="eastAsia"/>
                  <w:kern w:val="0"/>
                  <w:szCs w:val="24"/>
                </w:rPr>
                <w:t>2025/1/25</w:t>
              </w:r>
            </w:ins>
          </w:p>
        </w:tc>
        <w:tc>
          <w:tcPr>
            <w:tcW w:w="816" w:type="dxa"/>
            <w:noWrap/>
            <w:hideMark/>
          </w:tcPr>
          <w:p w14:paraId="3429A978" w14:textId="77777777" w:rsidR="00E72840" w:rsidRPr="00C00237" w:rsidRDefault="00E72840" w:rsidP="00051594">
            <w:pPr>
              <w:widowControl/>
              <w:jc w:val="center"/>
              <w:rPr>
                <w:rFonts w:ascii="標楷體" w:eastAsia="標楷體" w:hAnsi="標楷體" w:cs="新細明體"/>
                <w:kern w:val="0"/>
                <w:szCs w:val="24"/>
              </w:rPr>
            </w:pPr>
            <w:ins w:id="368" w:author="蔡咏霖" w:date="2025-02-06T09:30:00Z">
              <w:r w:rsidRPr="00C00237">
                <w:rPr>
                  <w:rFonts w:ascii="標楷體" w:eastAsia="標楷體" w:hAnsi="標楷體" w:cs="新細明體" w:hint="eastAsia"/>
                  <w:kern w:val="0"/>
                  <w:szCs w:val="24"/>
                </w:rPr>
                <w:t>10:15</w:t>
              </w:r>
            </w:ins>
          </w:p>
        </w:tc>
        <w:tc>
          <w:tcPr>
            <w:tcW w:w="4194" w:type="dxa"/>
            <w:hideMark/>
          </w:tcPr>
          <w:p w14:paraId="3D572FA5" w14:textId="77777777" w:rsidR="00E72840" w:rsidRPr="00C00237" w:rsidRDefault="00E72840" w:rsidP="00051594">
            <w:pPr>
              <w:widowControl/>
              <w:rPr>
                <w:rFonts w:ascii="標楷體" w:eastAsia="標楷體" w:hAnsi="標楷體" w:cs="新細明體"/>
                <w:kern w:val="0"/>
                <w:szCs w:val="24"/>
              </w:rPr>
            </w:pPr>
            <w:ins w:id="369" w:author="蔡咏霖" w:date="2025-02-06T09:30:00Z">
              <w:r w:rsidRPr="00C00237">
                <w:rPr>
                  <w:rFonts w:ascii="標楷體" w:eastAsia="標楷體" w:hAnsi="標楷體" w:cs="新細明體" w:hint="eastAsia"/>
                  <w:kern w:val="0"/>
                  <w:szCs w:val="24"/>
                </w:rPr>
                <w:t>北館戶外五爪大道路燈15-03不亮</w:t>
              </w:r>
            </w:ins>
          </w:p>
        </w:tc>
        <w:tc>
          <w:tcPr>
            <w:tcW w:w="1559" w:type="dxa"/>
            <w:noWrap/>
            <w:hideMark/>
          </w:tcPr>
          <w:p w14:paraId="54CB989E" w14:textId="77777777" w:rsidR="00E72840" w:rsidRPr="00C00237" w:rsidRDefault="00E72840" w:rsidP="00051594">
            <w:pPr>
              <w:widowControl/>
              <w:rPr>
                <w:rFonts w:ascii="標楷體" w:eastAsia="標楷體" w:hAnsi="標楷體" w:cs="新細明體"/>
                <w:kern w:val="0"/>
                <w:szCs w:val="24"/>
              </w:rPr>
            </w:pPr>
            <w:ins w:id="370" w:author="蔡咏霖" w:date="2025-02-06T09:30:00Z">
              <w:r w:rsidRPr="00C00237">
                <w:rPr>
                  <w:rFonts w:ascii="標楷體" w:eastAsia="標楷體" w:hAnsi="標楷體" w:cs="新細明體" w:hint="eastAsia"/>
                  <w:kern w:val="0"/>
                  <w:szCs w:val="24"/>
                </w:rPr>
                <w:t>01/25 完成</w:t>
              </w:r>
            </w:ins>
          </w:p>
        </w:tc>
      </w:tr>
      <w:tr w:rsidR="00E72840" w:rsidRPr="00C00237" w14:paraId="0516BD21" w14:textId="77777777" w:rsidTr="00E72840">
        <w:trPr>
          <w:trHeight w:val="324"/>
          <w:jc w:val="center"/>
        </w:trPr>
        <w:tc>
          <w:tcPr>
            <w:tcW w:w="704" w:type="dxa"/>
            <w:noWrap/>
            <w:hideMark/>
          </w:tcPr>
          <w:p w14:paraId="3117FA92" w14:textId="77777777" w:rsidR="00E72840" w:rsidRPr="00C00237" w:rsidRDefault="00E72840" w:rsidP="00051594">
            <w:pPr>
              <w:widowControl/>
              <w:jc w:val="center"/>
              <w:rPr>
                <w:rFonts w:ascii="標楷體" w:eastAsia="標楷體" w:hAnsi="標楷體" w:cs="新細明體"/>
                <w:kern w:val="0"/>
                <w:szCs w:val="24"/>
              </w:rPr>
            </w:pPr>
            <w:ins w:id="371" w:author="蔡咏霖" w:date="2025-02-06T09:30:00Z">
              <w:r w:rsidRPr="00C00237">
                <w:rPr>
                  <w:rFonts w:ascii="標楷體" w:eastAsia="標楷體" w:hAnsi="標楷體" w:cs="新細明體" w:hint="eastAsia"/>
                  <w:kern w:val="0"/>
                  <w:szCs w:val="24"/>
                </w:rPr>
                <w:t>電</w:t>
              </w:r>
            </w:ins>
          </w:p>
        </w:tc>
        <w:tc>
          <w:tcPr>
            <w:tcW w:w="1369" w:type="dxa"/>
            <w:noWrap/>
            <w:hideMark/>
          </w:tcPr>
          <w:p w14:paraId="7FF4872E" w14:textId="77777777" w:rsidR="00E72840" w:rsidRPr="00C00237" w:rsidRDefault="00E72840" w:rsidP="00051594">
            <w:pPr>
              <w:widowControl/>
              <w:jc w:val="center"/>
              <w:rPr>
                <w:rFonts w:ascii="標楷體" w:eastAsia="標楷體" w:hAnsi="標楷體" w:cs="新細明體"/>
                <w:kern w:val="0"/>
                <w:szCs w:val="24"/>
              </w:rPr>
            </w:pPr>
            <w:ins w:id="372" w:author="蔡咏霖" w:date="2025-02-06T09:30:00Z">
              <w:r w:rsidRPr="00C00237">
                <w:rPr>
                  <w:rFonts w:ascii="標楷體" w:eastAsia="標楷體" w:hAnsi="標楷體" w:cs="新細明體" w:hint="eastAsia"/>
                  <w:kern w:val="0"/>
                  <w:szCs w:val="24"/>
                </w:rPr>
                <w:t>2025/1/26</w:t>
              </w:r>
            </w:ins>
          </w:p>
        </w:tc>
        <w:tc>
          <w:tcPr>
            <w:tcW w:w="816" w:type="dxa"/>
            <w:noWrap/>
            <w:hideMark/>
          </w:tcPr>
          <w:p w14:paraId="62F2EF3D" w14:textId="77777777" w:rsidR="00E72840" w:rsidRPr="00C00237" w:rsidRDefault="00E72840" w:rsidP="00051594">
            <w:pPr>
              <w:widowControl/>
              <w:jc w:val="center"/>
              <w:rPr>
                <w:rFonts w:ascii="標楷體" w:eastAsia="標楷體" w:hAnsi="標楷體" w:cs="新細明體"/>
                <w:kern w:val="0"/>
                <w:szCs w:val="24"/>
              </w:rPr>
            </w:pPr>
            <w:ins w:id="373" w:author="蔡咏霖" w:date="2025-02-06T09:30:00Z">
              <w:r w:rsidRPr="00C00237">
                <w:rPr>
                  <w:rFonts w:ascii="標楷體" w:eastAsia="標楷體" w:hAnsi="標楷體" w:cs="新細明體" w:hint="eastAsia"/>
                  <w:kern w:val="0"/>
                  <w:szCs w:val="24"/>
                </w:rPr>
                <w:t>08:19</w:t>
              </w:r>
            </w:ins>
          </w:p>
        </w:tc>
        <w:tc>
          <w:tcPr>
            <w:tcW w:w="4194" w:type="dxa"/>
            <w:hideMark/>
          </w:tcPr>
          <w:p w14:paraId="1CD0D6FF" w14:textId="77777777" w:rsidR="00E72840" w:rsidRPr="00C00237" w:rsidRDefault="00E72840" w:rsidP="00051594">
            <w:pPr>
              <w:widowControl/>
              <w:rPr>
                <w:rFonts w:ascii="標楷體" w:eastAsia="標楷體" w:hAnsi="標楷體" w:cs="新細明體"/>
                <w:kern w:val="0"/>
                <w:szCs w:val="24"/>
              </w:rPr>
            </w:pPr>
            <w:ins w:id="374" w:author="蔡咏霖" w:date="2025-02-06T09:30:00Z">
              <w:r w:rsidRPr="00C00237">
                <w:rPr>
                  <w:rFonts w:ascii="標楷體" w:eastAsia="標楷體" w:hAnsi="標楷體" w:cs="新細明體" w:hint="eastAsia"/>
                  <w:kern w:val="0"/>
                  <w:szCs w:val="24"/>
                </w:rPr>
                <w:t>北館C區6F展廳太空飛行探索館單元毅力號增設照明</w:t>
              </w:r>
            </w:ins>
          </w:p>
        </w:tc>
        <w:tc>
          <w:tcPr>
            <w:tcW w:w="1559" w:type="dxa"/>
            <w:noWrap/>
            <w:hideMark/>
          </w:tcPr>
          <w:p w14:paraId="12D4B454" w14:textId="77777777" w:rsidR="00E72840" w:rsidRPr="00C00237" w:rsidRDefault="00E72840" w:rsidP="00051594">
            <w:pPr>
              <w:widowControl/>
              <w:rPr>
                <w:rFonts w:ascii="標楷體" w:eastAsia="標楷體" w:hAnsi="標楷體" w:cs="新細明體"/>
                <w:kern w:val="0"/>
                <w:szCs w:val="24"/>
              </w:rPr>
            </w:pPr>
            <w:ins w:id="375" w:author="蔡咏霖" w:date="2025-02-06T09:30:00Z">
              <w:r w:rsidRPr="00C00237">
                <w:rPr>
                  <w:rFonts w:ascii="標楷體" w:eastAsia="標楷體" w:hAnsi="標楷體" w:cs="新細明體" w:hint="eastAsia"/>
                  <w:kern w:val="0"/>
                  <w:szCs w:val="24"/>
                </w:rPr>
                <w:t>01/26 完成</w:t>
              </w:r>
            </w:ins>
          </w:p>
        </w:tc>
      </w:tr>
      <w:tr w:rsidR="00E72840" w:rsidRPr="00C00237" w14:paraId="03BE0541" w14:textId="77777777" w:rsidTr="00E72840">
        <w:trPr>
          <w:trHeight w:val="324"/>
          <w:jc w:val="center"/>
        </w:trPr>
        <w:tc>
          <w:tcPr>
            <w:tcW w:w="704" w:type="dxa"/>
            <w:noWrap/>
            <w:hideMark/>
          </w:tcPr>
          <w:p w14:paraId="546260D2" w14:textId="77777777" w:rsidR="00E72840" w:rsidRPr="00C00237" w:rsidRDefault="00E72840" w:rsidP="00051594">
            <w:pPr>
              <w:widowControl/>
              <w:jc w:val="center"/>
              <w:rPr>
                <w:rFonts w:ascii="標楷體" w:eastAsia="標楷體" w:hAnsi="標楷體" w:cs="新細明體"/>
                <w:kern w:val="0"/>
                <w:szCs w:val="24"/>
              </w:rPr>
            </w:pPr>
            <w:ins w:id="376" w:author="蔡咏霖" w:date="2025-02-06T09:30:00Z">
              <w:r w:rsidRPr="00C00237">
                <w:rPr>
                  <w:rFonts w:ascii="標楷體" w:eastAsia="標楷體" w:hAnsi="標楷體" w:cs="新細明體" w:hint="eastAsia"/>
                  <w:kern w:val="0"/>
                  <w:szCs w:val="24"/>
                </w:rPr>
                <w:t>電</w:t>
              </w:r>
            </w:ins>
          </w:p>
        </w:tc>
        <w:tc>
          <w:tcPr>
            <w:tcW w:w="1369" w:type="dxa"/>
            <w:noWrap/>
            <w:hideMark/>
          </w:tcPr>
          <w:p w14:paraId="5D293D37" w14:textId="77777777" w:rsidR="00E72840" w:rsidRPr="00C00237" w:rsidRDefault="00E72840" w:rsidP="00051594">
            <w:pPr>
              <w:widowControl/>
              <w:jc w:val="center"/>
              <w:rPr>
                <w:rFonts w:ascii="標楷體" w:eastAsia="標楷體" w:hAnsi="標楷體" w:cs="新細明體"/>
                <w:kern w:val="0"/>
                <w:szCs w:val="24"/>
              </w:rPr>
            </w:pPr>
            <w:ins w:id="377" w:author="蔡咏霖" w:date="2025-02-06T09:30:00Z">
              <w:r w:rsidRPr="00C00237">
                <w:rPr>
                  <w:rFonts w:ascii="標楷體" w:eastAsia="標楷體" w:hAnsi="標楷體" w:cs="新細明體" w:hint="eastAsia"/>
                  <w:kern w:val="0"/>
                  <w:szCs w:val="24"/>
                </w:rPr>
                <w:t>2025/1/27</w:t>
              </w:r>
            </w:ins>
          </w:p>
        </w:tc>
        <w:tc>
          <w:tcPr>
            <w:tcW w:w="816" w:type="dxa"/>
            <w:noWrap/>
            <w:hideMark/>
          </w:tcPr>
          <w:p w14:paraId="121E5A86" w14:textId="77777777" w:rsidR="00E72840" w:rsidRPr="00C00237" w:rsidRDefault="00E72840" w:rsidP="00051594">
            <w:pPr>
              <w:widowControl/>
              <w:jc w:val="center"/>
              <w:rPr>
                <w:rFonts w:ascii="標楷體" w:eastAsia="標楷體" w:hAnsi="標楷體" w:cs="新細明體"/>
                <w:kern w:val="0"/>
                <w:szCs w:val="24"/>
              </w:rPr>
            </w:pPr>
            <w:ins w:id="378" w:author="蔡咏霖" w:date="2025-02-06T09:30:00Z">
              <w:r w:rsidRPr="00C00237">
                <w:rPr>
                  <w:rFonts w:ascii="標楷體" w:eastAsia="標楷體" w:hAnsi="標楷體" w:cs="新細明體" w:hint="eastAsia"/>
                  <w:kern w:val="0"/>
                  <w:szCs w:val="24"/>
                </w:rPr>
                <w:t>10:22</w:t>
              </w:r>
            </w:ins>
          </w:p>
        </w:tc>
        <w:tc>
          <w:tcPr>
            <w:tcW w:w="4194" w:type="dxa"/>
            <w:hideMark/>
          </w:tcPr>
          <w:p w14:paraId="31837D9A" w14:textId="77777777" w:rsidR="00E72840" w:rsidRPr="00C00237" w:rsidRDefault="00E72840" w:rsidP="00051594">
            <w:pPr>
              <w:widowControl/>
              <w:rPr>
                <w:rFonts w:ascii="標楷體" w:eastAsia="標楷體" w:hAnsi="標楷體" w:cs="新細明體"/>
                <w:kern w:val="0"/>
                <w:szCs w:val="24"/>
              </w:rPr>
            </w:pPr>
            <w:ins w:id="379" w:author="蔡咏霖" w:date="2025-02-06T09:30:00Z">
              <w:r w:rsidRPr="00C00237">
                <w:rPr>
                  <w:rFonts w:ascii="標楷體" w:eastAsia="標楷體" w:hAnsi="標楷體" w:cs="新細明體" w:hint="eastAsia"/>
                  <w:kern w:val="0"/>
                  <w:szCs w:val="24"/>
                </w:rPr>
                <w:t>北館A區2F咖啡藝廊外走道筒燈不亮</w:t>
              </w:r>
            </w:ins>
          </w:p>
        </w:tc>
        <w:tc>
          <w:tcPr>
            <w:tcW w:w="1559" w:type="dxa"/>
            <w:noWrap/>
            <w:hideMark/>
          </w:tcPr>
          <w:p w14:paraId="1C765C42" w14:textId="77777777" w:rsidR="00E72840" w:rsidRPr="00C00237" w:rsidRDefault="00E72840" w:rsidP="00051594">
            <w:pPr>
              <w:widowControl/>
              <w:rPr>
                <w:rFonts w:ascii="標楷體" w:eastAsia="標楷體" w:hAnsi="標楷體" w:cs="新細明體"/>
                <w:kern w:val="0"/>
                <w:szCs w:val="24"/>
              </w:rPr>
            </w:pPr>
            <w:ins w:id="380" w:author="蔡咏霖" w:date="2025-02-06T09:30:00Z">
              <w:r w:rsidRPr="00C00237">
                <w:rPr>
                  <w:rFonts w:ascii="標楷體" w:eastAsia="標楷體" w:hAnsi="標楷體" w:cs="新細明體" w:hint="eastAsia"/>
                  <w:kern w:val="0"/>
                  <w:szCs w:val="24"/>
                </w:rPr>
                <w:t>01/27 完成</w:t>
              </w:r>
            </w:ins>
          </w:p>
        </w:tc>
      </w:tr>
      <w:tr w:rsidR="00E72840" w:rsidRPr="00C00237" w14:paraId="31688227" w14:textId="77777777" w:rsidTr="00E72840">
        <w:trPr>
          <w:trHeight w:val="324"/>
          <w:jc w:val="center"/>
        </w:trPr>
        <w:tc>
          <w:tcPr>
            <w:tcW w:w="704" w:type="dxa"/>
            <w:noWrap/>
            <w:hideMark/>
          </w:tcPr>
          <w:p w14:paraId="2BDC47B6" w14:textId="77777777" w:rsidR="00E72840" w:rsidRPr="00C00237" w:rsidRDefault="00E72840" w:rsidP="00051594">
            <w:pPr>
              <w:widowControl/>
              <w:jc w:val="center"/>
              <w:rPr>
                <w:rFonts w:ascii="標楷體" w:eastAsia="標楷體" w:hAnsi="標楷體" w:cs="新細明體"/>
                <w:kern w:val="0"/>
                <w:szCs w:val="24"/>
              </w:rPr>
            </w:pPr>
            <w:ins w:id="381" w:author="蔡咏霖" w:date="2025-02-06T09:30:00Z">
              <w:r w:rsidRPr="00C00237">
                <w:rPr>
                  <w:rFonts w:ascii="標楷體" w:eastAsia="標楷體" w:hAnsi="標楷體" w:cs="新細明體" w:hint="eastAsia"/>
                  <w:kern w:val="0"/>
                  <w:szCs w:val="24"/>
                </w:rPr>
                <w:t>電</w:t>
              </w:r>
            </w:ins>
          </w:p>
        </w:tc>
        <w:tc>
          <w:tcPr>
            <w:tcW w:w="1369" w:type="dxa"/>
            <w:noWrap/>
            <w:hideMark/>
          </w:tcPr>
          <w:p w14:paraId="3CB7D454" w14:textId="77777777" w:rsidR="00E72840" w:rsidRPr="00C00237" w:rsidRDefault="00E72840" w:rsidP="00051594">
            <w:pPr>
              <w:widowControl/>
              <w:jc w:val="center"/>
              <w:rPr>
                <w:rFonts w:ascii="標楷體" w:eastAsia="標楷體" w:hAnsi="標楷體" w:cs="新細明體"/>
                <w:kern w:val="0"/>
                <w:szCs w:val="24"/>
              </w:rPr>
            </w:pPr>
            <w:ins w:id="382" w:author="蔡咏霖" w:date="2025-02-06T09:30:00Z">
              <w:r w:rsidRPr="00C00237">
                <w:rPr>
                  <w:rFonts w:ascii="標楷體" w:eastAsia="標楷體" w:hAnsi="標楷體" w:cs="新細明體" w:hint="eastAsia"/>
                  <w:kern w:val="0"/>
                  <w:szCs w:val="24"/>
                </w:rPr>
                <w:t>2025/1/27</w:t>
              </w:r>
            </w:ins>
          </w:p>
        </w:tc>
        <w:tc>
          <w:tcPr>
            <w:tcW w:w="816" w:type="dxa"/>
            <w:noWrap/>
            <w:hideMark/>
          </w:tcPr>
          <w:p w14:paraId="735971BB" w14:textId="77777777" w:rsidR="00E72840" w:rsidRPr="00C00237" w:rsidRDefault="00E72840" w:rsidP="00051594">
            <w:pPr>
              <w:widowControl/>
              <w:jc w:val="center"/>
              <w:rPr>
                <w:rFonts w:ascii="標楷體" w:eastAsia="標楷體" w:hAnsi="標楷體" w:cs="新細明體"/>
                <w:kern w:val="0"/>
                <w:szCs w:val="24"/>
              </w:rPr>
            </w:pPr>
            <w:ins w:id="383" w:author="蔡咏霖" w:date="2025-02-06T09:30:00Z">
              <w:r w:rsidRPr="00C00237">
                <w:rPr>
                  <w:rFonts w:ascii="標楷體" w:eastAsia="標楷體" w:hAnsi="標楷體" w:cs="新細明體" w:hint="eastAsia"/>
                  <w:kern w:val="0"/>
                  <w:szCs w:val="24"/>
                </w:rPr>
                <w:t>03:25</w:t>
              </w:r>
            </w:ins>
          </w:p>
        </w:tc>
        <w:tc>
          <w:tcPr>
            <w:tcW w:w="4194" w:type="dxa"/>
            <w:hideMark/>
          </w:tcPr>
          <w:p w14:paraId="496CFD42" w14:textId="77777777" w:rsidR="00E72840" w:rsidRPr="00C00237" w:rsidRDefault="00E72840" w:rsidP="00051594">
            <w:pPr>
              <w:widowControl/>
              <w:rPr>
                <w:rFonts w:ascii="標楷體" w:eastAsia="標楷體" w:hAnsi="標楷體" w:cs="新細明體"/>
                <w:kern w:val="0"/>
                <w:szCs w:val="24"/>
              </w:rPr>
            </w:pPr>
            <w:ins w:id="384" w:author="蔡咏霖" w:date="2025-02-06T09:30:00Z">
              <w:r w:rsidRPr="00C00237">
                <w:rPr>
                  <w:rFonts w:ascii="標楷體" w:eastAsia="標楷體" w:hAnsi="標楷體" w:cs="新細明體" w:hint="eastAsia"/>
                  <w:kern w:val="0"/>
                  <w:szCs w:val="24"/>
                </w:rPr>
                <w:t>北館A區1F客梯A2待乘區筒燈不亮</w:t>
              </w:r>
            </w:ins>
          </w:p>
        </w:tc>
        <w:tc>
          <w:tcPr>
            <w:tcW w:w="1559" w:type="dxa"/>
            <w:noWrap/>
            <w:hideMark/>
          </w:tcPr>
          <w:p w14:paraId="753C9D39" w14:textId="77777777" w:rsidR="00E72840" w:rsidRPr="00C00237" w:rsidRDefault="00E72840" w:rsidP="00051594">
            <w:pPr>
              <w:widowControl/>
              <w:rPr>
                <w:rFonts w:ascii="標楷體" w:eastAsia="標楷體" w:hAnsi="標楷體" w:cs="新細明體"/>
                <w:kern w:val="0"/>
                <w:szCs w:val="24"/>
              </w:rPr>
            </w:pPr>
            <w:ins w:id="385" w:author="蔡咏霖" w:date="2025-02-06T09:30:00Z">
              <w:r w:rsidRPr="00C00237">
                <w:rPr>
                  <w:rFonts w:ascii="標楷體" w:eastAsia="標楷體" w:hAnsi="標楷體" w:cs="新細明體" w:hint="eastAsia"/>
                  <w:kern w:val="0"/>
                  <w:szCs w:val="24"/>
                </w:rPr>
                <w:t>01/27 完成</w:t>
              </w:r>
            </w:ins>
          </w:p>
        </w:tc>
      </w:tr>
      <w:tr w:rsidR="00E72840" w:rsidRPr="00C00237" w14:paraId="19DA6B35" w14:textId="77777777" w:rsidTr="00E72840">
        <w:trPr>
          <w:trHeight w:val="324"/>
          <w:jc w:val="center"/>
        </w:trPr>
        <w:tc>
          <w:tcPr>
            <w:tcW w:w="704" w:type="dxa"/>
            <w:noWrap/>
            <w:hideMark/>
          </w:tcPr>
          <w:p w14:paraId="1155E21F" w14:textId="77777777" w:rsidR="00E72840" w:rsidRPr="00C00237" w:rsidRDefault="00E72840" w:rsidP="00051594">
            <w:pPr>
              <w:widowControl/>
              <w:jc w:val="center"/>
              <w:rPr>
                <w:rFonts w:ascii="標楷體" w:eastAsia="標楷體" w:hAnsi="標楷體" w:cs="新細明體"/>
                <w:kern w:val="0"/>
                <w:szCs w:val="24"/>
              </w:rPr>
            </w:pPr>
            <w:ins w:id="386" w:author="蔡咏霖" w:date="2025-02-06T09:30:00Z">
              <w:r w:rsidRPr="00C00237">
                <w:rPr>
                  <w:rFonts w:ascii="標楷體" w:eastAsia="標楷體" w:hAnsi="標楷體" w:cs="新細明體" w:hint="eastAsia"/>
                  <w:kern w:val="0"/>
                  <w:szCs w:val="24"/>
                </w:rPr>
                <w:t>電</w:t>
              </w:r>
            </w:ins>
          </w:p>
        </w:tc>
        <w:tc>
          <w:tcPr>
            <w:tcW w:w="1369" w:type="dxa"/>
            <w:noWrap/>
            <w:hideMark/>
          </w:tcPr>
          <w:p w14:paraId="26D06B79" w14:textId="77777777" w:rsidR="00E72840" w:rsidRPr="00C00237" w:rsidRDefault="00E72840" w:rsidP="00051594">
            <w:pPr>
              <w:widowControl/>
              <w:jc w:val="center"/>
              <w:rPr>
                <w:rFonts w:ascii="標楷體" w:eastAsia="標楷體" w:hAnsi="標楷體" w:cs="新細明體"/>
                <w:kern w:val="0"/>
                <w:szCs w:val="24"/>
              </w:rPr>
            </w:pPr>
            <w:ins w:id="387" w:author="蔡咏霖" w:date="2025-02-06T09:30:00Z">
              <w:r w:rsidRPr="00C00237">
                <w:rPr>
                  <w:rFonts w:ascii="標楷體" w:eastAsia="標楷體" w:hAnsi="標楷體" w:cs="新細明體" w:hint="eastAsia"/>
                  <w:kern w:val="0"/>
                  <w:szCs w:val="24"/>
                </w:rPr>
                <w:t>2025/1/27</w:t>
              </w:r>
            </w:ins>
          </w:p>
        </w:tc>
        <w:tc>
          <w:tcPr>
            <w:tcW w:w="816" w:type="dxa"/>
            <w:noWrap/>
            <w:hideMark/>
          </w:tcPr>
          <w:p w14:paraId="24B7BAE1" w14:textId="77777777" w:rsidR="00E72840" w:rsidRPr="00C00237" w:rsidRDefault="00E72840" w:rsidP="00051594">
            <w:pPr>
              <w:widowControl/>
              <w:jc w:val="center"/>
              <w:rPr>
                <w:rFonts w:ascii="標楷體" w:eastAsia="標楷體" w:hAnsi="標楷體" w:cs="新細明體"/>
                <w:kern w:val="0"/>
                <w:szCs w:val="24"/>
              </w:rPr>
            </w:pPr>
            <w:ins w:id="388" w:author="蔡咏霖" w:date="2025-02-06T09:30:00Z">
              <w:r w:rsidRPr="00C00237">
                <w:rPr>
                  <w:rFonts w:ascii="標楷體" w:eastAsia="標楷體" w:hAnsi="標楷體" w:cs="新細明體" w:hint="eastAsia"/>
                  <w:kern w:val="0"/>
                  <w:szCs w:val="24"/>
                </w:rPr>
                <w:t>03:26</w:t>
              </w:r>
            </w:ins>
          </w:p>
        </w:tc>
        <w:tc>
          <w:tcPr>
            <w:tcW w:w="4194" w:type="dxa"/>
            <w:hideMark/>
          </w:tcPr>
          <w:p w14:paraId="37890CE0" w14:textId="77777777" w:rsidR="00E72840" w:rsidRPr="00C00237" w:rsidRDefault="00E72840" w:rsidP="00051594">
            <w:pPr>
              <w:widowControl/>
              <w:rPr>
                <w:rFonts w:ascii="標楷體" w:eastAsia="標楷體" w:hAnsi="標楷體" w:cs="新細明體"/>
                <w:kern w:val="0"/>
                <w:szCs w:val="24"/>
              </w:rPr>
            </w:pPr>
            <w:ins w:id="389" w:author="蔡咏霖" w:date="2025-02-06T09:30:00Z">
              <w:r w:rsidRPr="00C00237">
                <w:rPr>
                  <w:rFonts w:ascii="標楷體" w:eastAsia="標楷體" w:hAnsi="標楷體" w:cs="新細明體" w:hint="eastAsia"/>
                  <w:kern w:val="0"/>
                  <w:szCs w:val="24"/>
                </w:rPr>
                <w:t>北館B區B1F水電辦公室日光燈不亮</w:t>
              </w:r>
            </w:ins>
          </w:p>
        </w:tc>
        <w:tc>
          <w:tcPr>
            <w:tcW w:w="1559" w:type="dxa"/>
            <w:noWrap/>
            <w:hideMark/>
          </w:tcPr>
          <w:p w14:paraId="1FBFBDA0" w14:textId="77777777" w:rsidR="00E72840" w:rsidRPr="00C00237" w:rsidRDefault="00E72840" w:rsidP="00051594">
            <w:pPr>
              <w:widowControl/>
              <w:rPr>
                <w:rFonts w:ascii="標楷體" w:eastAsia="標楷體" w:hAnsi="標楷體" w:cs="新細明體"/>
                <w:kern w:val="0"/>
                <w:szCs w:val="24"/>
              </w:rPr>
            </w:pPr>
            <w:ins w:id="390" w:author="蔡咏霖" w:date="2025-02-06T09:30:00Z">
              <w:r w:rsidRPr="00C00237">
                <w:rPr>
                  <w:rFonts w:ascii="標楷體" w:eastAsia="標楷體" w:hAnsi="標楷體" w:cs="新細明體" w:hint="eastAsia"/>
                  <w:kern w:val="0"/>
                  <w:szCs w:val="24"/>
                </w:rPr>
                <w:t>01/27 完成</w:t>
              </w:r>
            </w:ins>
          </w:p>
        </w:tc>
      </w:tr>
      <w:tr w:rsidR="00E72840" w:rsidRPr="00C00237" w14:paraId="05CF07C4" w14:textId="77777777" w:rsidTr="00E72840">
        <w:trPr>
          <w:trHeight w:val="324"/>
          <w:jc w:val="center"/>
        </w:trPr>
        <w:tc>
          <w:tcPr>
            <w:tcW w:w="704" w:type="dxa"/>
            <w:noWrap/>
            <w:hideMark/>
          </w:tcPr>
          <w:p w14:paraId="6B4FA00D" w14:textId="77777777" w:rsidR="00E72840" w:rsidRPr="00C00237" w:rsidRDefault="00E72840" w:rsidP="00051594">
            <w:pPr>
              <w:widowControl/>
              <w:jc w:val="center"/>
              <w:rPr>
                <w:rFonts w:ascii="標楷體" w:eastAsia="標楷體" w:hAnsi="標楷體" w:cs="新細明體"/>
                <w:kern w:val="0"/>
                <w:szCs w:val="24"/>
              </w:rPr>
            </w:pPr>
            <w:ins w:id="391" w:author="蔡咏霖" w:date="2025-02-06T09:30:00Z">
              <w:r w:rsidRPr="00C00237">
                <w:rPr>
                  <w:rFonts w:ascii="標楷體" w:eastAsia="標楷體" w:hAnsi="標楷體" w:cs="新細明體" w:hint="eastAsia"/>
                  <w:kern w:val="0"/>
                  <w:szCs w:val="24"/>
                </w:rPr>
                <w:t>電</w:t>
              </w:r>
            </w:ins>
          </w:p>
        </w:tc>
        <w:tc>
          <w:tcPr>
            <w:tcW w:w="1369" w:type="dxa"/>
            <w:noWrap/>
            <w:hideMark/>
          </w:tcPr>
          <w:p w14:paraId="68BBFDB8" w14:textId="77777777" w:rsidR="00E72840" w:rsidRPr="00C00237" w:rsidRDefault="00E72840" w:rsidP="00051594">
            <w:pPr>
              <w:widowControl/>
              <w:jc w:val="center"/>
              <w:rPr>
                <w:rFonts w:ascii="標楷體" w:eastAsia="標楷體" w:hAnsi="標楷體" w:cs="新細明體"/>
                <w:kern w:val="0"/>
                <w:szCs w:val="24"/>
              </w:rPr>
            </w:pPr>
            <w:ins w:id="392" w:author="蔡咏霖" w:date="2025-02-06T09:30:00Z">
              <w:r w:rsidRPr="00C00237">
                <w:rPr>
                  <w:rFonts w:ascii="標楷體" w:eastAsia="標楷體" w:hAnsi="標楷體" w:cs="新細明體" w:hint="eastAsia"/>
                  <w:kern w:val="0"/>
                  <w:szCs w:val="24"/>
                </w:rPr>
                <w:t>2025/2/1</w:t>
              </w:r>
            </w:ins>
          </w:p>
        </w:tc>
        <w:tc>
          <w:tcPr>
            <w:tcW w:w="816" w:type="dxa"/>
            <w:noWrap/>
            <w:hideMark/>
          </w:tcPr>
          <w:p w14:paraId="0F01645F" w14:textId="77777777" w:rsidR="00E72840" w:rsidRPr="00C00237" w:rsidRDefault="00E72840" w:rsidP="00051594">
            <w:pPr>
              <w:widowControl/>
              <w:jc w:val="center"/>
              <w:rPr>
                <w:rFonts w:ascii="標楷體" w:eastAsia="標楷體" w:hAnsi="標楷體" w:cs="新細明體"/>
                <w:kern w:val="0"/>
                <w:szCs w:val="24"/>
              </w:rPr>
            </w:pPr>
            <w:ins w:id="393" w:author="蔡咏霖" w:date="2025-02-06T09:30:00Z">
              <w:r w:rsidRPr="00C00237">
                <w:rPr>
                  <w:rFonts w:ascii="標楷體" w:eastAsia="標楷體" w:hAnsi="標楷體" w:cs="新細明體" w:hint="eastAsia"/>
                  <w:kern w:val="0"/>
                  <w:szCs w:val="24"/>
                </w:rPr>
                <w:t>03:41</w:t>
              </w:r>
            </w:ins>
          </w:p>
        </w:tc>
        <w:tc>
          <w:tcPr>
            <w:tcW w:w="4194" w:type="dxa"/>
            <w:hideMark/>
          </w:tcPr>
          <w:p w14:paraId="437452E6" w14:textId="77777777" w:rsidR="00E72840" w:rsidRPr="00C00237" w:rsidRDefault="00E72840" w:rsidP="00051594">
            <w:pPr>
              <w:widowControl/>
              <w:rPr>
                <w:rFonts w:ascii="標楷體" w:eastAsia="標楷體" w:hAnsi="標楷體" w:cs="新細明體"/>
                <w:kern w:val="0"/>
                <w:szCs w:val="24"/>
              </w:rPr>
            </w:pPr>
            <w:ins w:id="394" w:author="蔡咏霖" w:date="2025-02-06T09:30:00Z">
              <w:r w:rsidRPr="00C00237">
                <w:rPr>
                  <w:rFonts w:ascii="標楷體" w:eastAsia="標楷體" w:hAnsi="標楷體" w:cs="新細明體" w:hint="eastAsia"/>
                  <w:kern w:val="0"/>
                  <w:szCs w:val="24"/>
                </w:rPr>
                <w:t>北館F區B1F餐廳騎樓筒燈燈座鬆脫</w:t>
              </w:r>
            </w:ins>
          </w:p>
        </w:tc>
        <w:tc>
          <w:tcPr>
            <w:tcW w:w="1559" w:type="dxa"/>
            <w:noWrap/>
            <w:hideMark/>
          </w:tcPr>
          <w:p w14:paraId="609D18D8" w14:textId="77777777" w:rsidR="00E72840" w:rsidRPr="00C00237" w:rsidRDefault="00E72840" w:rsidP="00051594">
            <w:pPr>
              <w:widowControl/>
              <w:rPr>
                <w:rFonts w:ascii="標楷體" w:eastAsia="標楷體" w:hAnsi="標楷體" w:cs="新細明體"/>
                <w:kern w:val="0"/>
                <w:szCs w:val="24"/>
              </w:rPr>
            </w:pPr>
            <w:ins w:id="395" w:author="蔡咏霖" w:date="2025-02-06T09:30:00Z">
              <w:r w:rsidRPr="00C00237">
                <w:rPr>
                  <w:rFonts w:ascii="標楷體" w:eastAsia="標楷體" w:hAnsi="標楷體" w:cs="新細明體" w:hint="eastAsia"/>
                  <w:kern w:val="0"/>
                  <w:szCs w:val="24"/>
                </w:rPr>
                <w:t>02/01 完成</w:t>
              </w:r>
            </w:ins>
          </w:p>
        </w:tc>
      </w:tr>
      <w:tr w:rsidR="00E72840" w:rsidRPr="00C00237" w14:paraId="30510074" w14:textId="77777777" w:rsidTr="00E72840">
        <w:trPr>
          <w:trHeight w:val="324"/>
          <w:jc w:val="center"/>
        </w:trPr>
        <w:tc>
          <w:tcPr>
            <w:tcW w:w="704" w:type="dxa"/>
            <w:noWrap/>
            <w:hideMark/>
          </w:tcPr>
          <w:p w14:paraId="72698FE4" w14:textId="77777777" w:rsidR="00E72840" w:rsidRPr="00C00237" w:rsidRDefault="00E72840" w:rsidP="00051594">
            <w:pPr>
              <w:widowControl/>
              <w:jc w:val="center"/>
              <w:rPr>
                <w:rFonts w:ascii="標楷體" w:eastAsia="標楷體" w:hAnsi="標楷體" w:cs="新細明體"/>
                <w:kern w:val="0"/>
                <w:szCs w:val="24"/>
              </w:rPr>
            </w:pPr>
            <w:ins w:id="396" w:author="蔡咏霖" w:date="2025-02-06T09:30:00Z">
              <w:r w:rsidRPr="00C00237">
                <w:rPr>
                  <w:rFonts w:ascii="標楷體" w:eastAsia="標楷體" w:hAnsi="標楷體" w:cs="新細明體" w:hint="eastAsia"/>
                  <w:kern w:val="0"/>
                  <w:szCs w:val="24"/>
                </w:rPr>
                <w:t>電</w:t>
              </w:r>
            </w:ins>
          </w:p>
        </w:tc>
        <w:tc>
          <w:tcPr>
            <w:tcW w:w="1369" w:type="dxa"/>
            <w:noWrap/>
            <w:hideMark/>
          </w:tcPr>
          <w:p w14:paraId="56C205AD" w14:textId="77777777" w:rsidR="00E72840" w:rsidRPr="00C00237" w:rsidRDefault="00E72840" w:rsidP="00051594">
            <w:pPr>
              <w:widowControl/>
              <w:jc w:val="center"/>
              <w:rPr>
                <w:rFonts w:ascii="標楷體" w:eastAsia="標楷體" w:hAnsi="標楷體" w:cs="新細明體"/>
                <w:kern w:val="0"/>
                <w:szCs w:val="24"/>
              </w:rPr>
            </w:pPr>
            <w:ins w:id="397" w:author="蔡咏霖" w:date="2025-02-06T09:30:00Z">
              <w:r w:rsidRPr="00C00237">
                <w:rPr>
                  <w:rFonts w:ascii="標楷體" w:eastAsia="標楷體" w:hAnsi="標楷體" w:cs="新細明體" w:hint="eastAsia"/>
                  <w:kern w:val="0"/>
                  <w:szCs w:val="24"/>
                </w:rPr>
                <w:t>2025/2/1</w:t>
              </w:r>
            </w:ins>
          </w:p>
        </w:tc>
        <w:tc>
          <w:tcPr>
            <w:tcW w:w="816" w:type="dxa"/>
            <w:noWrap/>
            <w:hideMark/>
          </w:tcPr>
          <w:p w14:paraId="6C60B4C2" w14:textId="77777777" w:rsidR="00E72840" w:rsidRPr="00C00237" w:rsidRDefault="00E72840" w:rsidP="00051594">
            <w:pPr>
              <w:widowControl/>
              <w:jc w:val="center"/>
              <w:rPr>
                <w:rFonts w:ascii="標楷體" w:eastAsia="標楷體" w:hAnsi="標楷體" w:cs="新細明體"/>
                <w:kern w:val="0"/>
                <w:szCs w:val="24"/>
              </w:rPr>
            </w:pPr>
            <w:ins w:id="398" w:author="蔡咏霖" w:date="2025-02-06T09:30:00Z">
              <w:r w:rsidRPr="00C00237">
                <w:rPr>
                  <w:rFonts w:ascii="標楷體" w:eastAsia="標楷體" w:hAnsi="標楷體" w:cs="新細明體" w:hint="eastAsia"/>
                  <w:kern w:val="0"/>
                  <w:szCs w:val="24"/>
                </w:rPr>
                <w:t>03:47</w:t>
              </w:r>
            </w:ins>
          </w:p>
        </w:tc>
        <w:tc>
          <w:tcPr>
            <w:tcW w:w="4194" w:type="dxa"/>
            <w:hideMark/>
          </w:tcPr>
          <w:p w14:paraId="55035A6E" w14:textId="77777777" w:rsidR="00E72840" w:rsidRPr="00C00237" w:rsidRDefault="00E72840" w:rsidP="00051594">
            <w:pPr>
              <w:widowControl/>
              <w:rPr>
                <w:rFonts w:ascii="標楷體" w:eastAsia="標楷體" w:hAnsi="標楷體" w:cs="新細明體"/>
                <w:kern w:val="0"/>
                <w:szCs w:val="24"/>
              </w:rPr>
            </w:pPr>
            <w:ins w:id="399" w:author="蔡咏霖" w:date="2025-02-06T09:30:00Z">
              <w:r w:rsidRPr="00C00237">
                <w:rPr>
                  <w:rFonts w:ascii="標楷體" w:eastAsia="標楷體" w:hAnsi="標楷體" w:cs="新細明體" w:hint="eastAsia"/>
                  <w:kern w:val="0"/>
                  <w:szCs w:val="24"/>
                </w:rPr>
                <w:t>北館D區1F靠C側D客梯旁樓層簡介投射燈不亮</w:t>
              </w:r>
            </w:ins>
          </w:p>
        </w:tc>
        <w:tc>
          <w:tcPr>
            <w:tcW w:w="1559" w:type="dxa"/>
            <w:noWrap/>
            <w:hideMark/>
          </w:tcPr>
          <w:p w14:paraId="7CB113C9" w14:textId="77777777" w:rsidR="00E72840" w:rsidRPr="00C00237" w:rsidRDefault="00E72840" w:rsidP="00051594">
            <w:pPr>
              <w:widowControl/>
              <w:rPr>
                <w:rFonts w:ascii="標楷體" w:eastAsia="標楷體" w:hAnsi="標楷體" w:cs="新細明體"/>
                <w:kern w:val="0"/>
                <w:szCs w:val="24"/>
              </w:rPr>
            </w:pPr>
            <w:ins w:id="400" w:author="蔡咏霖" w:date="2025-02-06T09:30:00Z">
              <w:r w:rsidRPr="00C00237">
                <w:rPr>
                  <w:rFonts w:ascii="標楷體" w:eastAsia="標楷體" w:hAnsi="標楷體" w:cs="新細明體" w:hint="eastAsia"/>
                  <w:kern w:val="0"/>
                  <w:szCs w:val="24"/>
                </w:rPr>
                <w:t>02/01 完成</w:t>
              </w:r>
            </w:ins>
          </w:p>
        </w:tc>
      </w:tr>
      <w:tr w:rsidR="00E72840" w:rsidRPr="00C00237" w14:paraId="6BF6ADCE" w14:textId="77777777" w:rsidTr="00E72840">
        <w:trPr>
          <w:trHeight w:val="324"/>
          <w:jc w:val="center"/>
        </w:trPr>
        <w:tc>
          <w:tcPr>
            <w:tcW w:w="704" w:type="dxa"/>
            <w:noWrap/>
            <w:hideMark/>
          </w:tcPr>
          <w:p w14:paraId="2E8B347D" w14:textId="77777777" w:rsidR="00E72840" w:rsidRPr="00C00237" w:rsidRDefault="00E72840" w:rsidP="00051594">
            <w:pPr>
              <w:widowControl/>
              <w:jc w:val="center"/>
              <w:rPr>
                <w:rFonts w:ascii="標楷體" w:eastAsia="標楷體" w:hAnsi="標楷體" w:cs="新細明體"/>
                <w:kern w:val="0"/>
                <w:szCs w:val="24"/>
              </w:rPr>
            </w:pPr>
            <w:ins w:id="401" w:author="蔡咏霖" w:date="2025-02-06T09:30:00Z">
              <w:r w:rsidRPr="00C00237">
                <w:rPr>
                  <w:rFonts w:ascii="標楷體" w:eastAsia="標楷體" w:hAnsi="標楷體" w:cs="新細明體" w:hint="eastAsia"/>
                  <w:kern w:val="0"/>
                  <w:szCs w:val="24"/>
                </w:rPr>
                <w:t>電</w:t>
              </w:r>
            </w:ins>
          </w:p>
        </w:tc>
        <w:tc>
          <w:tcPr>
            <w:tcW w:w="1369" w:type="dxa"/>
            <w:noWrap/>
            <w:hideMark/>
          </w:tcPr>
          <w:p w14:paraId="2D696ACA" w14:textId="77777777" w:rsidR="00E72840" w:rsidRPr="00C00237" w:rsidRDefault="00E72840" w:rsidP="00051594">
            <w:pPr>
              <w:widowControl/>
              <w:jc w:val="center"/>
              <w:rPr>
                <w:rFonts w:ascii="標楷體" w:eastAsia="標楷體" w:hAnsi="標楷體" w:cs="新細明體"/>
                <w:kern w:val="0"/>
                <w:szCs w:val="24"/>
              </w:rPr>
            </w:pPr>
            <w:ins w:id="402" w:author="蔡咏霖" w:date="2025-02-06T09:30:00Z">
              <w:r w:rsidRPr="00C00237">
                <w:rPr>
                  <w:rFonts w:ascii="標楷體" w:eastAsia="標楷體" w:hAnsi="標楷體" w:cs="新細明體" w:hint="eastAsia"/>
                  <w:kern w:val="0"/>
                  <w:szCs w:val="24"/>
                </w:rPr>
                <w:t>2025/2/2</w:t>
              </w:r>
            </w:ins>
          </w:p>
        </w:tc>
        <w:tc>
          <w:tcPr>
            <w:tcW w:w="816" w:type="dxa"/>
            <w:noWrap/>
            <w:hideMark/>
          </w:tcPr>
          <w:p w14:paraId="403296E2" w14:textId="77777777" w:rsidR="00E72840" w:rsidRPr="00C00237" w:rsidRDefault="00E72840" w:rsidP="00051594">
            <w:pPr>
              <w:widowControl/>
              <w:jc w:val="center"/>
              <w:rPr>
                <w:rFonts w:ascii="標楷體" w:eastAsia="標楷體" w:hAnsi="標楷體" w:cs="新細明體"/>
                <w:kern w:val="0"/>
                <w:szCs w:val="24"/>
              </w:rPr>
            </w:pPr>
            <w:ins w:id="403" w:author="蔡咏霖" w:date="2025-02-06T09:30:00Z">
              <w:r w:rsidRPr="00C00237">
                <w:rPr>
                  <w:rFonts w:ascii="標楷體" w:eastAsia="標楷體" w:hAnsi="標楷體" w:cs="新細明體" w:hint="eastAsia"/>
                  <w:kern w:val="0"/>
                  <w:szCs w:val="24"/>
                </w:rPr>
                <w:t>08:48</w:t>
              </w:r>
            </w:ins>
          </w:p>
        </w:tc>
        <w:tc>
          <w:tcPr>
            <w:tcW w:w="4194" w:type="dxa"/>
            <w:hideMark/>
          </w:tcPr>
          <w:p w14:paraId="6FD32B39" w14:textId="77777777" w:rsidR="00E72840" w:rsidRPr="00C00237" w:rsidRDefault="00E72840" w:rsidP="00051594">
            <w:pPr>
              <w:widowControl/>
              <w:rPr>
                <w:rFonts w:ascii="標楷體" w:eastAsia="標楷體" w:hAnsi="標楷體" w:cs="新細明體"/>
                <w:kern w:val="0"/>
                <w:szCs w:val="24"/>
              </w:rPr>
            </w:pPr>
            <w:ins w:id="404" w:author="蔡咏霖" w:date="2025-02-06T09:30:00Z">
              <w:r w:rsidRPr="00C00237">
                <w:rPr>
                  <w:rFonts w:ascii="標楷體" w:eastAsia="標楷體" w:hAnsi="標楷體" w:cs="新細明體" w:hint="eastAsia"/>
                  <w:kern w:val="0"/>
                  <w:szCs w:val="24"/>
                </w:rPr>
                <w:t>北館A區2F科技教育組辦公室日光燈不亮</w:t>
              </w:r>
            </w:ins>
          </w:p>
        </w:tc>
        <w:tc>
          <w:tcPr>
            <w:tcW w:w="1559" w:type="dxa"/>
            <w:noWrap/>
            <w:hideMark/>
          </w:tcPr>
          <w:p w14:paraId="132E22B8" w14:textId="77777777" w:rsidR="00E72840" w:rsidRPr="00C00237" w:rsidRDefault="00E72840" w:rsidP="00051594">
            <w:pPr>
              <w:widowControl/>
              <w:rPr>
                <w:rFonts w:ascii="標楷體" w:eastAsia="標楷體" w:hAnsi="標楷體" w:cs="新細明體"/>
                <w:kern w:val="0"/>
                <w:szCs w:val="24"/>
              </w:rPr>
            </w:pPr>
            <w:ins w:id="405" w:author="蔡咏霖" w:date="2025-02-06T09:30:00Z">
              <w:r w:rsidRPr="00C00237">
                <w:rPr>
                  <w:rFonts w:ascii="標楷體" w:eastAsia="標楷體" w:hAnsi="標楷體" w:cs="新細明體" w:hint="eastAsia"/>
                  <w:kern w:val="0"/>
                  <w:szCs w:val="24"/>
                </w:rPr>
                <w:t>02/02 完成</w:t>
              </w:r>
            </w:ins>
          </w:p>
        </w:tc>
      </w:tr>
      <w:tr w:rsidR="00E72840" w:rsidRPr="00C00237" w14:paraId="4533B4C2" w14:textId="77777777" w:rsidTr="00E72840">
        <w:trPr>
          <w:trHeight w:val="324"/>
          <w:jc w:val="center"/>
        </w:trPr>
        <w:tc>
          <w:tcPr>
            <w:tcW w:w="704" w:type="dxa"/>
            <w:noWrap/>
            <w:hideMark/>
          </w:tcPr>
          <w:p w14:paraId="7176A42E" w14:textId="77777777" w:rsidR="00E72840" w:rsidRPr="00C00237" w:rsidRDefault="00E72840" w:rsidP="00051594">
            <w:pPr>
              <w:widowControl/>
              <w:jc w:val="center"/>
              <w:rPr>
                <w:rFonts w:ascii="標楷體" w:eastAsia="標楷體" w:hAnsi="標楷體" w:cs="新細明體"/>
                <w:kern w:val="0"/>
                <w:szCs w:val="24"/>
              </w:rPr>
            </w:pPr>
            <w:ins w:id="406" w:author="蔡咏霖" w:date="2025-02-06T09:30:00Z">
              <w:r w:rsidRPr="00C00237">
                <w:rPr>
                  <w:rFonts w:ascii="標楷體" w:eastAsia="標楷體" w:hAnsi="標楷體" w:cs="新細明體" w:hint="eastAsia"/>
                  <w:kern w:val="0"/>
                  <w:szCs w:val="24"/>
                </w:rPr>
                <w:t>電</w:t>
              </w:r>
            </w:ins>
          </w:p>
        </w:tc>
        <w:tc>
          <w:tcPr>
            <w:tcW w:w="1369" w:type="dxa"/>
            <w:noWrap/>
            <w:hideMark/>
          </w:tcPr>
          <w:p w14:paraId="6F856BB9" w14:textId="77777777" w:rsidR="00E72840" w:rsidRPr="00C00237" w:rsidRDefault="00E72840" w:rsidP="00051594">
            <w:pPr>
              <w:widowControl/>
              <w:jc w:val="center"/>
              <w:rPr>
                <w:rFonts w:ascii="標楷體" w:eastAsia="標楷體" w:hAnsi="標楷體" w:cs="新細明體"/>
                <w:kern w:val="0"/>
                <w:szCs w:val="24"/>
              </w:rPr>
            </w:pPr>
            <w:ins w:id="407" w:author="蔡咏霖" w:date="2025-02-06T09:30:00Z">
              <w:r w:rsidRPr="00C00237">
                <w:rPr>
                  <w:rFonts w:ascii="標楷體" w:eastAsia="標楷體" w:hAnsi="標楷體" w:cs="新細明體" w:hint="eastAsia"/>
                  <w:kern w:val="0"/>
                  <w:szCs w:val="24"/>
                </w:rPr>
                <w:t>2025/2/2</w:t>
              </w:r>
            </w:ins>
          </w:p>
        </w:tc>
        <w:tc>
          <w:tcPr>
            <w:tcW w:w="816" w:type="dxa"/>
            <w:noWrap/>
            <w:hideMark/>
          </w:tcPr>
          <w:p w14:paraId="6C829183" w14:textId="77777777" w:rsidR="00E72840" w:rsidRPr="00C00237" w:rsidRDefault="00E72840" w:rsidP="00051594">
            <w:pPr>
              <w:widowControl/>
              <w:jc w:val="center"/>
              <w:rPr>
                <w:rFonts w:ascii="標楷體" w:eastAsia="標楷體" w:hAnsi="標楷體" w:cs="新細明體"/>
                <w:kern w:val="0"/>
                <w:szCs w:val="24"/>
              </w:rPr>
            </w:pPr>
            <w:ins w:id="408" w:author="蔡咏霖" w:date="2025-02-06T09:30:00Z">
              <w:r w:rsidRPr="00C00237">
                <w:rPr>
                  <w:rFonts w:ascii="標楷體" w:eastAsia="標楷體" w:hAnsi="標楷體" w:cs="新細明體" w:hint="eastAsia"/>
                  <w:kern w:val="0"/>
                  <w:szCs w:val="24"/>
                </w:rPr>
                <w:t>10:48</w:t>
              </w:r>
            </w:ins>
          </w:p>
        </w:tc>
        <w:tc>
          <w:tcPr>
            <w:tcW w:w="4194" w:type="dxa"/>
            <w:hideMark/>
          </w:tcPr>
          <w:p w14:paraId="681551CA" w14:textId="77777777" w:rsidR="00E72840" w:rsidRPr="00C00237" w:rsidRDefault="00E72840" w:rsidP="00051594">
            <w:pPr>
              <w:widowControl/>
              <w:rPr>
                <w:rFonts w:ascii="標楷體" w:eastAsia="標楷體" w:hAnsi="標楷體" w:cs="新細明體"/>
                <w:kern w:val="0"/>
                <w:szCs w:val="24"/>
              </w:rPr>
            </w:pPr>
            <w:ins w:id="409" w:author="蔡咏霖" w:date="2025-02-06T09:30:00Z">
              <w:r w:rsidRPr="00C00237">
                <w:rPr>
                  <w:rFonts w:ascii="標楷體" w:eastAsia="標楷體" w:hAnsi="標楷體" w:cs="新細明體" w:hint="eastAsia"/>
                  <w:kern w:val="0"/>
                  <w:szCs w:val="24"/>
                </w:rPr>
                <w:t>北館I區B1F劇院廣場路燈第05迴路不亮</w:t>
              </w:r>
            </w:ins>
          </w:p>
        </w:tc>
        <w:tc>
          <w:tcPr>
            <w:tcW w:w="1559" w:type="dxa"/>
            <w:noWrap/>
            <w:hideMark/>
          </w:tcPr>
          <w:p w14:paraId="14EF8E53" w14:textId="77777777" w:rsidR="00E72840" w:rsidRPr="00C00237" w:rsidRDefault="00E72840" w:rsidP="00051594">
            <w:pPr>
              <w:widowControl/>
              <w:rPr>
                <w:rFonts w:ascii="標楷體" w:eastAsia="標楷體" w:hAnsi="標楷體" w:cs="新細明體"/>
                <w:kern w:val="0"/>
                <w:szCs w:val="24"/>
              </w:rPr>
            </w:pPr>
            <w:ins w:id="410" w:author="蔡咏霖" w:date="2025-02-06T09:30:00Z">
              <w:r w:rsidRPr="00C00237">
                <w:rPr>
                  <w:rFonts w:ascii="標楷體" w:eastAsia="標楷體" w:hAnsi="標楷體" w:cs="新細明體" w:hint="eastAsia"/>
                  <w:kern w:val="0"/>
                  <w:szCs w:val="24"/>
                </w:rPr>
                <w:t>02/02 完成</w:t>
              </w:r>
            </w:ins>
          </w:p>
        </w:tc>
      </w:tr>
      <w:tr w:rsidR="00E72840" w:rsidRPr="00C00237" w14:paraId="5F5998D1" w14:textId="77777777" w:rsidTr="00E72840">
        <w:trPr>
          <w:trHeight w:val="324"/>
          <w:jc w:val="center"/>
        </w:trPr>
        <w:tc>
          <w:tcPr>
            <w:tcW w:w="704" w:type="dxa"/>
            <w:noWrap/>
            <w:hideMark/>
          </w:tcPr>
          <w:p w14:paraId="6BAA4F90" w14:textId="77777777" w:rsidR="00E72840" w:rsidRPr="00C00237" w:rsidRDefault="00E72840" w:rsidP="00051594">
            <w:pPr>
              <w:widowControl/>
              <w:jc w:val="center"/>
              <w:rPr>
                <w:rFonts w:ascii="標楷體" w:eastAsia="標楷體" w:hAnsi="標楷體" w:cs="新細明體"/>
                <w:kern w:val="0"/>
                <w:szCs w:val="24"/>
              </w:rPr>
            </w:pPr>
            <w:ins w:id="411" w:author="蔡咏霖" w:date="2025-02-06T09:30:00Z">
              <w:r w:rsidRPr="00C00237">
                <w:rPr>
                  <w:rFonts w:ascii="標楷體" w:eastAsia="標楷體" w:hAnsi="標楷體" w:cs="新細明體" w:hint="eastAsia"/>
                  <w:kern w:val="0"/>
                  <w:szCs w:val="24"/>
                </w:rPr>
                <w:t>電</w:t>
              </w:r>
            </w:ins>
          </w:p>
        </w:tc>
        <w:tc>
          <w:tcPr>
            <w:tcW w:w="1369" w:type="dxa"/>
            <w:noWrap/>
            <w:hideMark/>
          </w:tcPr>
          <w:p w14:paraId="7FBB4663" w14:textId="77777777" w:rsidR="00E72840" w:rsidRPr="00C00237" w:rsidRDefault="00E72840" w:rsidP="00051594">
            <w:pPr>
              <w:widowControl/>
              <w:jc w:val="center"/>
              <w:rPr>
                <w:rFonts w:ascii="標楷體" w:eastAsia="標楷體" w:hAnsi="標楷體" w:cs="新細明體"/>
                <w:kern w:val="0"/>
                <w:szCs w:val="24"/>
              </w:rPr>
            </w:pPr>
            <w:ins w:id="412" w:author="蔡咏霖" w:date="2025-02-06T09:30:00Z">
              <w:r w:rsidRPr="00C00237">
                <w:rPr>
                  <w:rFonts w:ascii="標楷體" w:eastAsia="標楷體" w:hAnsi="標楷體" w:cs="新細明體" w:hint="eastAsia"/>
                  <w:kern w:val="0"/>
                  <w:szCs w:val="24"/>
                </w:rPr>
                <w:t>2025/2/3</w:t>
              </w:r>
            </w:ins>
          </w:p>
        </w:tc>
        <w:tc>
          <w:tcPr>
            <w:tcW w:w="816" w:type="dxa"/>
            <w:noWrap/>
            <w:hideMark/>
          </w:tcPr>
          <w:p w14:paraId="4E884690" w14:textId="77777777" w:rsidR="00E72840" w:rsidRPr="00C00237" w:rsidRDefault="00E72840" w:rsidP="00051594">
            <w:pPr>
              <w:widowControl/>
              <w:jc w:val="center"/>
              <w:rPr>
                <w:rFonts w:ascii="標楷體" w:eastAsia="標楷體" w:hAnsi="標楷體" w:cs="新細明體"/>
                <w:kern w:val="0"/>
                <w:szCs w:val="24"/>
              </w:rPr>
            </w:pPr>
            <w:ins w:id="413" w:author="蔡咏霖" w:date="2025-02-06T09:30:00Z">
              <w:r w:rsidRPr="00C00237">
                <w:rPr>
                  <w:rFonts w:ascii="標楷體" w:eastAsia="標楷體" w:hAnsi="標楷體" w:cs="新細明體" w:hint="eastAsia"/>
                  <w:kern w:val="0"/>
                  <w:szCs w:val="24"/>
                </w:rPr>
                <w:t>11:12</w:t>
              </w:r>
            </w:ins>
          </w:p>
        </w:tc>
        <w:tc>
          <w:tcPr>
            <w:tcW w:w="4194" w:type="dxa"/>
            <w:hideMark/>
          </w:tcPr>
          <w:p w14:paraId="5D07F33A" w14:textId="77777777" w:rsidR="00E72840" w:rsidRPr="00C00237" w:rsidRDefault="00E72840" w:rsidP="00051594">
            <w:pPr>
              <w:widowControl/>
              <w:rPr>
                <w:rFonts w:ascii="標楷體" w:eastAsia="標楷體" w:hAnsi="標楷體" w:cs="新細明體"/>
                <w:kern w:val="0"/>
                <w:szCs w:val="24"/>
              </w:rPr>
            </w:pPr>
            <w:ins w:id="414" w:author="蔡咏霖" w:date="2025-02-06T09:30:00Z">
              <w:r w:rsidRPr="00C00237">
                <w:rPr>
                  <w:rFonts w:ascii="標楷體" w:eastAsia="標楷體" w:hAnsi="標楷體" w:cs="新細明體" w:hint="eastAsia"/>
                  <w:kern w:val="0"/>
                  <w:szCs w:val="24"/>
                </w:rPr>
                <w:t>數顆天花板照明燈泡不會亮</w:t>
              </w:r>
            </w:ins>
          </w:p>
        </w:tc>
        <w:tc>
          <w:tcPr>
            <w:tcW w:w="1559" w:type="dxa"/>
            <w:noWrap/>
            <w:hideMark/>
          </w:tcPr>
          <w:p w14:paraId="150AEE03" w14:textId="77777777" w:rsidR="00E72840" w:rsidRPr="00C00237" w:rsidRDefault="00E72840" w:rsidP="00051594">
            <w:pPr>
              <w:widowControl/>
              <w:rPr>
                <w:rFonts w:ascii="標楷體" w:eastAsia="標楷體" w:hAnsi="標楷體" w:cs="新細明體"/>
                <w:kern w:val="0"/>
                <w:szCs w:val="24"/>
              </w:rPr>
            </w:pPr>
            <w:ins w:id="415" w:author="蔡咏霖" w:date="2025-02-06T09:30:00Z">
              <w:r w:rsidRPr="00C00237">
                <w:rPr>
                  <w:rFonts w:ascii="標楷體" w:eastAsia="標楷體" w:hAnsi="標楷體" w:cs="新細明體" w:hint="eastAsia"/>
                  <w:kern w:val="0"/>
                  <w:szCs w:val="24"/>
                </w:rPr>
                <w:t>02/05 完成</w:t>
              </w:r>
            </w:ins>
          </w:p>
        </w:tc>
      </w:tr>
      <w:tr w:rsidR="00E72840" w:rsidRPr="00C00237" w14:paraId="009D6E78" w14:textId="77777777" w:rsidTr="00E72840">
        <w:trPr>
          <w:trHeight w:val="324"/>
          <w:jc w:val="center"/>
        </w:trPr>
        <w:tc>
          <w:tcPr>
            <w:tcW w:w="704" w:type="dxa"/>
            <w:noWrap/>
            <w:hideMark/>
          </w:tcPr>
          <w:p w14:paraId="0B487ED1" w14:textId="77777777" w:rsidR="00E72840" w:rsidRPr="00C00237" w:rsidRDefault="00E72840" w:rsidP="00051594">
            <w:pPr>
              <w:widowControl/>
              <w:jc w:val="center"/>
              <w:rPr>
                <w:rFonts w:ascii="標楷體" w:eastAsia="標楷體" w:hAnsi="標楷體" w:cs="新細明體"/>
                <w:kern w:val="0"/>
                <w:szCs w:val="24"/>
              </w:rPr>
            </w:pPr>
            <w:ins w:id="416" w:author="蔡咏霖" w:date="2025-02-06T09:30:00Z">
              <w:r w:rsidRPr="00C00237">
                <w:rPr>
                  <w:rFonts w:ascii="標楷體" w:eastAsia="標楷體" w:hAnsi="標楷體" w:cs="新細明體" w:hint="eastAsia"/>
                  <w:kern w:val="0"/>
                  <w:szCs w:val="24"/>
                </w:rPr>
                <w:t>電</w:t>
              </w:r>
            </w:ins>
          </w:p>
        </w:tc>
        <w:tc>
          <w:tcPr>
            <w:tcW w:w="1369" w:type="dxa"/>
            <w:noWrap/>
            <w:hideMark/>
          </w:tcPr>
          <w:p w14:paraId="7735D92F" w14:textId="77777777" w:rsidR="00E72840" w:rsidRPr="00C00237" w:rsidRDefault="00E72840" w:rsidP="00051594">
            <w:pPr>
              <w:widowControl/>
              <w:jc w:val="center"/>
              <w:rPr>
                <w:rFonts w:ascii="標楷體" w:eastAsia="標楷體" w:hAnsi="標楷體" w:cs="新細明體"/>
                <w:kern w:val="0"/>
                <w:szCs w:val="24"/>
              </w:rPr>
            </w:pPr>
            <w:ins w:id="417" w:author="蔡咏霖" w:date="2025-02-06T09:30:00Z">
              <w:r w:rsidRPr="00C00237">
                <w:rPr>
                  <w:rFonts w:ascii="標楷體" w:eastAsia="標楷體" w:hAnsi="標楷體" w:cs="新細明體" w:hint="eastAsia"/>
                  <w:kern w:val="0"/>
                  <w:szCs w:val="24"/>
                </w:rPr>
                <w:t>2025/2/4</w:t>
              </w:r>
            </w:ins>
          </w:p>
        </w:tc>
        <w:tc>
          <w:tcPr>
            <w:tcW w:w="816" w:type="dxa"/>
            <w:noWrap/>
            <w:hideMark/>
          </w:tcPr>
          <w:p w14:paraId="67D9E84B" w14:textId="77777777" w:rsidR="00E72840" w:rsidRPr="00C00237" w:rsidRDefault="00E72840" w:rsidP="00051594">
            <w:pPr>
              <w:widowControl/>
              <w:jc w:val="center"/>
              <w:rPr>
                <w:rFonts w:ascii="標楷體" w:eastAsia="標楷體" w:hAnsi="標楷體" w:cs="新細明體"/>
                <w:kern w:val="0"/>
                <w:szCs w:val="24"/>
              </w:rPr>
            </w:pPr>
            <w:ins w:id="418" w:author="蔡咏霖" w:date="2025-02-06T09:30:00Z">
              <w:r w:rsidRPr="00C00237">
                <w:rPr>
                  <w:rFonts w:ascii="標楷體" w:eastAsia="標楷體" w:hAnsi="標楷體" w:cs="新細明體" w:hint="eastAsia"/>
                  <w:kern w:val="0"/>
                  <w:szCs w:val="24"/>
                </w:rPr>
                <w:t>04:50</w:t>
              </w:r>
            </w:ins>
          </w:p>
        </w:tc>
        <w:tc>
          <w:tcPr>
            <w:tcW w:w="4194" w:type="dxa"/>
            <w:hideMark/>
          </w:tcPr>
          <w:p w14:paraId="2DB167C7" w14:textId="77777777" w:rsidR="00E72840" w:rsidRPr="00C00237" w:rsidRDefault="00E72840" w:rsidP="00051594">
            <w:pPr>
              <w:widowControl/>
              <w:rPr>
                <w:rFonts w:ascii="標楷體" w:eastAsia="標楷體" w:hAnsi="標楷體" w:cs="新細明體"/>
                <w:kern w:val="0"/>
                <w:szCs w:val="24"/>
              </w:rPr>
            </w:pPr>
            <w:ins w:id="419" w:author="蔡咏霖" w:date="2025-02-06T09:30:00Z">
              <w:r w:rsidRPr="00C00237">
                <w:rPr>
                  <w:rFonts w:ascii="標楷體" w:eastAsia="標楷體" w:hAnsi="標楷體" w:cs="新細明體" w:hint="eastAsia"/>
                  <w:kern w:val="0"/>
                  <w:szCs w:val="24"/>
                </w:rPr>
                <w:t>北館C區B1F多功能大銀幕電影院服務臺筒燈不亮</w:t>
              </w:r>
            </w:ins>
          </w:p>
        </w:tc>
        <w:tc>
          <w:tcPr>
            <w:tcW w:w="1559" w:type="dxa"/>
            <w:noWrap/>
            <w:hideMark/>
          </w:tcPr>
          <w:p w14:paraId="09E711AA" w14:textId="77777777" w:rsidR="00E72840" w:rsidRPr="00C00237" w:rsidRDefault="00E72840" w:rsidP="00051594">
            <w:pPr>
              <w:widowControl/>
              <w:rPr>
                <w:rFonts w:ascii="標楷體" w:eastAsia="標楷體" w:hAnsi="標楷體" w:cs="新細明體"/>
                <w:kern w:val="0"/>
                <w:szCs w:val="24"/>
              </w:rPr>
            </w:pPr>
            <w:ins w:id="420" w:author="蔡咏霖" w:date="2025-02-06T09:30:00Z">
              <w:r w:rsidRPr="00C00237">
                <w:rPr>
                  <w:rFonts w:ascii="標楷體" w:eastAsia="標楷體" w:hAnsi="標楷體" w:cs="新細明體" w:hint="eastAsia"/>
                  <w:kern w:val="0"/>
                  <w:szCs w:val="24"/>
                </w:rPr>
                <w:t>02/04 完成</w:t>
              </w:r>
            </w:ins>
          </w:p>
        </w:tc>
      </w:tr>
      <w:tr w:rsidR="00E72840" w:rsidRPr="00C00237" w14:paraId="18AF2411" w14:textId="77777777" w:rsidTr="00E72840">
        <w:trPr>
          <w:trHeight w:val="324"/>
          <w:jc w:val="center"/>
        </w:trPr>
        <w:tc>
          <w:tcPr>
            <w:tcW w:w="704" w:type="dxa"/>
            <w:noWrap/>
            <w:hideMark/>
          </w:tcPr>
          <w:p w14:paraId="32A39E8D" w14:textId="77777777" w:rsidR="00E72840" w:rsidRPr="00C00237" w:rsidRDefault="00E72840" w:rsidP="00051594">
            <w:pPr>
              <w:widowControl/>
              <w:jc w:val="center"/>
              <w:rPr>
                <w:rFonts w:ascii="標楷體" w:eastAsia="標楷體" w:hAnsi="標楷體" w:cs="新細明體"/>
                <w:kern w:val="0"/>
                <w:szCs w:val="24"/>
              </w:rPr>
            </w:pPr>
            <w:ins w:id="421" w:author="蔡咏霖" w:date="2025-02-06T09:30:00Z">
              <w:r w:rsidRPr="00C00237">
                <w:rPr>
                  <w:rFonts w:ascii="標楷體" w:eastAsia="標楷體" w:hAnsi="標楷體" w:cs="新細明體" w:hint="eastAsia"/>
                  <w:kern w:val="0"/>
                  <w:szCs w:val="24"/>
                </w:rPr>
                <w:lastRenderedPageBreak/>
                <w:t>電</w:t>
              </w:r>
            </w:ins>
          </w:p>
        </w:tc>
        <w:tc>
          <w:tcPr>
            <w:tcW w:w="1369" w:type="dxa"/>
            <w:noWrap/>
            <w:hideMark/>
          </w:tcPr>
          <w:p w14:paraId="4A066077" w14:textId="77777777" w:rsidR="00E72840" w:rsidRPr="00C00237" w:rsidRDefault="00E72840" w:rsidP="00051594">
            <w:pPr>
              <w:widowControl/>
              <w:jc w:val="center"/>
              <w:rPr>
                <w:rFonts w:ascii="標楷體" w:eastAsia="標楷體" w:hAnsi="標楷體" w:cs="新細明體"/>
                <w:kern w:val="0"/>
                <w:szCs w:val="24"/>
              </w:rPr>
            </w:pPr>
            <w:ins w:id="422" w:author="蔡咏霖" w:date="2025-02-06T09:30:00Z">
              <w:r w:rsidRPr="00C00237">
                <w:rPr>
                  <w:rFonts w:ascii="標楷體" w:eastAsia="標楷體" w:hAnsi="標楷體" w:cs="新細明體" w:hint="eastAsia"/>
                  <w:kern w:val="0"/>
                  <w:szCs w:val="24"/>
                </w:rPr>
                <w:t>2025/2/5</w:t>
              </w:r>
            </w:ins>
          </w:p>
        </w:tc>
        <w:tc>
          <w:tcPr>
            <w:tcW w:w="816" w:type="dxa"/>
            <w:noWrap/>
            <w:hideMark/>
          </w:tcPr>
          <w:p w14:paraId="71AF8105" w14:textId="77777777" w:rsidR="00E72840" w:rsidRPr="00C00237" w:rsidRDefault="00E72840" w:rsidP="00051594">
            <w:pPr>
              <w:widowControl/>
              <w:jc w:val="center"/>
              <w:rPr>
                <w:rFonts w:ascii="標楷體" w:eastAsia="標楷體" w:hAnsi="標楷體" w:cs="新細明體"/>
                <w:kern w:val="0"/>
                <w:szCs w:val="24"/>
              </w:rPr>
            </w:pPr>
            <w:ins w:id="423" w:author="蔡咏霖" w:date="2025-02-06T09:30:00Z">
              <w:r w:rsidRPr="00C00237">
                <w:rPr>
                  <w:rFonts w:ascii="標楷體" w:eastAsia="標楷體" w:hAnsi="標楷體" w:cs="新細明體" w:hint="eastAsia"/>
                  <w:kern w:val="0"/>
                  <w:szCs w:val="24"/>
                </w:rPr>
                <w:t>04:12</w:t>
              </w:r>
            </w:ins>
          </w:p>
        </w:tc>
        <w:tc>
          <w:tcPr>
            <w:tcW w:w="4194" w:type="dxa"/>
            <w:hideMark/>
          </w:tcPr>
          <w:p w14:paraId="74F57F6B" w14:textId="77777777" w:rsidR="00E72840" w:rsidRPr="00C00237" w:rsidRDefault="00E72840" w:rsidP="00051594">
            <w:pPr>
              <w:widowControl/>
              <w:rPr>
                <w:rFonts w:ascii="標楷體" w:eastAsia="標楷體" w:hAnsi="標楷體" w:cs="新細明體"/>
                <w:kern w:val="0"/>
                <w:szCs w:val="24"/>
              </w:rPr>
            </w:pPr>
            <w:ins w:id="424" w:author="蔡咏霖" w:date="2025-02-06T09:30:00Z">
              <w:r w:rsidRPr="00C00237">
                <w:rPr>
                  <w:rFonts w:ascii="標楷體" w:eastAsia="標楷體" w:hAnsi="標楷體" w:cs="新細明體" w:hint="eastAsia"/>
                  <w:kern w:val="0"/>
                  <w:szCs w:val="24"/>
                </w:rPr>
                <w:t>北館A區2F咖啡藝廊用餐區筒燈不亮</w:t>
              </w:r>
            </w:ins>
          </w:p>
        </w:tc>
        <w:tc>
          <w:tcPr>
            <w:tcW w:w="1559" w:type="dxa"/>
            <w:noWrap/>
            <w:hideMark/>
          </w:tcPr>
          <w:p w14:paraId="09262D93" w14:textId="77777777" w:rsidR="00E72840" w:rsidRPr="00C00237" w:rsidRDefault="00E72840" w:rsidP="00051594">
            <w:pPr>
              <w:widowControl/>
              <w:rPr>
                <w:rFonts w:ascii="標楷體" w:eastAsia="標楷體" w:hAnsi="標楷體" w:cs="新細明體"/>
                <w:kern w:val="0"/>
                <w:szCs w:val="24"/>
              </w:rPr>
            </w:pPr>
            <w:ins w:id="425" w:author="蔡咏霖" w:date="2025-02-06T09:30:00Z">
              <w:r w:rsidRPr="00C00237">
                <w:rPr>
                  <w:rFonts w:ascii="標楷體" w:eastAsia="標楷體" w:hAnsi="標楷體" w:cs="新細明體" w:hint="eastAsia"/>
                  <w:kern w:val="0"/>
                  <w:szCs w:val="24"/>
                </w:rPr>
                <w:t>01/23 完成</w:t>
              </w:r>
            </w:ins>
          </w:p>
        </w:tc>
      </w:tr>
      <w:tr w:rsidR="00E72840" w:rsidRPr="00C00237" w14:paraId="4E79EA95" w14:textId="77777777" w:rsidTr="00E72840">
        <w:trPr>
          <w:trHeight w:val="324"/>
          <w:jc w:val="center"/>
        </w:trPr>
        <w:tc>
          <w:tcPr>
            <w:tcW w:w="704" w:type="dxa"/>
            <w:noWrap/>
            <w:hideMark/>
          </w:tcPr>
          <w:p w14:paraId="1207547B" w14:textId="77777777" w:rsidR="00E72840" w:rsidRPr="00C00237" w:rsidRDefault="00E72840" w:rsidP="00051594">
            <w:pPr>
              <w:widowControl/>
              <w:jc w:val="center"/>
              <w:rPr>
                <w:rFonts w:ascii="標楷體" w:eastAsia="標楷體" w:hAnsi="標楷體" w:cs="新細明體"/>
                <w:kern w:val="0"/>
                <w:szCs w:val="24"/>
              </w:rPr>
            </w:pPr>
            <w:ins w:id="426" w:author="蔡咏霖" w:date="2025-02-06T09:30:00Z">
              <w:r w:rsidRPr="00C00237">
                <w:rPr>
                  <w:rFonts w:ascii="標楷體" w:eastAsia="標楷體" w:hAnsi="標楷體" w:cs="新細明體" w:hint="eastAsia"/>
                  <w:kern w:val="0"/>
                  <w:szCs w:val="24"/>
                </w:rPr>
                <w:t>電</w:t>
              </w:r>
            </w:ins>
          </w:p>
        </w:tc>
        <w:tc>
          <w:tcPr>
            <w:tcW w:w="1369" w:type="dxa"/>
            <w:noWrap/>
            <w:hideMark/>
          </w:tcPr>
          <w:p w14:paraId="3E409DEB" w14:textId="77777777" w:rsidR="00E72840" w:rsidRPr="00C00237" w:rsidRDefault="00E72840" w:rsidP="00051594">
            <w:pPr>
              <w:widowControl/>
              <w:jc w:val="center"/>
              <w:rPr>
                <w:rFonts w:ascii="標楷體" w:eastAsia="標楷體" w:hAnsi="標楷體" w:cs="新細明體"/>
                <w:kern w:val="0"/>
                <w:szCs w:val="24"/>
              </w:rPr>
            </w:pPr>
            <w:ins w:id="427" w:author="蔡咏霖" w:date="2025-02-06T09:30:00Z">
              <w:r w:rsidRPr="00C00237">
                <w:rPr>
                  <w:rFonts w:ascii="標楷體" w:eastAsia="標楷體" w:hAnsi="標楷體" w:cs="新細明體" w:hint="eastAsia"/>
                  <w:kern w:val="0"/>
                  <w:szCs w:val="24"/>
                </w:rPr>
                <w:t>2025/2/5</w:t>
              </w:r>
            </w:ins>
          </w:p>
        </w:tc>
        <w:tc>
          <w:tcPr>
            <w:tcW w:w="816" w:type="dxa"/>
            <w:noWrap/>
            <w:hideMark/>
          </w:tcPr>
          <w:p w14:paraId="4FF712CB" w14:textId="77777777" w:rsidR="00E72840" w:rsidRPr="00C00237" w:rsidRDefault="00E72840" w:rsidP="00051594">
            <w:pPr>
              <w:widowControl/>
              <w:jc w:val="center"/>
              <w:rPr>
                <w:rFonts w:ascii="標楷體" w:eastAsia="標楷體" w:hAnsi="標楷體" w:cs="新細明體"/>
                <w:kern w:val="0"/>
                <w:szCs w:val="24"/>
              </w:rPr>
            </w:pPr>
            <w:ins w:id="428" w:author="蔡咏霖" w:date="2025-02-06T09:30:00Z">
              <w:r w:rsidRPr="00C00237">
                <w:rPr>
                  <w:rFonts w:ascii="標楷體" w:eastAsia="標楷體" w:hAnsi="標楷體" w:cs="新細明體" w:hint="eastAsia"/>
                  <w:kern w:val="0"/>
                  <w:szCs w:val="24"/>
                </w:rPr>
                <w:t>02:35</w:t>
              </w:r>
            </w:ins>
          </w:p>
        </w:tc>
        <w:tc>
          <w:tcPr>
            <w:tcW w:w="4194" w:type="dxa"/>
            <w:hideMark/>
          </w:tcPr>
          <w:p w14:paraId="5498C817" w14:textId="77777777" w:rsidR="00E72840" w:rsidRPr="00C00237" w:rsidRDefault="00E72840" w:rsidP="00051594">
            <w:pPr>
              <w:widowControl/>
              <w:rPr>
                <w:rFonts w:ascii="標楷體" w:eastAsia="標楷體" w:hAnsi="標楷體" w:cs="新細明體"/>
                <w:kern w:val="0"/>
                <w:szCs w:val="24"/>
              </w:rPr>
            </w:pPr>
            <w:ins w:id="429" w:author="蔡咏霖" w:date="2025-02-06T09:30:00Z">
              <w:r w:rsidRPr="00C00237">
                <w:rPr>
                  <w:rFonts w:ascii="標楷體" w:eastAsia="標楷體" w:hAnsi="標楷體" w:cs="新細明體" w:hint="eastAsia"/>
                  <w:kern w:val="0"/>
                  <w:szCs w:val="24"/>
                </w:rPr>
                <w:t>北館戶外棋盤廣場停車場樓梯出口東邊景觀燈14-01燈罩鬆脫</w:t>
              </w:r>
            </w:ins>
          </w:p>
        </w:tc>
        <w:tc>
          <w:tcPr>
            <w:tcW w:w="1559" w:type="dxa"/>
            <w:noWrap/>
            <w:hideMark/>
          </w:tcPr>
          <w:p w14:paraId="04410C1A" w14:textId="77777777" w:rsidR="00E72840" w:rsidRPr="00C00237" w:rsidRDefault="00E72840" w:rsidP="00051594">
            <w:pPr>
              <w:widowControl/>
              <w:rPr>
                <w:rFonts w:ascii="標楷體" w:eastAsia="標楷體" w:hAnsi="標楷體" w:cs="新細明體"/>
                <w:kern w:val="0"/>
                <w:szCs w:val="24"/>
              </w:rPr>
            </w:pPr>
            <w:ins w:id="430" w:author="蔡咏霖" w:date="2025-02-06T09:30:00Z">
              <w:r w:rsidRPr="00C00237">
                <w:rPr>
                  <w:rFonts w:ascii="標楷體" w:eastAsia="標楷體" w:hAnsi="標楷體" w:cs="新細明體" w:hint="eastAsia"/>
                  <w:kern w:val="0"/>
                  <w:szCs w:val="24"/>
                </w:rPr>
                <w:t>02/05 完成</w:t>
              </w:r>
            </w:ins>
          </w:p>
        </w:tc>
      </w:tr>
      <w:tr w:rsidR="00E72840" w:rsidRPr="00C00237" w14:paraId="62281DFA" w14:textId="77777777" w:rsidTr="00E72840">
        <w:trPr>
          <w:trHeight w:val="324"/>
          <w:jc w:val="center"/>
        </w:trPr>
        <w:tc>
          <w:tcPr>
            <w:tcW w:w="704" w:type="dxa"/>
            <w:noWrap/>
            <w:hideMark/>
          </w:tcPr>
          <w:p w14:paraId="36292541" w14:textId="77777777" w:rsidR="00E72840" w:rsidRPr="00C00237" w:rsidRDefault="00E72840" w:rsidP="00051594">
            <w:pPr>
              <w:widowControl/>
              <w:jc w:val="center"/>
              <w:rPr>
                <w:rFonts w:ascii="標楷體" w:eastAsia="標楷體" w:hAnsi="標楷體" w:cs="新細明體"/>
                <w:kern w:val="0"/>
                <w:szCs w:val="24"/>
              </w:rPr>
            </w:pPr>
            <w:ins w:id="431" w:author="蔡咏霖" w:date="2025-02-06T09:30:00Z">
              <w:r w:rsidRPr="00C00237">
                <w:rPr>
                  <w:rFonts w:ascii="標楷體" w:eastAsia="標楷體" w:hAnsi="標楷體" w:cs="新細明體" w:hint="eastAsia"/>
                  <w:kern w:val="0"/>
                  <w:szCs w:val="24"/>
                </w:rPr>
                <w:t>電</w:t>
              </w:r>
            </w:ins>
          </w:p>
        </w:tc>
        <w:tc>
          <w:tcPr>
            <w:tcW w:w="1369" w:type="dxa"/>
            <w:noWrap/>
            <w:hideMark/>
          </w:tcPr>
          <w:p w14:paraId="63870142" w14:textId="77777777" w:rsidR="00E72840" w:rsidRPr="00C00237" w:rsidRDefault="00E72840" w:rsidP="00051594">
            <w:pPr>
              <w:widowControl/>
              <w:jc w:val="center"/>
              <w:rPr>
                <w:rFonts w:ascii="標楷體" w:eastAsia="標楷體" w:hAnsi="標楷體" w:cs="新細明體"/>
                <w:kern w:val="0"/>
                <w:szCs w:val="24"/>
              </w:rPr>
            </w:pPr>
            <w:ins w:id="432" w:author="蔡咏霖" w:date="2025-02-06T09:30:00Z">
              <w:r w:rsidRPr="00C00237">
                <w:rPr>
                  <w:rFonts w:ascii="標楷體" w:eastAsia="標楷體" w:hAnsi="標楷體" w:cs="新細明體" w:hint="eastAsia"/>
                  <w:kern w:val="0"/>
                  <w:szCs w:val="24"/>
                </w:rPr>
                <w:t>2025/2/5</w:t>
              </w:r>
            </w:ins>
          </w:p>
        </w:tc>
        <w:tc>
          <w:tcPr>
            <w:tcW w:w="816" w:type="dxa"/>
            <w:noWrap/>
            <w:hideMark/>
          </w:tcPr>
          <w:p w14:paraId="4D48283A" w14:textId="77777777" w:rsidR="00E72840" w:rsidRPr="00C00237" w:rsidRDefault="00E72840" w:rsidP="00051594">
            <w:pPr>
              <w:widowControl/>
              <w:jc w:val="center"/>
              <w:rPr>
                <w:rFonts w:ascii="標楷體" w:eastAsia="標楷體" w:hAnsi="標楷體" w:cs="新細明體"/>
                <w:kern w:val="0"/>
                <w:szCs w:val="24"/>
              </w:rPr>
            </w:pPr>
            <w:ins w:id="433" w:author="蔡咏霖" w:date="2025-02-06T09:30:00Z">
              <w:r w:rsidRPr="00C00237">
                <w:rPr>
                  <w:rFonts w:ascii="標楷體" w:eastAsia="標楷體" w:hAnsi="標楷體" w:cs="新細明體" w:hint="eastAsia"/>
                  <w:kern w:val="0"/>
                  <w:szCs w:val="24"/>
                </w:rPr>
                <w:t>03:39</w:t>
              </w:r>
            </w:ins>
          </w:p>
        </w:tc>
        <w:tc>
          <w:tcPr>
            <w:tcW w:w="4194" w:type="dxa"/>
            <w:hideMark/>
          </w:tcPr>
          <w:p w14:paraId="643C1E72" w14:textId="77777777" w:rsidR="00E72840" w:rsidRPr="00C00237" w:rsidRDefault="00E72840" w:rsidP="00051594">
            <w:pPr>
              <w:widowControl/>
              <w:rPr>
                <w:rFonts w:ascii="標楷體" w:eastAsia="標楷體" w:hAnsi="標楷體" w:cs="新細明體"/>
                <w:kern w:val="0"/>
                <w:szCs w:val="24"/>
              </w:rPr>
            </w:pPr>
            <w:ins w:id="434" w:author="蔡咏霖" w:date="2025-02-06T09:30:00Z">
              <w:r w:rsidRPr="00C00237">
                <w:rPr>
                  <w:rFonts w:ascii="標楷體" w:eastAsia="標楷體" w:hAnsi="標楷體" w:cs="新細明體" w:hint="eastAsia"/>
                  <w:kern w:val="0"/>
                  <w:szCs w:val="24"/>
                </w:rPr>
                <w:t>北館戶外棋盤廣場停車場樓梯出口南邊景觀燈14-04 2組燈罩鬆脫</w:t>
              </w:r>
            </w:ins>
          </w:p>
        </w:tc>
        <w:tc>
          <w:tcPr>
            <w:tcW w:w="1559" w:type="dxa"/>
            <w:noWrap/>
            <w:hideMark/>
          </w:tcPr>
          <w:p w14:paraId="7168F266" w14:textId="77777777" w:rsidR="00E72840" w:rsidRPr="00C00237" w:rsidRDefault="00E72840" w:rsidP="00051594">
            <w:pPr>
              <w:widowControl/>
              <w:rPr>
                <w:rFonts w:ascii="標楷體" w:eastAsia="標楷體" w:hAnsi="標楷體" w:cs="新細明體"/>
                <w:kern w:val="0"/>
                <w:szCs w:val="24"/>
              </w:rPr>
            </w:pPr>
            <w:ins w:id="435" w:author="蔡咏霖" w:date="2025-02-06T09:30:00Z">
              <w:r w:rsidRPr="00C00237">
                <w:rPr>
                  <w:rFonts w:ascii="標楷體" w:eastAsia="標楷體" w:hAnsi="標楷體" w:cs="新細明體" w:hint="eastAsia"/>
                  <w:kern w:val="0"/>
                  <w:szCs w:val="24"/>
                </w:rPr>
                <w:t>02/05 完成</w:t>
              </w:r>
            </w:ins>
          </w:p>
        </w:tc>
      </w:tr>
      <w:tr w:rsidR="00E72840" w:rsidRPr="00C00237" w14:paraId="6210C0BB" w14:textId="77777777" w:rsidTr="00E72840">
        <w:trPr>
          <w:trHeight w:val="324"/>
          <w:jc w:val="center"/>
        </w:trPr>
        <w:tc>
          <w:tcPr>
            <w:tcW w:w="704" w:type="dxa"/>
            <w:noWrap/>
          </w:tcPr>
          <w:p w14:paraId="3812E174" w14:textId="77777777" w:rsidR="00E72840" w:rsidRPr="00C00237" w:rsidRDefault="00E72840" w:rsidP="00051594">
            <w:pPr>
              <w:widowControl/>
              <w:jc w:val="center"/>
              <w:rPr>
                <w:rFonts w:ascii="標楷體" w:eastAsia="標楷體" w:hAnsi="標楷體" w:cs="新細明體"/>
                <w:kern w:val="0"/>
                <w:szCs w:val="24"/>
              </w:rPr>
            </w:pPr>
            <w:r w:rsidRPr="00C00237">
              <w:rPr>
                <w:rFonts w:ascii="標楷體" w:eastAsia="標楷體" w:hAnsi="標楷體" w:cs="新細明體" w:hint="eastAsia"/>
                <w:kern w:val="0"/>
                <w:szCs w:val="24"/>
              </w:rPr>
              <w:t>弱電</w:t>
            </w:r>
          </w:p>
        </w:tc>
        <w:tc>
          <w:tcPr>
            <w:tcW w:w="1369" w:type="dxa"/>
            <w:noWrap/>
          </w:tcPr>
          <w:p w14:paraId="475FEC9E" w14:textId="77777777" w:rsidR="00E72840" w:rsidRPr="00C00237" w:rsidRDefault="00E72840" w:rsidP="00051594">
            <w:pPr>
              <w:widowControl/>
              <w:jc w:val="center"/>
              <w:rPr>
                <w:rFonts w:ascii="標楷體" w:eastAsia="標楷體" w:hAnsi="標楷體" w:cs="新細明體"/>
                <w:kern w:val="0"/>
                <w:szCs w:val="24"/>
              </w:rPr>
            </w:pPr>
            <w:r w:rsidRPr="00C00237">
              <w:rPr>
                <w:rFonts w:ascii="標楷體" w:eastAsia="標楷體" w:hAnsi="標楷體" w:cs="新細明體" w:hint="eastAsia"/>
                <w:kern w:val="0"/>
                <w:szCs w:val="24"/>
              </w:rPr>
              <w:t>2025/2/5</w:t>
            </w:r>
          </w:p>
        </w:tc>
        <w:tc>
          <w:tcPr>
            <w:tcW w:w="816" w:type="dxa"/>
            <w:noWrap/>
          </w:tcPr>
          <w:p w14:paraId="46053C32" w14:textId="77777777" w:rsidR="00E72840" w:rsidRPr="00C00237" w:rsidRDefault="00E72840" w:rsidP="00051594">
            <w:pPr>
              <w:widowControl/>
              <w:jc w:val="center"/>
              <w:rPr>
                <w:rFonts w:ascii="標楷體" w:eastAsia="標楷體" w:hAnsi="標楷體" w:cs="新細明體"/>
                <w:kern w:val="0"/>
                <w:szCs w:val="24"/>
              </w:rPr>
            </w:pPr>
            <w:r w:rsidRPr="00C00237">
              <w:rPr>
                <w:rFonts w:ascii="標楷體" w:eastAsia="標楷體" w:hAnsi="標楷體" w:cs="新細明體" w:hint="eastAsia"/>
                <w:kern w:val="0"/>
                <w:szCs w:val="24"/>
              </w:rPr>
              <w:t>08:55</w:t>
            </w:r>
          </w:p>
        </w:tc>
        <w:tc>
          <w:tcPr>
            <w:tcW w:w="4194" w:type="dxa"/>
          </w:tcPr>
          <w:p w14:paraId="51E318FD" w14:textId="77777777" w:rsidR="00E72840" w:rsidRPr="00C00237" w:rsidRDefault="00E72840" w:rsidP="00051594">
            <w:pPr>
              <w:widowControl/>
              <w:rPr>
                <w:rFonts w:ascii="標楷體" w:eastAsia="標楷體" w:hAnsi="標楷體" w:cs="新細明體"/>
                <w:kern w:val="0"/>
                <w:szCs w:val="24"/>
              </w:rPr>
            </w:pPr>
            <w:r w:rsidRPr="00C00237">
              <w:rPr>
                <w:rFonts w:ascii="標楷體" w:eastAsia="標楷體" w:hAnsi="標楷體" w:cs="新細明體" w:hint="eastAsia"/>
                <w:kern w:val="0"/>
                <w:szCs w:val="24"/>
              </w:rPr>
              <w:t>館長室林專員慧娟專線話機發話雜音嚴重影響通話。</w:t>
            </w:r>
          </w:p>
        </w:tc>
        <w:tc>
          <w:tcPr>
            <w:tcW w:w="1559" w:type="dxa"/>
            <w:noWrap/>
          </w:tcPr>
          <w:p w14:paraId="10427F0D" w14:textId="77777777" w:rsidR="00E72840" w:rsidRPr="00C00237" w:rsidRDefault="00E72840" w:rsidP="00051594">
            <w:pPr>
              <w:widowControl/>
              <w:rPr>
                <w:rFonts w:ascii="標楷體" w:eastAsia="標楷體" w:hAnsi="標楷體" w:cs="新細明體"/>
                <w:kern w:val="0"/>
                <w:szCs w:val="24"/>
              </w:rPr>
            </w:pPr>
            <w:r w:rsidRPr="00C00237">
              <w:rPr>
                <w:rFonts w:ascii="標楷體" w:eastAsia="標楷體" w:hAnsi="標楷體" w:cs="新細明體" w:hint="eastAsia"/>
                <w:kern w:val="0"/>
                <w:szCs w:val="24"/>
              </w:rPr>
              <w:t>02/05完成</w:t>
            </w:r>
          </w:p>
        </w:tc>
      </w:tr>
    </w:tbl>
    <w:p w14:paraId="37BEA9D0" w14:textId="77777777" w:rsidR="00E72840" w:rsidRDefault="00E72840" w:rsidP="00E72840">
      <w:pPr>
        <w:jc w:val="both"/>
        <w:rPr>
          <w:rFonts w:eastAsia="標楷體"/>
          <w:szCs w:val="22"/>
        </w:rPr>
      </w:pPr>
    </w:p>
    <w:tbl>
      <w:tblPr>
        <w:tblStyle w:val="aa"/>
        <w:tblW w:w="0" w:type="auto"/>
        <w:jc w:val="center"/>
        <w:tblLook w:val="04A0" w:firstRow="1" w:lastRow="0" w:firstColumn="1" w:lastColumn="0" w:noHBand="0" w:noVBand="1"/>
      </w:tblPr>
      <w:tblGrid>
        <w:gridCol w:w="846"/>
        <w:gridCol w:w="1369"/>
        <w:gridCol w:w="763"/>
        <w:gridCol w:w="2939"/>
        <w:gridCol w:w="2730"/>
      </w:tblGrid>
      <w:tr w:rsidR="00E72840" w:rsidRPr="00C00237" w14:paraId="220A9AB0" w14:textId="77777777" w:rsidTr="00E72840">
        <w:trPr>
          <w:tblHeader/>
          <w:jc w:val="center"/>
        </w:trPr>
        <w:tc>
          <w:tcPr>
            <w:tcW w:w="8647" w:type="dxa"/>
            <w:gridSpan w:val="5"/>
            <w:shd w:val="clear" w:color="auto" w:fill="FFFF00"/>
          </w:tcPr>
          <w:p w14:paraId="28856F46" w14:textId="77777777" w:rsidR="00E72840" w:rsidRPr="00D74AD5" w:rsidRDefault="00E72840" w:rsidP="00051594">
            <w:pPr>
              <w:tabs>
                <w:tab w:val="left" w:pos="3261"/>
              </w:tabs>
              <w:spacing w:line="360" w:lineRule="exact"/>
              <w:jc w:val="center"/>
              <w:rPr>
                <w:rFonts w:ascii="標楷體" w:eastAsia="標楷體" w:hAnsi="標楷體"/>
                <w:b/>
                <w:bCs/>
              </w:rPr>
            </w:pPr>
            <w:r>
              <w:rPr>
                <w:rFonts w:eastAsia="標楷體" w:hint="eastAsia"/>
                <w:b/>
                <w:bCs/>
                <w:szCs w:val="24"/>
              </w:rPr>
              <w:t>附</w:t>
            </w:r>
            <w:r w:rsidRPr="00D74AD5">
              <w:rPr>
                <w:rFonts w:eastAsia="標楷體" w:hint="eastAsia"/>
                <w:b/>
                <w:bCs/>
                <w:szCs w:val="24"/>
              </w:rPr>
              <w:t>表</w:t>
            </w:r>
            <w:r w:rsidRPr="00D74AD5">
              <w:rPr>
                <w:rFonts w:eastAsia="標楷體"/>
                <w:b/>
                <w:bCs/>
                <w:szCs w:val="24"/>
              </w:rPr>
              <w:t>1</w:t>
            </w:r>
            <w:r>
              <w:rPr>
                <w:rFonts w:eastAsia="標楷體"/>
                <w:b/>
                <w:bCs/>
                <w:szCs w:val="24"/>
              </w:rPr>
              <w:t>1</w:t>
            </w:r>
            <w:r w:rsidRPr="00D74AD5">
              <w:rPr>
                <w:rFonts w:eastAsia="標楷體"/>
                <w:b/>
                <w:bCs/>
                <w:szCs w:val="24"/>
              </w:rPr>
              <w:t>-</w:t>
            </w:r>
            <w:r w:rsidRPr="00D74AD5">
              <w:rPr>
                <w:rFonts w:eastAsia="標楷體" w:hint="eastAsia"/>
                <w:b/>
                <w:bCs/>
              </w:rPr>
              <w:t>中</w:t>
            </w:r>
            <w:r w:rsidRPr="00D74AD5">
              <w:rPr>
                <w:rFonts w:eastAsia="標楷體" w:hint="eastAsia"/>
                <w:b/>
                <w:bCs/>
                <w:szCs w:val="24"/>
              </w:rPr>
              <w:t>控室通報異常後續處理情形</w:t>
            </w:r>
            <w:r w:rsidRPr="00D74AD5">
              <w:rPr>
                <w:rFonts w:eastAsia="標楷體" w:hint="eastAsia"/>
                <w:b/>
                <w:bCs/>
              </w:rPr>
              <w:t>(</w:t>
            </w:r>
            <w:r w:rsidRPr="00D74AD5">
              <w:rPr>
                <w:rFonts w:eastAsia="標楷體" w:hint="eastAsia"/>
                <w:b/>
                <w:bCs/>
              </w:rPr>
              <w:t>智慧節能部分</w:t>
            </w:r>
            <w:r w:rsidRPr="00D74AD5">
              <w:rPr>
                <w:rFonts w:eastAsia="標楷體" w:hint="eastAsia"/>
                <w:b/>
                <w:bCs/>
              </w:rPr>
              <w:t>)</w:t>
            </w:r>
          </w:p>
        </w:tc>
      </w:tr>
      <w:tr w:rsidR="00E72840" w:rsidRPr="00C00237" w14:paraId="1A3298DC" w14:textId="77777777" w:rsidTr="00E72840">
        <w:trPr>
          <w:tblHeader/>
          <w:jc w:val="center"/>
        </w:trPr>
        <w:tc>
          <w:tcPr>
            <w:tcW w:w="846" w:type="dxa"/>
            <w:shd w:val="clear" w:color="auto" w:fill="EEECE1" w:themeFill="background2"/>
          </w:tcPr>
          <w:p w14:paraId="0BDD05A4" w14:textId="77777777" w:rsidR="00E72840" w:rsidRPr="00C00237" w:rsidRDefault="00E72840" w:rsidP="00051594">
            <w:pPr>
              <w:tabs>
                <w:tab w:val="left" w:pos="3261"/>
              </w:tabs>
              <w:spacing w:line="360" w:lineRule="exact"/>
              <w:jc w:val="both"/>
              <w:rPr>
                <w:rFonts w:ascii="標楷體" w:eastAsia="標楷體" w:hAnsi="標楷體"/>
              </w:rPr>
            </w:pPr>
            <w:r w:rsidRPr="00C00237">
              <w:rPr>
                <w:rFonts w:ascii="標楷體" w:eastAsia="標楷體" w:hAnsi="標楷體" w:hint="eastAsia"/>
              </w:rPr>
              <w:t>項目</w:t>
            </w:r>
          </w:p>
        </w:tc>
        <w:tc>
          <w:tcPr>
            <w:tcW w:w="1369" w:type="dxa"/>
            <w:shd w:val="clear" w:color="auto" w:fill="EEECE1" w:themeFill="background2"/>
            <w:vAlign w:val="center"/>
          </w:tcPr>
          <w:p w14:paraId="392E24CB" w14:textId="77777777" w:rsidR="00E72840" w:rsidRPr="00C00237" w:rsidRDefault="00E72840" w:rsidP="00051594">
            <w:pPr>
              <w:tabs>
                <w:tab w:val="left" w:pos="3261"/>
              </w:tabs>
              <w:spacing w:line="360" w:lineRule="exact"/>
              <w:jc w:val="both"/>
              <w:rPr>
                <w:rFonts w:ascii="標楷體" w:eastAsia="標楷體" w:hAnsi="標楷體"/>
                <w:szCs w:val="24"/>
              </w:rPr>
            </w:pPr>
            <w:r w:rsidRPr="00C00237">
              <w:rPr>
                <w:rFonts w:ascii="標楷體" w:eastAsia="標楷體" w:hAnsi="標楷體" w:hint="eastAsia"/>
              </w:rPr>
              <w:t>發生日期</w:t>
            </w:r>
          </w:p>
        </w:tc>
        <w:tc>
          <w:tcPr>
            <w:tcW w:w="763" w:type="dxa"/>
            <w:shd w:val="clear" w:color="auto" w:fill="EEECE1" w:themeFill="background2"/>
            <w:vAlign w:val="center"/>
          </w:tcPr>
          <w:p w14:paraId="3A464CC6" w14:textId="77777777" w:rsidR="00E72840" w:rsidRPr="00C00237" w:rsidRDefault="00E72840" w:rsidP="00051594">
            <w:pPr>
              <w:tabs>
                <w:tab w:val="left" w:pos="3261"/>
              </w:tabs>
              <w:spacing w:line="360" w:lineRule="exact"/>
              <w:jc w:val="both"/>
              <w:rPr>
                <w:rFonts w:ascii="標楷體" w:eastAsia="標楷體" w:hAnsi="標楷體"/>
                <w:szCs w:val="24"/>
              </w:rPr>
            </w:pPr>
            <w:r w:rsidRPr="00C00237">
              <w:rPr>
                <w:rFonts w:ascii="標楷體" w:eastAsia="標楷體" w:hAnsi="標楷體" w:hint="eastAsia"/>
              </w:rPr>
              <w:t>時間</w:t>
            </w:r>
          </w:p>
        </w:tc>
        <w:tc>
          <w:tcPr>
            <w:tcW w:w="2939" w:type="dxa"/>
            <w:shd w:val="clear" w:color="auto" w:fill="EEECE1" w:themeFill="background2"/>
            <w:vAlign w:val="center"/>
          </w:tcPr>
          <w:p w14:paraId="35FC1748" w14:textId="77777777" w:rsidR="00E72840" w:rsidRPr="00C00237" w:rsidRDefault="00E72840" w:rsidP="00051594">
            <w:pPr>
              <w:tabs>
                <w:tab w:val="left" w:pos="3261"/>
              </w:tabs>
              <w:spacing w:line="360" w:lineRule="exact"/>
              <w:jc w:val="both"/>
              <w:rPr>
                <w:rFonts w:ascii="標楷體" w:eastAsia="標楷體" w:hAnsi="標楷體"/>
                <w:szCs w:val="24"/>
              </w:rPr>
            </w:pPr>
            <w:r w:rsidRPr="00C00237">
              <w:rPr>
                <w:rFonts w:ascii="標楷體" w:eastAsia="標楷體" w:hAnsi="標楷體" w:hint="eastAsia"/>
              </w:rPr>
              <w:t>異常狀況</w:t>
            </w:r>
          </w:p>
        </w:tc>
        <w:tc>
          <w:tcPr>
            <w:tcW w:w="2730" w:type="dxa"/>
            <w:shd w:val="clear" w:color="auto" w:fill="EEECE1" w:themeFill="background2"/>
          </w:tcPr>
          <w:p w14:paraId="2315E659" w14:textId="77777777" w:rsidR="00E72840" w:rsidRPr="00C00237" w:rsidRDefault="00E72840" w:rsidP="00051594">
            <w:pPr>
              <w:tabs>
                <w:tab w:val="left" w:pos="3261"/>
              </w:tabs>
              <w:spacing w:line="360" w:lineRule="exact"/>
              <w:jc w:val="both"/>
              <w:rPr>
                <w:rFonts w:ascii="標楷體" w:eastAsia="標楷體" w:hAnsi="標楷體"/>
                <w:szCs w:val="24"/>
              </w:rPr>
            </w:pPr>
            <w:r w:rsidRPr="00C00237">
              <w:rPr>
                <w:rFonts w:ascii="標楷體" w:eastAsia="標楷體" w:hAnsi="標楷體" w:hint="eastAsia"/>
              </w:rPr>
              <w:t>後續處理情形</w:t>
            </w:r>
          </w:p>
        </w:tc>
      </w:tr>
      <w:tr w:rsidR="00E72840" w:rsidRPr="00C00237" w14:paraId="63C98D9F" w14:textId="77777777" w:rsidTr="00E72840">
        <w:trPr>
          <w:jc w:val="center"/>
        </w:trPr>
        <w:tc>
          <w:tcPr>
            <w:tcW w:w="846" w:type="dxa"/>
          </w:tcPr>
          <w:p w14:paraId="221EF010"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智控</w:t>
            </w:r>
          </w:p>
        </w:tc>
        <w:tc>
          <w:tcPr>
            <w:tcW w:w="1369" w:type="dxa"/>
          </w:tcPr>
          <w:p w14:paraId="17EC5BE0"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2025/01/20</w:t>
            </w:r>
          </w:p>
        </w:tc>
        <w:tc>
          <w:tcPr>
            <w:tcW w:w="763" w:type="dxa"/>
          </w:tcPr>
          <w:p w14:paraId="618D4D7B"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07:58</w:t>
            </w:r>
          </w:p>
        </w:tc>
        <w:tc>
          <w:tcPr>
            <w:tcW w:w="2939" w:type="dxa"/>
          </w:tcPr>
          <w:p w14:paraId="04E24EDD"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中控室監視畫面編號</w:t>
            </w:r>
            <w:r w:rsidRPr="00C00237">
              <w:rPr>
                <w:rFonts w:eastAsia="標楷體" w:hint="eastAsia"/>
                <w:szCs w:val="24"/>
              </w:rPr>
              <w:t>NO-138(D6</w:t>
            </w:r>
            <w:r w:rsidRPr="00C00237">
              <w:rPr>
                <w:rFonts w:eastAsia="標楷體" w:hint="eastAsia"/>
                <w:szCs w:val="24"/>
              </w:rPr>
              <w:t>客梯</w:t>
            </w:r>
            <w:r w:rsidRPr="00C00237">
              <w:rPr>
                <w:rFonts w:eastAsia="標楷體" w:hint="eastAsia"/>
                <w:szCs w:val="24"/>
              </w:rPr>
              <w:t>)</w:t>
            </w:r>
            <w:r w:rsidRPr="00C00237">
              <w:rPr>
                <w:rFonts w:eastAsia="標楷體" w:hint="eastAsia"/>
                <w:szCs w:val="24"/>
              </w:rPr>
              <w:t>畫面異常無顯像。</w:t>
            </w:r>
          </w:p>
        </w:tc>
        <w:tc>
          <w:tcPr>
            <w:tcW w:w="2730" w:type="dxa"/>
          </w:tcPr>
          <w:p w14:paraId="78F82C54"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01/20</w:t>
            </w:r>
            <w:r w:rsidRPr="00C00237">
              <w:rPr>
                <w:rFonts w:eastAsia="標楷體" w:hint="eastAsia"/>
                <w:szCs w:val="24"/>
              </w:rPr>
              <w:t>完成</w:t>
            </w:r>
          </w:p>
        </w:tc>
      </w:tr>
      <w:tr w:rsidR="00E72840" w:rsidRPr="00C00237" w14:paraId="2233149F" w14:textId="77777777" w:rsidTr="00E72840">
        <w:trPr>
          <w:jc w:val="center"/>
        </w:trPr>
        <w:tc>
          <w:tcPr>
            <w:tcW w:w="846" w:type="dxa"/>
          </w:tcPr>
          <w:p w14:paraId="464AF762"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智控</w:t>
            </w:r>
          </w:p>
        </w:tc>
        <w:tc>
          <w:tcPr>
            <w:tcW w:w="1369" w:type="dxa"/>
          </w:tcPr>
          <w:p w14:paraId="450156A6"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2025/01/27</w:t>
            </w:r>
          </w:p>
        </w:tc>
        <w:tc>
          <w:tcPr>
            <w:tcW w:w="763" w:type="dxa"/>
          </w:tcPr>
          <w:p w14:paraId="5F65F54B"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06:54</w:t>
            </w:r>
          </w:p>
        </w:tc>
        <w:tc>
          <w:tcPr>
            <w:tcW w:w="2939" w:type="dxa"/>
          </w:tcPr>
          <w:p w14:paraId="65803A07"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中控室監視畫面編號</w:t>
            </w:r>
            <w:r w:rsidRPr="00C00237">
              <w:rPr>
                <w:rFonts w:eastAsia="標楷體" w:hint="eastAsia"/>
                <w:szCs w:val="24"/>
              </w:rPr>
              <w:t>N:27(FUN</w:t>
            </w:r>
            <w:r w:rsidRPr="00C00237">
              <w:rPr>
                <w:rFonts w:eastAsia="標楷體" w:hint="eastAsia"/>
                <w:szCs w:val="24"/>
              </w:rPr>
              <w:t>城市，全功能）異常無顯像。</w:t>
            </w:r>
          </w:p>
        </w:tc>
        <w:tc>
          <w:tcPr>
            <w:tcW w:w="2730" w:type="dxa"/>
          </w:tcPr>
          <w:p w14:paraId="033EFB15"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02/03</w:t>
            </w:r>
            <w:r w:rsidRPr="00C00237">
              <w:rPr>
                <w:rFonts w:eastAsia="標楷體" w:hint="eastAsia"/>
                <w:szCs w:val="24"/>
              </w:rPr>
              <w:t>完成</w:t>
            </w:r>
          </w:p>
        </w:tc>
      </w:tr>
      <w:tr w:rsidR="00E72840" w:rsidRPr="00C00237" w14:paraId="70DA42D4" w14:textId="77777777" w:rsidTr="00E72840">
        <w:trPr>
          <w:jc w:val="center"/>
        </w:trPr>
        <w:tc>
          <w:tcPr>
            <w:tcW w:w="846" w:type="dxa"/>
          </w:tcPr>
          <w:p w14:paraId="1CAACFE3"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營繕</w:t>
            </w:r>
          </w:p>
        </w:tc>
        <w:tc>
          <w:tcPr>
            <w:tcW w:w="1369" w:type="dxa"/>
          </w:tcPr>
          <w:p w14:paraId="5FF603D1"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2025/01/23</w:t>
            </w:r>
          </w:p>
        </w:tc>
        <w:tc>
          <w:tcPr>
            <w:tcW w:w="763" w:type="dxa"/>
          </w:tcPr>
          <w:p w14:paraId="7BFD4648"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1</w:t>
            </w:r>
            <w:r w:rsidRPr="00C00237">
              <w:rPr>
                <w:rFonts w:eastAsia="標楷體"/>
                <w:szCs w:val="24"/>
              </w:rPr>
              <w:t>0:00</w:t>
            </w:r>
          </w:p>
        </w:tc>
        <w:tc>
          <w:tcPr>
            <w:tcW w:w="2939" w:type="dxa"/>
          </w:tcPr>
          <w:p w14:paraId="3E7E44CC"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1</w:t>
            </w:r>
            <w:r w:rsidRPr="00C00237">
              <w:rPr>
                <w:rFonts w:eastAsia="標楷體" w:hint="eastAsia"/>
                <w:szCs w:val="24"/>
              </w:rPr>
              <w:t>月</w:t>
            </w:r>
            <w:r w:rsidRPr="00C00237">
              <w:rPr>
                <w:rFonts w:eastAsia="標楷體" w:hint="eastAsia"/>
                <w:szCs w:val="24"/>
              </w:rPr>
              <w:t>21</w:t>
            </w:r>
            <w:r w:rsidRPr="00C00237">
              <w:rPr>
                <w:rFonts w:eastAsia="標楷體" w:hint="eastAsia"/>
                <w:szCs w:val="24"/>
              </w:rPr>
              <w:t>日凌晨地震</w:t>
            </w:r>
            <w:r w:rsidRPr="00C00237">
              <w:rPr>
                <w:rFonts w:eastAsia="標楷體" w:hint="eastAsia"/>
                <w:szCs w:val="24"/>
              </w:rPr>
              <w:t>,</w:t>
            </w:r>
            <w:r w:rsidRPr="00C00237">
              <w:rPr>
                <w:rFonts w:eastAsia="標楷體" w:hint="eastAsia"/>
                <w:szCs w:val="24"/>
              </w:rPr>
              <w:t>造成</w:t>
            </w:r>
            <w:r w:rsidRPr="00C00237">
              <w:rPr>
                <w:rFonts w:eastAsia="標楷體" w:hint="eastAsia"/>
                <w:szCs w:val="24"/>
              </w:rPr>
              <w:t>E</w:t>
            </w:r>
            <w:r w:rsidRPr="00C00237">
              <w:rPr>
                <w:rFonts w:eastAsia="標楷體" w:hint="eastAsia"/>
                <w:szCs w:val="24"/>
              </w:rPr>
              <w:t>區</w:t>
            </w:r>
            <w:r w:rsidRPr="00C00237">
              <w:rPr>
                <w:rFonts w:eastAsia="標楷體" w:hint="eastAsia"/>
                <w:szCs w:val="24"/>
              </w:rPr>
              <w:t>6</w:t>
            </w:r>
            <w:r w:rsidRPr="00C00237">
              <w:rPr>
                <w:rFonts w:eastAsia="標楷體" w:hint="eastAsia"/>
                <w:szCs w:val="24"/>
              </w:rPr>
              <w:t>樓及</w:t>
            </w:r>
            <w:r w:rsidRPr="00C00237">
              <w:rPr>
                <w:rFonts w:eastAsia="標楷體" w:hint="eastAsia"/>
                <w:szCs w:val="24"/>
              </w:rPr>
              <w:t>4</w:t>
            </w:r>
            <w:r w:rsidRPr="00C00237">
              <w:rPr>
                <w:rFonts w:eastAsia="標楷體" w:hint="eastAsia"/>
                <w:szCs w:val="24"/>
              </w:rPr>
              <w:t>樓走道部分輕鋼架掉落</w:t>
            </w:r>
            <w:r w:rsidRPr="00C00237">
              <w:rPr>
                <w:rFonts w:eastAsia="標楷體" w:hint="eastAsia"/>
                <w:szCs w:val="24"/>
              </w:rPr>
              <w:t>.</w:t>
            </w:r>
          </w:p>
        </w:tc>
        <w:tc>
          <w:tcPr>
            <w:tcW w:w="2730" w:type="dxa"/>
          </w:tcPr>
          <w:p w14:paraId="0D221DB4"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01/23</w:t>
            </w:r>
            <w:r w:rsidRPr="00C00237">
              <w:rPr>
                <w:rFonts w:eastAsia="標楷體" w:hint="eastAsia"/>
                <w:szCs w:val="24"/>
              </w:rPr>
              <w:t>已安裝完畢</w:t>
            </w:r>
            <w:r w:rsidRPr="00C00237">
              <w:rPr>
                <w:rFonts w:eastAsia="標楷體" w:hint="eastAsia"/>
                <w:szCs w:val="24"/>
              </w:rPr>
              <w:t>.</w:t>
            </w:r>
          </w:p>
        </w:tc>
      </w:tr>
      <w:tr w:rsidR="00E72840" w:rsidRPr="00C00237" w14:paraId="2E212D92" w14:textId="77777777" w:rsidTr="00E72840">
        <w:trPr>
          <w:jc w:val="center"/>
        </w:trPr>
        <w:tc>
          <w:tcPr>
            <w:tcW w:w="846" w:type="dxa"/>
          </w:tcPr>
          <w:p w14:paraId="0042A0F3"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營繕</w:t>
            </w:r>
          </w:p>
        </w:tc>
        <w:tc>
          <w:tcPr>
            <w:tcW w:w="1369" w:type="dxa"/>
          </w:tcPr>
          <w:p w14:paraId="17254D57"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2025/01/23</w:t>
            </w:r>
          </w:p>
        </w:tc>
        <w:tc>
          <w:tcPr>
            <w:tcW w:w="763" w:type="dxa"/>
          </w:tcPr>
          <w:p w14:paraId="0D14CBE4"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1</w:t>
            </w:r>
            <w:r w:rsidRPr="00C00237">
              <w:rPr>
                <w:rFonts w:eastAsia="標楷體"/>
                <w:szCs w:val="24"/>
              </w:rPr>
              <w:t>5:00</w:t>
            </w:r>
          </w:p>
        </w:tc>
        <w:tc>
          <w:tcPr>
            <w:tcW w:w="2939" w:type="dxa"/>
          </w:tcPr>
          <w:p w14:paraId="71DE9E08"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南館度量衡廣場木棧道塑化木高架地板破裂</w:t>
            </w:r>
            <w:r w:rsidRPr="00C00237">
              <w:rPr>
                <w:rFonts w:eastAsia="標楷體" w:hint="eastAsia"/>
                <w:szCs w:val="24"/>
              </w:rPr>
              <w:t>.</w:t>
            </w:r>
          </w:p>
        </w:tc>
        <w:tc>
          <w:tcPr>
            <w:tcW w:w="2730" w:type="dxa"/>
          </w:tcPr>
          <w:p w14:paraId="046191C0"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01/23</w:t>
            </w:r>
            <w:r w:rsidRPr="00C00237">
              <w:rPr>
                <w:rFonts w:eastAsia="標楷體" w:hint="eastAsia"/>
                <w:szCs w:val="24"/>
              </w:rPr>
              <w:t>已修繕完畢</w:t>
            </w:r>
            <w:r w:rsidRPr="00C00237">
              <w:rPr>
                <w:rFonts w:eastAsia="標楷體" w:hint="eastAsia"/>
                <w:szCs w:val="24"/>
              </w:rPr>
              <w:t>.</w:t>
            </w:r>
          </w:p>
        </w:tc>
      </w:tr>
      <w:tr w:rsidR="00E72840" w:rsidRPr="00C00237" w14:paraId="4E32730C" w14:textId="77777777" w:rsidTr="00E72840">
        <w:trPr>
          <w:jc w:val="center"/>
        </w:trPr>
        <w:tc>
          <w:tcPr>
            <w:tcW w:w="846" w:type="dxa"/>
          </w:tcPr>
          <w:p w14:paraId="49DE0411"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營繕</w:t>
            </w:r>
          </w:p>
        </w:tc>
        <w:tc>
          <w:tcPr>
            <w:tcW w:w="1369" w:type="dxa"/>
          </w:tcPr>
          <w:p w14:paraId="654EEBB2"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2025/01/24</w:t>
            </w:r>
          </w:p>
        </w:tc>
        <w:tc>
          <w:tcPr>
            <w:tcW w:w="763" w:type="dxa"/>
          </w:tcPr>
          <w:p w14:paraId="1FB4FE9B"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1</w:t>
            </w:r>
            <w:r w:rsidRPr="00C00237">
              <w:rPr>
                <w:rFonts w:eastAsia="標楷體"/>
                <w:szCs w:val="24"/>
              </w:rPr>
              <w:t>1:30</w:t>
            </w:r>
          </w:p>
        </w:tc>
        <w:tc>
          <w:tcPr>
            <w:tcW w:w="2939" w:type="dxa"/>
          </w:tcPr>
          <w:p w14:paraId="7D984C35"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AB103</w:t>
            </w:r>
            <w:r w:rsidRPr="00C00237">
              <w:rPr>
                <w:rFonts w:eastAsia="標楷體" w:hint="eastAsia"/>
                <w:szCs w:val="24"/>
              </w:rPr>
              <w:t>教室編號</w:t>
            </w:r>
            <w:r w:rsidRPr="00C00237">
              <w:rPr>
                <w:rFonts w:eastAsia="標楷體" w:hint="eastAsia"/>
                <w:szCs w:val="24"/>
              </w:rPr>
              <w:t>5-17</w:t>
            </w:r>
            <w:r w:rsidRPr="00C00237">
              <w:rPr>
                <w:rFonts w:eastAsia="標楷體" w:hint="eastAsia"/>
                <w:szCs w:val="24"/>
              </w:rPr>
              <w:t>桌子側板脫落</w:t>
            </w:r>
            <w:r w:rsidRPr="00C00237">
              <w:rPr>
                <w:rFonts w:eastAsia="標楷體" w:hint="eastAsia"/>
                <w:szCs w:val="24"/>
              </w:rPr>
              <w:t>.</w:t>
            </w:r>
          </w:p>
        </w:tc>
        <w:tc>
          <w:tcPr>
            <w:tcW w:w="2730" w:type="dxa"/>
          </w:tcPr>
          <w:p w14:paraId="56B08D88"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01/24</w:t>
            </w:r>
            <w:r w:rsidRPr="00C00237">
              <w:rPr>
                <w:rFonts w:eastAsia="標楷體" w:hint="eastAsia"/>
                <w:szCs w:val="24"/>
              </w:rPr>
              <w:t>已修繕完畢</w:t>
            </w:r>
            <w:r w:rsidRPr="00C00237">
              <w:rPr>
                <w:rFonts w:eastAsia="標楷體" w:hint="eastAsia"/>
                <w:szCs w:val="24"/>
              </w:rPr>
              <w:t>.</w:t>
            </w:r>
          </w:p>
        </w:tc>
      </w:tr>
      <w:tr w:rsidR="00E72840" w:rsidRPr="00C00237" w14:paraId="53DC7E14" w14:textId="77777777" w:rsidTr="00E72840">
        <w:trPr>
          <w:jc w:val="center"/>
        </w:trPr>
        <w:tc>
          <w:tcPr>
            <w:tcW w:w="846" w:type="dxa"/>
          </w:tcPr>
          <w:p w14:paraId="007468A2"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營繕</w:t>
            </w:r>
          </w:p>
        </w:tc>
        <w:tc>
          <w:tcPr>
            <w:tcW w:w="1369" w:type="dxa"/>
          </w:tcPr>
          <w:p w14:paraId="0CDEB717"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2025/01/25</w:t>
            </w:r>
          </w:p>
        </w:tc>
        <w:tc>
          <w:tcPr>
            <w:tcW w:w="763" w:type="dxa"/>
          </w:tcPr>
          <w:p w14:paraId="5722B596"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10:20</w:t>
            </w:r>
          </w:p>
        </w:tc>
        <w:tc>
          <w:tcPr>
            <w:tcW w:w="2939" w:type="dxa"/>
          </w:tcPr>
          <w:p w14:paraId="699D24BA"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劇院廣場通往昇華廣場階梯一塊高壓磚脫落</w:t>
            </w:r>
          </w:p>
        </w:tc>
        <w:tc>
          <w:tcPr>
            <w:tcW w:w="2730" w:type="dxa"/>
          </w:tcPr>
          <w:p w14:paraId="4C96E503"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01/25</w:t>
            </w:r>
            <w:r w:rsidRPr="00C00237">
              <w:rPr>
                <w:rFonts w:eastAsia="標楷體" w:hint="eastAsia"/>
                <w:szCs w:val="24"/>
              </w:rPr>
              <w:t>已修繕完畢</w:t>
            </w:r>
            <w:r w:rsidRPr="00C00237">
              <w:rPr>
                <w:rFonts w:eastAsia="標楷體" w:hint="eastAsia"/>
                <w:szCs w:val="24"/>
              </w:rPr>
              <w:t>.</w:t>
            </w:r>
          </w:p>
        </w:tc>
      </w:tr>
      <w:tr w:rsidR="00E72840" w:rsidRPr="00C00237" w14:paraId="6A090893" w14:textId="77777777" w:rsidTr="00E72840">
        <w:trPr>
          <w:jc w:val="center"/>
        </w:trPr>
        <w:tc>
          <w:tcPr>
            <w:tcW w:w="846" w:type="dxa"/>
          </w:tcPr>
          <w:p w14:paraId="4CDDA4E0"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營繕</w:t>
            </w:r>
          </w:p>
        </w:tc>
        <w:tc>
          <w:tcPr>
            <w:tcW w:w="1369" w:type="dxa"/>
          </w:tcPr>
          <w:p w14:paraId="6E0AF685"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2025/02/01</w:t>
            </w:r>
          </w:p>
        </w:tc>
        <w:tc>
          <w:tcPr>
            <w:tcW w:w="763" w:type="dxa"/>
          </w:tcPr>
          <w:p w14:paraId="35A041A8"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09:30</w:t>
            </w:r>
          </w:p>
        </w:tc>
        <w:tc>
          <w:tcPr>
            <w:tcW w:w="2939" w:type="dxa"/>
          </w:tcPr>
          <w:p w14:paraId="60038EE4"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S203</w:t>
            </w:r>
            <w:r w:rsidRPr="00C00237">
              <w:rPr>
                <w:rFonts w:eastAsia="標楷體" w:hint="eastAsia"/>
                <w:szCs w:val="24"/>
              </w:rPr>
              <w:t>教室窗戶無法開關</w:t>
            </w:r>
            <w:r w:rsidRPr="00C00237">
              <w:rPr>
                <w:rFonts w:eastAsia="標楷體" w:hint="eastAsia"/>
                <w:szCs w:val="24"/>
              </w:rPr>
              <w:t>.</w:t>
            </w:r>
          </w:p>
        </w:tc>
        <w:tc>
          <w:tcPr>
            <w:tcW w:w="2730" w:type="dxa"/>
          </w:tcPr>
          <w:p w14:paraId="038D97E6"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02/03</w:t>
            </w:r>
            <w:r w:rsidRPr="00C00237">
              <w:rPr>
                <w:rFonts w:eastAsia="標楷體" w:hint="eastAsia"/>
                <w:szCs w:val="24"/>
              </w:rPr>
              <w:t>已修繕完畢</w:t>
            </w:r>
            <w:r w:rsidRPr="00C00237">
              <w:rPr>
                <w:rFonts w:eastAsia="標楷體" w:hint="eastAsia"/>
                <w:szCs w:val="24"/>
              </w:rPr>
              <w:t>.</w:t>
            </w:r>
          </w:p>
        </w:tc>
      </w:tr>
      <w:tr w:rsidR="00E72840" w:rsidRPr="00C00237" w14:paraId="39D0F47B" w14:textId="77777777" w:rsidTr="00E72840">
        <w:trPr>
          <w:jc w:val="center"/>
        </w:trPr>
        <w:tc>
          <w:tcPr>
            <w:tcW w:w="846" w:type="dxa"/>
          </w:tcPr>
          <w:p w14:paraId="779AEE2E"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空調</w:t>
            </w:r>
          </w:p>
        </w:tc>
        <w:tc>
          <w:tcPr>
            <w:tcW w:w="1369" w:type="dxa"/>
          </w:tcPr>
          <w:p w14:paraId="0DB04171"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2025/01/25</w:t>
            </w:r>
          </w:p>
        </w:tc>
        <w:tc>
          <w:tcPr>
            <w:tcW w:w="763" w:type="dxa"/>
          </w:tcPr>
          <w:p w14:paraId="3DCB40BA"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10:30</w:t>
            </w:r>
          </w:p>
        </w:tc>
        <w:tc>
          <w:tcPr>
            <w:tcW w:w="2939" w:type="dxa"/>
          </w:tcPr>
          <w:p w14:paraId="397EEDA5"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IB-5</w:t>
            </w:r>
            <w:r w:rsidRPr="00C00237">
              <w:rPr>
                <w:rFonts w:eastAsia="標楷體" w:hint="eastAsia"/>
                <w:szCs w:val="24"/>
              </w:rPr>
              <w:t>儲冰槽液位異常</w:t>
            </w:r>
          </w:p>
        </w:tc>
        <w:tc>
          <w:tcPr>
            <w:tcW w:w="2730" w:type="dxa"/>
          </w:tcPr>
          <w:p w14:paraId="556FB71F" w14:textId="77777777" w:rsidR="00E72840" w:rsidRPr="00C00237" w:rsidRDefault="00E72840" w:rsidP="00051594">
            <w:pPr>
              <w:tabs>
                <w:tab w:val="left" w:pos="3261"/>
              </w:tabs>
              <w:spacing w:line="360" w:lineRule="exact"/>
              <w:jc w:val="both"/>
              <w:rPr>
                <w:rFonts w:eastAsia="標楷體"/>
                <w:szCs w:val="24"/>
              </w:rPr>
            </w:pPr>
            <w:r w:rsidRPr="00C00237">
              <w:rPr>
                <w:rFonts w:eastAsia="標楷體" w:hint="eastAsia"/>
                <w:szCs w:val="24"/>
              </w:rPr>
              <w:t>請原廠查修後硬體設備無異常，目前研判可能為通訊板異常，還在觀察中。</w:t>
            </w:r>
          </w:p>
        </w:tc>
      </w:tr>
    </w:tbl>
    <w:p w14:paraId="203FF2D2" w14:textId="77777777" w:rsidR="00E72840" w:rsidRDefault="00E72840" w:rsidP="00E72840">
      <w:pPr>
        <w:jc w:val="both"/>
        <w:rPr>
          <w:rFonts w:eastAsia="標楷體"/>
          <w:szCs w:val="22"/>
        </w:rPr>
      </w:pPr>
    </w:p>
    <w:tbl>
      <w:tblPr>
        <w:tblStyle w:val="aa"/>
        <w:tblW w:w="8642" w:type="dxa"/>
        <w:jc w:val="center"/>
        <w:tblLayout w:type="fixed"/>
        <w:tblLook w:val="04A0" w:firstRow="1" w:lastRow="0" w:firstColumn="1" w:lastColumn="0" w:noHBand="0" w:noVBand="1"/>
      </w:tblPr>
      <w:tblGrid>
        <w:gridCol w:w="704"/>
        <w:gridCol w:w="3402"/>
        <w:gridCol w:w="3260"/>
        <w:gridCol w:w="1276"/>
      </w:tblGrid>
      <w:tr w:rsidR="00E72840" w:rsidRPr="00C00237" w14:paraId="1EB8EEE7" w14:textId="77777777" w:rsidTr="00E72840">
        <w:trPr>
          <w:tblHeader/>
          <w:jc w:val="center"/>
        </w:trPr>
        <w:tc>
          <w:tcPr>
            <w:tcW w:w="8642" w:type="dxa"/>
            <w:gridSpan w:val="4"/>
            <w:shd w:val="clear" w:color="auto" w:fill="FFFF00"/>
            <w:vAlign w:val="center"/>
          </w:tcPr>
          <w:p w14:paraId="5053177D" w14:textId="77777777" w:rsidR="00E72840" w:rsidRPr="00C00237" w:rsidRDefault="00E72840" w:rsidP="00051594">
            <w:pPr>
              <w:spacing w:line="320" w:lineRule="exact"/>
              <w:jc w:val="center"/>
              <w:rPr>
                <w:rFonts w:eastAsia="標楷體"/>
                <w:szCs w:val="24"/>
              </w:rPr>
            </w:pPr>
            <w:r w:rsidRPr="003109FB">
              <w:rPr>
                <w:rFonts w:eastAsia="標楷體" w:hint="eastAsia"/>
                <w:b/>
                <w:bCs/>
              </w:rPr>
              <w:t>附表</w:t>
            </w:r>
            <w:r w:rsidRPr="003109FB">
              <w:rPr>
                <w:rFonts w:eastAsia="標楷體" w:hint="eastAsia"/>
                <w:b/>
                <w:bCs/>
              </w:rPr>
              <w:t>1</w:t>
            </w:r>
            <w:r>
              <w:rPr>
                <w:rFonts w:eastAsia="標楷體"/>
                <w:b/>
                <w:bCs/>
              </w:rPr>
              <w:t>2</w:t>
            </w:r>
            <w:r w:rsidRPr="003109FB">
              <w:rPr>
                <w:rFonts w:eastAsia="標楷體"/>
                <w:b/>
                <w:bCs/>
              </w:rPr>
              <w:t>-</w:t>
            </w:r>
            <w:r w:rsidRPr="003109FB">
              <w:rPr>
                <w:rFonts w:eastAsia="標楷體"/>
                <w:b/>
                <w:bCs/>
              </w:rPr>
              <w:t>自行列管案</w:t>
            </w:r>
          </w:p>
        </w:tc>
      </w:tr>
      <w:tr w:rsidR="00E72840" w:rsidRPr="00C00237" w14:paraId="18E0FBB8" w14:textId="77777777" w:rsidTr="00E72840">
        <w:trPr>
          <w:tblHeader/>
          <w:jc w:val="center"/>
        </w:trPr>
        <w:tc>
          <w:tcPr>
            <w:tcW w:w="704" w:type="dxa"/>
            <w:shd w:val="clear" w:color="auto" w:fill="EEECE1" w:themeFill="background2"/>
            <w:vAlign w:val="center"/>
          </w:tcPr>
          <w:p w14:paraId="37B1DB40" w14:textId="77777777" w:rsidR="00E72840" w:rsidRPr="00C00237" w:rsidRDefault="00E72840" w:rsidP="00051594">
            <w:pPr>
              <w:spacing w:line="320" w:lineRule="exact"/>
              <w:rPr>
                <w:rFonts w:eastAsia="標楷體"/>
                <w:szCs w:val="24"/>
              </w:rPr>
            </w:pPr>
            <w:r w:rsidRPr="00C00237">
              <w:rPr>
                <w:rFonts w:eastAsia="標楷體"/>
                <w:szCs w:val="24"/>
              </w:rPr>
              <w:t>管考</w:t>
            </w:r>
          </w:p>
          <w:p w14:paraId="3D34FD18" w14:textId="77777777" w:rsidR="00E72840" w:rsidRPr="00C00237" w:rsidRDefault="00E72840" w:rsidP="00051594">
            <w:pPr>
              <w:spacing w:line="320" w:lineRule="exact"/>
              <w:rPr>
                <w:rFonts w:eastAsia="標楷體"/>
                <w:szCs w:val="24"/>
              </w:rPr>
            </w:pPr>
            <w:r w:rsidRPr="00C00237">
              <w:rPr>
                <w:rFonts w:eastAsia="標楷體"/>
                <w:szCs w:val="24"/>
              </w:rPr>
              <w:t>案號</w:t>
            </w:r>
          </w:p>
        </w:tc>
        <w:tc>
          <w:tcPr>
            <w:tcW w:w="3402" w:type="dxa"/>
            <w:shd w:val="clear" w:color="auto" w:fill="EEECE1" w:themeFill="background2"/>
            <w:vAlign w:val="center"/>
          </w:tcPr>
          <w:p w14:paraId="34DE4934" w14:textId="77777777" w:rsidR="00E72840" w:rsidRPr="00C00237" w:rsidRDefault="00E72840" w:rsidP="00051594">
            <w:pPr>
              <w:spacing w:line="320" w:lineRule="exact"/>
              <w:rPr>
                <w:rFonts w:eastAsia="標楷體"/>
                <w:szCs w:val="24"/>
              </w:rPr>
            </w:pPr>
            <w:r w:rsidRPr="00C00237">
              <w:rPr>
                <w:rFonts w:eastAsia="標楷體"/>
                <w:szCs w:val="24"/>
              </w:rPr>
              <w:t>管考內容</w:t>
            </w:r>
          </w:p>
        </w:tc>
        <w:tc>
          <w:tcPr>
            <w:tcW w:w="3260" w:type="dxa"/>
            <w:shd w:val="clear" w:color="auto" w:fill="EEECE1" w:themeFill="background2"/>
            <w:vAlign w:val="center"/>
          </w:tcPr>
          <w:p w14:paraId="4EAB0E4E" w14:textId="77777777" w:rsidR="00E72840" w:rsidRPr="00C00237" w:rsidRDefault="00E72840" w:rsidP="00051594">
            <w:pPr>
              <w:spacing w:line="320" w:lineRule="exact"/>
              <w:rPr>
                <w:rFonts w:eastAsia="標楷體"/>
                <w:szCs w:val="24"/>
              </w:rPr>
            </w:pPr>
            <w:r w:rsidRPr="00C00237">
              <w:rPr>
                <w:rFonts w:eastAsia="標楷體"/>
                <w:szCs w:val="24"/>
              </w:rPr>
              <w:t>本次辦理情形</w:t>
            </w:r>
          </w:p>
        </w:tc>
        <w:tc>
          <w:tcPr>
            <w:tcW w:w="1276" w:type="dxa"/>
            <w:shd w:val="clear" w:color="auto" w:fill="EEECE1" w:themeFill="background2"/>
            <w:vAlign w:val="center"/>
          </w:tcPr>
          <w:p w14:paraId="1350ABF1" w14:textId="77777777" w:rsidR="00E72840" w:rsidRPr="00C00237" w:rsidRDefault="00E72840" w:rsidP="00051594">
            <w:pPr>
              <w:spacing w:line="320" w:lineRule="exact"/>
              <w:rPr>
                <w:rFonts w:eastAsia="標楷體"/>
                <w:szCs w:val="24"/>
              </w:rPr>
            </w:pPr>
            <w:r w:rsidRPr="00C00237">
              <w:rPr>
                <w:rFonts w:eastAsia="標楷體"/>
                <w:szCs w:val="24"/>
              </w:rPr>
              <w:t>預定完成日期</w:t>
            </w:r>
          </w:p>
        </w:tc>
      </w:tr>
      <w:tr w:rsidR="00E72840" w:rsidRPr="00C00237" w14:paraId="1FF214E4" w14:textId="77777777" w:rsidTr="00E72840">
        <w:trPr>
          <w:jc w:val="center"/>
        </w:trPr>
        <w:tc>
          <w:tcPr>
            <w:tcW w:w="704" w:type="dxa"/>
          </w:tcPr>
          <w:p w14:paraId="0A257A0B" w14:textId="77777777" w:rsidR="00E72840" w:rsidRPr="00C00237" w:rsidRDefault="00E72840" w:rsidP="00051594">
            <w:pPr>
              <w:spacing w:line="320" w:lineRule="exact"/>
              <w:rPr>
                <w:rFonts w:eastAsia="標楷體"/>
                <w:szCs w:val="24"/>
              </w:rPr>
            </w:pPr>
            <w:r w:rsidRPr="00C00237">
              <w:rPr>
                <w:rFonts w:ascii="標楷體" w:eastAsia="標楷體" w:hAnsi="標楷體" w:hint="eastAsia"/>
                <w:sz w:val="20"/>
              </w:rPr>
              <w:t>113-150</w:t>
            </w:r>
          </w:p>
        </w:tc>
        <w:tc>
          <w:tcPr>
            <w:tcW w:w="3402" w:type="dxa"/>
          </w:tcPr>
          <w:p w14:paraId="5AC7B450" w14:textId="77777777" w:rsidR="00E72840" w:rsidRPr="00C00237" w:rsidRDefault="00E72840" w:rsidP="00051594">
            <w:pPr>
              <w:kinsoku w:val="0"/>
              <w:spacing w:line="320" w:lineRule="exact"/>
              <w:rPr>
                <w:rFonts w:eastAsia="標楷體"/>
                <w:szCs w:val="24"/>
              </w:rPr>
            </w:pPr>
            <w:r w:rsidRPr="00C00237">
              <w:rPr>
                <w:rFonts w:ascii="標楷體" w:eastAsia="標楷體" w:hAnsi="標楷體" w:hint="eastAsia"/>
              </w:rPr>
              <w:t>請秘書室規劃三角大廳、D區上方天窗罩幕髒污處理。(20240529第10次)</w:t>
            </w:r>
          </w:p>
        </w:tc>
        <w:tc>
          <w:tcPr>
            <w:tcW w:w="3260" w:type="dxa"/>
          </w:tcPr>
          <w:p w14:paraId="3A5D435E" w14:textId="77777777" w:rsidR="00E72840" w:rsidRPr="00C00237" w:rsidRDefault="00E72840" w:rsidP="00051594">
            <w:pPr>
              <w:kinsoku w:val="0"/>
              <w:spacing w:line="320" w:lineRule="exact"/>
              <w:rPr>
                <w:rFonts w:eastAsia="標楷體"/>
                <w:szCs w:val="24"/>
              </w:rPr>
            </w:pPr>
            <w:r w:rsidRPr="00C00237">
              <w:rPr>
                <w:rFonts w:ascii="標楷體" w:eastAsia="標楷體" w:hAnsi="標楷體" w:hint="eastAsia"/>
              </w:rPr>
              <w:t>三角大廳、D區上方天窗罩幕髒污部分須俟PEP膜更換後一併處理，俟後續工程發</w:t>
            </w:r>
            <w:r w:rsidRPr="00C00237">
              <w:rPr>
                <w:rFonts w:ascii="標楷體" w:eastAsia="標楷體" w:hAnsi="標楷體" w:hint="eastAsia"/>
              </w:rPr>
              <w:lastRenderedPageBreak/>
              <w:t>包後可一併改善，需求說明書撰寫中。</w:t>
            </w:r>
          </w:p>
        </w:tc>
        <w:tc>
          <w:tcPr>
            <w:tcW w:w="1276" w:type="dxa"/>
          </w:tcPr>
          <w:p w14:paraId="26EE52FA" w14:textId="77777777" w:rsidR="00E72840" w:rsidRPr="00C00237" w:rsidRDefault="00E72840" w:rsidP="00051594">
            <w:pPr>
              <w:spacing w:line="320" w:lineRule="exact"/>
              <w:rPr>
                <w:rFonts w:eastAsia="標楷體"/>
                <w:szCs w:val="24"/>
              </w:rPr>
            </w:pPr>
            <w:r w:rsidRPr="00C00237">
              <w:rPr>
                <w:rFonts w:ascii="標楷體" w:eastAsia="標楷體" w:hAnsi="標楷體" w:hint="eastAsia"/>
                <w:sz w:val="20"/>
              </w:rPr>
              <w:lastRenderedPageBreak/>
              <w:t>114/02/15</w:t>
            </w:r>
          </w:p>
        </w:tc>
      </w:tr>
      <w:tr w:rsidR="00E72840" w:rsidRPr="00C00237" w14:paraId="00B03DDD" w14:textId="77777777" w:rsidTr="00E72840">
        <w:trPr>
          <w:jc w:val="center"/>
        </w:trPr>
        <w:tc>
          <w:tcPr>
            <w:tcW w:w="704" w:type="dxa"/>
          </w:tcPr>
          <w:p w14:paraId="25184107" w14:textId="77777777" w:rsidR="00E72840" w:rsidRPr="00C00237" w:rsidRDefault="00E72840" w:rsidP="00051594">
            <w:pPr>
              <w:spacing w:line="320" w:lineRule="exact"/>
              <w:rPr>
                <w:rFonts w:eastAsia="標楷體"/>
                <w:szCs w:val="24"/>
              </w:rPr>
            </w:pPr>
            <w:r w:rsidRPr="00C00237">
              <w:rPr>
                <w:rFonts w:ascii="標楷體" w:eastAsia="標楷體" w:hAnsi="標楷體" w:hint="eastAsia"/>
                <w:sz w:val="20"/>
              </w:rPr>
              <w:t>113-285</w:t>
            </w:r>
          </w:p>
        </w:tc>
        <w:tc>
          <w:tcPr>
            <w:tcW w:w="3402" w:type="dxa"/>
          </w:tcPr>
          <w:p w14:paraId="2E8366FC" w14:textId="77777777" w:rsidR="00E72840" w:rsidRPr="00C00237" w:rsidRDefault="00E72840" w:rsidP="00051594">
            <w:pPr>
              <w:kinsoku w:val="0"/>
              <w:spacing w:line="320" w:lineRule="exact"/>
              <w:rPr>
                <w:rFonts w:eastAsia="標楷體"/>
                <w:szCs w:val="24"/>
              </w:rPr>
            </w:pPr>
            <w:r w:rsidRPr="00C00237">
              <w:rPr>
                <w:rFonts w:ascii="標楷體" w:eastAsia="標楷體" w:hAnsi="標楷體" w:hint="eastAsia"/>
              </w:rPr>
              <w:t>ISO500001能源管理認證，需按期完成，秘書室相關人員已補齊，請把握當時承諾的12月底以前一定要完成改善的工作，另對館內太陽能板進行評估與維護，以確保發電效能。(20241106第20次)</w:t>
            </w:r>
          </w:p>
        </w:tc>
        <w:tc>
          <w:tcPr>
            <w:tcW w:w="3260" w:type="dxa"/>
          </w:tcPr>
          <w:p w14:paraId="0212A94B" w14:textId="77777777" w:rsidR="00E72840" w:rsidRPr="00144E5C" w:rsidRDefault="00E72840" w:rsidP="00B213FE">
            <w:pPr>
              <w:pStyle w:val="aff9"/>
              <w:numPr>
                <w:ilvl w:val="2"/>
                <w:numId w:val="73"/>
              </w:numPr>
              <w:spacing w:line="320" w:lineRule="exact"/>
              <w:ind w:leftChars="0" w:left="284" w:hanging="284"/>
              <w:rPr>
                <w:rFonts w:ascii="標楷體" w:eastAsia="標楷體" w:hAnsi="標楷體"/>
              </w:rPr>
            </w:pPr>
            <w:r w:rsidRPr="00144E5C">
              <w:rPr>
                <w:rFonts w:ascii="標楷體" w:eastAsia="標楷體" w:hAnsi="標楷體" w:hint="eastAsia"/>
              </w:rPr>
              <w:t>預計於</w:t>
            </w:r>
            <w:r w:rsidRPr="00144E5C">
              <w:rPr>
                <w:rFonts w:ascii="標楷體" w:eastAsia="標楷體" w:hAnsi="標楷體"/>
              </w:rPr>
              <w:t>114</w:t>
            </w:r>
            <w:r w:rsidRPr="00144E5C">
              <w:rPr>
                <w:rFonts w:ascii="標楷體" w:eastAsia="標楷體" w:hAnsi="標楷體" w:hint="eastAsia"/>
              </w:rPr>
              <w:t>年2月完成改善。</w:t>
            </w:r>
          </w:p>
          <w:p w14:paraId="20F54A43" w14:textId="77777777" w:rsidR="00E72840" w:rsidRPr="00144E5C" w:rsidRDefault="00E72840" w:rsidP="00B213FE">
            <w:pPr>
              <w:pStyle w:val="aff9"/>
              <w:numPr>
                <w:ilvl w:val="2"/>
                <w:numId w:val="73"/>
              </w:numPr>
              <w:spacing w:line="320" w:lineRule="exact"/>
              <w:ind w:leftChars="0" w:left="284" w:hanging="284"/>
              <w:rPr>
                <w:rFonts w:eastAsia="標楷體"/>
              </w:rPr>
            </w:pPr>
            <w:r w:rsidRPr="00144E5C">
              <w:rPr>
                <w:rFonts w:ascii="標楷體" w:eastAsia="標楷體" w:hAnsi="標楷體" w:hint="eastAsia"/>
              </w:rPr>
              <w:t>太陽能發電無異常。</w:t>
            </w:r>
          </w:p>
        </w:tc>
        <w:tc>
          <w:tcPr>
            <w:tcW w:w="1276" w:type="dxa"/>
          </w:tcPr>
          <w:p w14:paraId="7D2E9FAA" w14:textId="77777777" w:rsidR="00E72840" w:rsidRPr="00C00237" w:rsidRDefault="00E72840" w:rsidP="00051594">
            <w:pPr>
              <w:spacing w:line="320" w:lineRule="exact"/>
              <w:rPr>
                <w:rFonts w:eastAsia="標楷體"/>
                <w:szCs w:val="24"/>
              </w:rPr>
            </w:pPr>
            <w:r w:rsidRPr="00C00237">
              <w:rPr>
                <w:rFonts w:ascii="標楷體" w:eastAsia="標楷體" w:hAnsi="標楷體" w:hint="eastAsia"/>
                <w:sz w:val="20"/>
              </w:rPr>
              <w:t>114/02/28</w:t>
            </w:r>
          </w:p>
        </w:tc>
      </w:tr>
      <w:tr w:rsidR="00E72840" w:rsidRPr="00C00237" w14:paraId="5640E46C" w14:textId="77777777" w:rsidTr="00E72840">
        <w:trPr>
          <w:jc w:val="center"/>
        </w:trPr>
        <w:tc>
          <w:tcPr>
            <w:tcW w:w="704" w:type="dxa"/>
          </w:tcPr>
          <w:p w14:paraId="0441F991" w14:textId="77777777" w:rsidR="00E72840" w:rsidRPr="00C00237" w:rsidRDefault="00E72840" w:rsidP="00051594">
            <w:pPr>
              <w:spacing w:line="320" w:lineRule="exact"/>
              <w:rPr>
                <w:rFonts w:eastAsia="標楷體"/>
                <w:szCs w:val="24"/>
              </w:rPr>
            </w:pPr>
            <w:r w:rsidRPr="00C00237">
              <w:rPr>
                <w:rFonts w:ascii="標楷體" w:eastAsia="標楷體" w:hAnsi="標楷體" w:hint="eastAsia"/>
                <w:sz w:val="20"/>
              </w:rPr>
              <w:t>113-290</w:t>
            </w:r>
          </w:p>
        </w:tc>
        <w:tc>
          <w:tcPr>
            <w:tcW w:w="3402" w:type="dxa"/>
          </w:tcPr>
          <w:p w14:paraId="720FDE94" w14:textId="77777777" w:rsidR="00E72840" w:rsidRPr="00C00237" w:rsidRDefault="00E72840" w:rsidP="00051594">
            <w:pPr>
              <w:kinsoku w:val="0"/>
              <w:spacing w:line="320" w:lineRule="exact"/>
              <w:rPr>
                <w:rFonts w:eastAsia="標楷體"/>
                <w:szCs w:val="24"/>
              </w:rPr>
            </w:pPr>
            <w:r w:rsidRPr="00C00237">
              <w:rPr>
                <w:rFonts w:ascii="標楷體" w:eastAsia="標楷體" w:hAnsi="標楷體" w:hint="eastAsia"/>
              </w:rPr>
              <w:t>請秘書室未來執行Green Bim與規劃單位研擬，如何有效監控空調、空氣品質，例如是否引進外部空氣以利空氣循環，或有其他室內空氣自淨方案。(1131108輿情會議)</w:t>
            </w:r>
          </w:p>
        </w:tc>
        <w:tc>
          <w:tcPr>
            <w:tcW w:w="3260" w:type="dxa"/>
            <w:shd w:val="clear" w:color="auto" w:fill="auto"/>
          </w:tcPr>
          <w:p w14:paraId="65DAD439" w14:textId="77777777" w:rsidR="00E72840" w:rsidRPr="00C00237" w:rsidRDefault="00E72840" w:rsidP="00051594">
            <w:pPr>
              <w:widowControl/>
              <w:spacing w:line="320" w:lineRule="exact"/>
              <w:rPr>
                <w:rFonts w:eastAsia="標楷體"/>
                <w:szCs w:val="24"/>
              </w:rPr>
            </w:pPr>
            <w:r w:rsidRPr="00C00237">
              <w:rPr>
                <w:rFonts w:ascii="標楷體" w:eastAsia="標楷體" w:hAnsi="標楷體" w:hint="eastAsia"/>
              </w:rPr>
              <w:t>預備委託專業服務採購招標文件中。</w:t>
            </w:r>
          </w:p>
        </w:tc>
        <w:tc>
          <w:tcPr>
            <w:tcW w:w="1276" w:type="dxa"/>
            <w:shd w:val="clear" w:color="auto" w:fill="auto"/>
          </w:tcPr>
          <w:p w14:paraId="170C846C" w14:textId="77777777" w:rsidR="00E72840" w:rsidRPr="00C00237" w:rsidRDefault="00E72840" w:rsidP="00051594">
            <w:pPr>
              <w:spacing w:line="320" w:lineRule="exact"/>
              <w:rPr>
                <w:rFonts w:eastAsia="標楷體"/>
                <w:szCs w:val="24"/>
              </w:rPr>
            </w:pPr>
            <w:r w:rsidRPr="00C00237">
              <w:rPr>
                <w:rFonts w:ascii="標楷體" w:eastAsia="標楷體" w:hAnsi="標楷體" w:hint="eastAsia"/>
                <w:sz w:val="20"/>
              </w:rPr>
              <w:t>114/03/31</w:t>
            </w:r>
          </w:p>
        </w:tc>
      </w:tr>
      <w:tr w:rsidR="00E72840" w:rsidRPr="00C00237" w14:paraId="58B8786F" w14:textId="77777777" w:rsidTr="00E72840">
        <w:trPr>
          <w:jc w:val="center"/>
        </w:trPr>
        <w:tc>
          <w:tcPr>
            <w:tcW w:w="704" w:type="dxa"/>
          </w:tcPr>
          <w:p w14:paraId="1287DE20" w14:textId="77777777" w:rsidR="00E72840" w:rsidRPr="00C00237" w:rsidRDefault="00E72840" w:rsidP="00051594">
            <w:pPr>
              <w:spacing w:line="320" w:lineRule="exact"/>
              <w:rPr>
                <w:rFonts w:eastAsia="標楷體"/>
              </w:rPr>
            </w:pPr>
            <w:r w:rsidRPr="00C00237">
              <w:rPr>
                <w:rFonts w:ascii="標楷體" w:eastAsia="標楷體" w:hAnsi="標楷體" w:hint="eastAsia"/>
                <w:sz w:val="20"/>
              </w:rPr>
              <w:t>113-329</w:t>
            </w:r>
          </w:p>
        </w:tc>
        <w:tc>
          <w:tcPr>
            <w:tcW w:w="3402" w:type="dxa"/>
          </w:tcPr>
          <w:p w14:paraId="016131C5" w14:textId="77777777" w:rsidR="00E72840" w:rsidRPr="00C00237" w:rsidRDefault="00E72840" w:rsidP="00051594">
            <w:pPr>
              <w:kinsoku w:val="0"/>
              <w:spacing w:line="320" w:lineRule="exact"/>
              <w:rPr>
                <w:rFonts w:eastAsia="標楷體"/>
              </w:rPr>
            </w:pPr>
            <w:r w:rsidRPr="00C00237">
              <w:rPr>
                <w:rFonts w:ascii="標楷體" w:eastAsia="標楷體" w:hAnsi="標楷體" w:hint="eastAsia"/>
              </w:rPr>
              <w:t>公文代理制度，請資訊小組設計將公文系統與差勤系統連動，而非靠人為另外設定，以避免授權代理設定疏漏。(20241218第23次)</w:t>
            </w:r>
          </w:p>
        </w:tc>
        <w:tc>
          <w:tcPr>
            <w:tcW w:w="3260" w:type="dxa"/>
            <w:shd w:val="clear" w:color="auto" w:fill="auto"/>
          </w:tcPr>
          <w:p w14:paraId="08BEF244" w14:textId="77777777" w:rsidR="00E72840" w:rsidRDefault="00E72840" w:rsidP="00051594">
            <w:pPr>
              <w:kinsoku w:val="0"/>
              <w:spacing w:line="320" w:lineRule="exact"/>
              <w:rPr>
                <w:rFonts w:ascii="標楷體" w:eastAsia="標楷體" w:hAnsi="標楷體"/>
              </w:rPr>
            </w:pPr>
            <w:r w:rsidRPr="00C00237">
              <w:rPr>
                <w:rFonts w:ascii="標楷體" w:eastAsia="標楷體" w:hAnsi="標楷體" w:hint="eastAsia"/>
              </w:rPr>
              <w:t>公文系統與差勤系統介接程式已完成初步功能，挑選資訊小組同仁優先進行測試。</w:t>
            </w:r>
          </w:p>
          <w:p w14:paraId="2060C7D0" w14:textId="77777777" w:rsidR="00E72840" w:rsidRPr="00C00237" w:rsidRDefault="00E72840" w:rsidP="00051594">
            <w:pPr>
              <w:kinsoku w:val="0"/>
              <w:spacing w:line="320" w:lineRule="exact"/>
              <w:rPr>
                <w:rFonts w:eastAsia="標楷體"/>
                <w:strike/>
                <w:szCs w:val="24"/>
              </w:rPr>
            </w:pPr>
            <w:r w:rsidRPr="00596F33">
              <w:rPr>
                <w:rFonts w:eastAsia="標楷體" w:hint="eastAsia"/>
                <w:szCs w:val="24"/>
              </w:rPr>
              <w:t>目前測試資訊小組同仁系統運作正常，本項功能預計</w:t>
            </w:r>
            <w:r w:rsidRPr="00596F33">
              <w:rPr>
                <w:rFonts w:eastAsia="標楷體"/>
                <w:szCs w:val="24"/>
              </w:rPr>
              <w:t>2</w:t>
            </w:r>
            <w:r w:rsidRPr="00596F33">
              <w:rPr>
                <w:rFonts w:eastAsia="標楷體" w:hint="eastAsia"/>
                <w:szCs w:val="24"/>
              </w:rPr>
              <w:t>月底前全館同仁適用。</w:t>
            </w:r>
          </w:p>
        </w:tc>
        <w:tc>
          <w:tcPr>
            <w:tcW w:w="1276" w:type="dxa"/>
            <w:shd w:val="clear" w:color="auto" w:fill="auto"/>
          </w:tcPr>
          <w:p w14:paraId="3BDE42E1" w14:textId="77777777" w:rsidR="00E72840" w:rsidRPr="00C00237" w:rsidRDefault="00E72840" w:rsidP="00051594">
            <w:pPr>
              <w:spacing w:line="320" w:lineRule="exact"/>
              <w:rPr>
                <w:rFonts w:eastAsia="標楷體"/>
                <w:szCs w:val="24"/>
              </w:rPr>
            </w:pPr>
            <w:r w:rsidRPr="00C00237">
              <w:rPr>
                <w:rFonts w:ascii="標楷體" w:eastAsia="標楷體" w:hAnsi="標楷體" w:hint="eastAsia"/>
                <w:sz w:val="20"/>
              </w:rPr>
              <w:t>114/02/28</w:t>
            </w:r>
          </w:p>
        </w:tc>
      </w:tr>
      <w:tr w:rsidR="00E72840" w:rsidRPr="00C00237" w14:paraId="33EDAAD1" w14:textId="77777777" w:rsidTr="00E72840">
        <w:trPr>
          <w:jc w:val="center"/>
        </w:trPr>
        <w:tc>
          <w:tcPr>
            <w:tcW w:w="704" w:type="dxa"/>
          </w:tcPr>
          <w:p w14:paraId="37F10F72" w14:textId="77777777" w:rsidR="00E72840" w:rsidRPr="00C00237" w:rsidRDefault="00E72840" w:rsidP="00051594">
            <w:pPr>
              <w:spacing w:line="320" w:lineRule="exact"/>
              <w:rPr>
                <w:rFonts w:eastAsia="標楷體"/>
              </w:rPr>
            </w:pPr>
            <w:r w:rsidRPr="00C00237">
              <w:rPr>
                <w:rFonts w:ascii="標楷體" w:eastAsia="標楷體" w:hAnsi="標楷體" w:hint="eastAsia"/>
                <w:sz w:val="20"/>
              </w:rPr>
              <w:t>114-010</w:t>
            </w:r>
          </w:p>
        </w:tc>
        <w:tc>
          <w:tcPr>
            <w:tcW w:w="3402" w:type="dxa"/>
          </w:tcPr>
          <w:p w14:paraId="35EA4914" w14:textId="77777777" w:rsidR="00E72840" w:rsidRPr="00C00237" w:rsidRDefault="00E72840" w:rsidP="00051594">
            <w:pPr>
              <w:kinsoku w:val="0"/>
              <w:spacing w:line="320" w:lineRule="exact"/>
              <w:rPr>
                <w:rFonts w:eastAsia="標楷體"/>
              </w:rPr>
            </w:pPr>
            <w:r w:rsidRPr="00C00237">
              <w:rPr>
                <w:rFonts w:ascii="標楷體" w:eastAsia="標楷體" w:hAnsi="標楷體" w:hint="eastAsia"/>
              </w:rPr>
              <w:t>本館114年中程計畫經教育部核定計3案，因自籌比率偏高(逾46%)，請相關組室積極爭取經費挹注，或調整計畫自籌比率，修正後陳報教育部。(20250122第2次)</w:t>
            </w:r>
          </w:p>
        </w:tc>
        <w:tc>
          <w:tcPr>
            <w:tcW w:w="3260" w:type="dxa"/>
            <w:shd w:val="clear" w:color="auto" w:fill="auto"/>
          </w:tcPr>
          <w:p w14:paraId="780254BC" w14:textId="77777777" w:rsidR="00E72840" w:rsidRPr="00C00237" w:rsidRDefault="00E72840" w:rsidP="00051594">
            <w:pPr>
              <w:kinsoku w:val="0"/>
              <w:spacing w:line="320" w:lineRule="exact"/>
              <w:rPr>
                <w:rFonts w:eastAsia="標楷體"/>
                <w:szCs w:val="24"/>
              </w:rPr>
            </w:pPr>
            <w:r w:rsidRPr="00C00237">
              <w:rPr>
                <w:rFonts w:ascii="標楷體" w:eastAsia="標楷體" w:hAnsi="標楷體" w:hint="eastAsia"/>
              </w:rPr>
              <w:t>保持教育部補助總額及經資門不變，擬依85%補助比例因應。「防火牆升級計畫」欲條調整經費如下：200萬元(179萬6,471元資本門、20萬3,529元經常門)</w:t>
            </w:r>
          </w:p>
        </w:tc>
        <w:tc>
          <w:tcPr>
            <w:tcW w:w="1276" w:type="dxa"/>
            <w:shd w:val="clear" w:color="auto" w:fill="auto"/>
          </w:tcPr>
          <w:p w14:paraId="0C79B3A6" w14:textId="77777777" w:rsidR="00E72840" w:rsidRPr="00C00237" w:rsidRDefault="00E72840" w:rsidP="00051594">
            <w:pPr>
              <w:spacing w:line="320" w:lineRule="exact"/>
              <w:rPr>
                <w:rFonts w:eastAsia="標楷體"/>
                <w:szCs w:val="24"/>
              </w:rPr>
            </w:pPr>
            <w:r w:rsidRPr="003109FB">
              <w:rPr>
                <w:rFonts w:ascii="標楷體" w:eastAsia="標楷體" w:hAnsi="標楷體" w:hint="eastAsia"/>
                <w:sz w:val="20"/>
              </w:rPr>
              <w:t>1</w:t>
            </w:r>
            <w:r w:rsidRPr="003109FB">
              <w:rPr>
                <w:rFonts w:ascii="標楷體" w:eastAsia="標楷體" w:hAnsi="標楷體"/>
                <w:sz w:val="20"/>
              </w:rPr>
              <w:t>14/04/30</w:t>
            </w:r>
          </w:p>
        </w:tc>
      </w:tr>
    </w:tbl>
    <w:p w14:paraId="3FBEE0A7" w14:textId="551EEE43" w:rsidR="00E72840" w:rsidRDefault="00E72840" w:rsidP="00E72840">
      <w:pPr>
        <w:jc w:val="both"/>
        <w:rPr>
          <w:rFonts w:eastAsia="標楷體"/>
          <w:szCs w:val="22"/>
        </w:rPr>
      </w:pPr>
    </w:p>
    <w:p w14:paraId="1EA76CFD" w14:textId="77777777" w:rsidR="00E72840" w:rsidRDefault="00E72840">
      <w:pPr>
        <w:widowControl/>
        <w:rPr>
          <w:rFonts w:eastAsia="標楷體"/>
          <w:szCs w:val="22"/>
        </w:rPr>
      </w:pPr>
      <w:r>
        <w:rPr>
          <w:rFonts w:eastAsia="標楷體"/>
          <w:szCs w:val="22"/>
        </w:rPr>
        <w:br w:type="page"/>
      </w:r>
    </w:p>
    <w:p w14:paraId="18D5976D" w14:textId="77777777" w:rsidR="00E72840" w:rsidRPr="003109FB" w:rsidRDefault="00E72840" w:rsidP="00E72840">
      <w:pPr>
        <w:jc w:val="both"/>
        <w:rPr>
          <w:rFonts w:eastAsia="標楷體"/>
          <w:szCs w:val="22"/>
        </w:rPr>
      </w:pPr>
    </w:p>
    <w:p w14:paraId="1C151291" w14:textId="77777777" w:rsidR="0054489F" w:rsidRPr="00EC46AA" w:rsidRDefault="0054489F" w:rsidP="007353E7">
      <w:pPr>
        <w:tabs>
          <w:tab w:val="left" w:pos="1080"/>
        </w:tabs>
        <w:spacing w:line="360" w:lineRule="exact"/>
        <w:jc w:val="center"/>
        <w:rPr>
          <w:rFonts w:eastAsia="標楷體"/>
          <w:sz w:val="26"/>
          <w:szCs w:val="26"/>
        </w:rPr>
      </w:pPr>
      <w:r w:rsidRPr="00EC46AA">
        <w:rPr>
          <w:rFonts w:eastAsia="標楷體"/>
          <w:sz w:val="28"/>
          <w:szCs w:val="28"/>
        </w:rPr>
        <w:t>報告單位：人事室</w:t>
      </w:r>
    </w:p>
    <w:p w14:paraId="326722BB" w14:textId="77777777" w:rsidR="00E14648" w:rsidRDefault="00E14648" w:rsidP="00B213FE">
      <w:pPr>
        <w:pStyle w:val="aff9"/>
        <w:numPr>
          <w:ilvl w:val="0"/>
          <w:numId w:val="49"/>
        </w:numPr>
        <w:spacing w:line="360" w:lineRule="exact"/>
        <w:ind w:leftChars="0"/>
        <w:jc w:val="both"/>
        <w:rPr>
          <w:rFonts w:eastAsia="標楷體"/>
          <w:b/>
          <w:bCs/>
        </w:rPr>
      </w:pPr>
      <w:r>
        <w:rPr>
          <w:rFonts w:eastAsia="標楷體"/>
          <w:b/>
          <w:bCs/>
        </w:rPr>
        <w:t>1</w:t>
      </w:r>
      <w:r>
        <w:rPr>
          <w:rFonts w:eastAsia="標楷體" w:hint="eastAsia"/>
          <w:b/>
          <w:bCs/>
        </w:rPr>
        <w:t>月工作重點</w:t>
      </w:r>
      <w:r>
        <w:rPr>
          <w:rFonts w:eastAsia="標楷體"/>
          <w:b/>
          <w:bCs/>
        </w:rPr>
        <w:t>(1</w:t>
      </w:r>
      <w:r>
        <w:rPr>
          <w:rFonts w:eastAsia="標楷體" w:hint="eastAsia"/>
          <w:b/>
          <w:bCs/>
        </w:rPr>
        <w:t>月</w:t>
      </w:r>
      <w:r>
        <w:rPr>
          <w:rFonts w:eastAsia="標楷體"/>
          <w:b/>
          <w:bCs/>
        </w:rPr>
        <w:t>1</w:t>
      </w:r>
      <w:r>
        <w:rPr>
          <w:rFonts w:eastAsia="標楷體" w:hint="eastAsia"/>
          <w:b/>
          <w:bCs/>
        </w:rPr>
        <w:t>日至</w:t>
      </w:r>
      <w:r>
        <w:rPr>
          <w:rFonts w:eastAsia="標楷體"/>
          <w:b/>
          <w:bCs/>
        </w:rPr>
        <w:t>1</w:t>
      </w:r>
      <w:r>
        <w:rPr>
          <w:rFonts w:eastAsia="標楷體" w:hint="eastAsia"/>
          <w:b/>
          <w:bCs/>
        </w:rPr>
        <w:t>月</w:t>
      </w:r>
      <w:r>
        <w:rPr>
          <w:rFonts w:eastAsia="標楷體"/>
          <w:b/>
          <w:bCs/>
        </w:rPr>
        <w:t>31</w:t>
      </w:r>
      <w:r>
        <w:rPr>
          <w:rFonts w:eastAsia="標楷體" w:hint="eastAsia"/>
          <w:b/>
          <w:bCs/>
        </w:rPr>
        <w:t>日</w:t>
      </w:r>
      <w:r>
        <w:rPr>
          <w:rFonts w:eastAsia="標楷體"/>
          <w:b/>
          <w:bCs/>
        </w:rPr>
        <w:t>)</w:t>
      </w:r>
    </w:p>
    <w:p w14:paraId="39AC1DFA" w14:textId="77777777" w:rsidR="00E14648" w:rsidRDefault="00E14648" w:rsidP="00B213FE">
      <w:pPr>
        <w:pStyle w:val="aff9"/>
        <w:numPr>
          <w:ilvl w:val="0"/>
          <w:numId w:val="50"/>
        </w:numPr>
        <w:spacing w:line="360" w:lineRule="exact"/>
        <w:ind w:leftChars="0"/>
        <w:jc w:val="both"/>
        <w:rPr>
          <w:rFonts w:eastAsia="標楷體"/>
        </w:rPr>
      </w:pPr>
      <w:r>
        <w:rPr>
          <w:rFonts w:eastAsia="標楷體" w:hint="eastAsia"/>
          <w:color w:val="000000" w:themeColor="text1"/>
        </w:rPr>
        <w:t>協助本館展示組蕭國鴻組主任辦理國科會專題研究計畫收支明細報告表辦理結報案。</w:t>
      </w:r>
    </w:p>
    <w:p w14:paraId="1B06C296" w14:textId="77777777" w:rsidR="00E14648" w:rsidRDefault="00E14648" w:rsidP="00B213FE">
      <w:pPr>
        <w:pStyle w:val="aff9"/>
        <w:numPr>
          <w:ilvl w:val="0"/>
          <w:numId w:val="50"/>
        </w:numPr>
        <w:spacing w:line="360" w:lineRule="exact"/>
        <w:ind w:leftChars="0" w:left="851" w:hanging="567"/>
        <w:jc w:val="both"/>
        <w:rPr>
          <w:rFonts w:eastAsia="標楷體"/>
        </w:rPr>
      </w:pPr>
      <w:r>
        <w:rPr>
          <w:rFonts w:eastAsia="標楷體" w:hint="eastAsia"/>
          <w:color w:val="000000" w:themeColor="text1"/>
        </w:rPr>
        <w:t>協助本館展示組蕭國鴻組主任、科教組研究員王裕宏及副研究員林建良辦理</w:t>
      </w:r>
      <w:r>
        <w:rPr>
          <w:rFonts w:eastAsia="標楷體"/>
          <w:color w:val="000000" w:themeColor="text1"/>
        </w:rPr>
        <w:t>113</w:t>
      </w:r>
      <w:r>
        <w:rPr>
          <w:rFonts w:eastAsia="標楷體" w:hint="eastAsia"/>
          <w:color w:val="000000" w:themeColor="text1"/>
        </w:rPr>
        <w:t>學年度第</w:t>
      </w:r>
      <w:r>
        <w:rPr>
          <w:rFonts w:eastAsia="標楷體"/>
          <w:color w:val="000000" w:themeColor="text1"/>
        </w:rPr>
        <w:t>2</w:t>
      </w:r>
      <w:r>
        <w:rPr>
          <w:rFonts w:eastAsia="標楷體" w:hint="eastAsia"/>
          <w:color w:val="000000" w:themeColor="text1"/>
        </w:rPr>
        <w:t>學期兼課事宜。</w:t>
      </w:r>
    </w:p>
    <w:p w14:paraId="6D63A1E5" w14:textId="77777777" w:rsidR="00E14648" w:rsidRDefault="00E14648" w:rsidP="00B213FE">
      <w:pPr>
        <w:pStyle w:val="aff9"/>
        <w:numPr>
          <w:ilvl w:val="0"/>
          <w:numId w:val="50"/>
        </w:numPr>
        <w:spacing w:line="360" w:lineRule="exact"/>
        <w:ind w:leftChars="0" w:left="851" w:hanging="567"/>
        <w:jc w:val="both"/>
        <w:rPr>
          <w:rFonts w:eastAsia="標楷體"/>
        </w:rPr>
      </w:pPr>
      <w:r>
        <w:rPr>
          <w:rFonts w:eastAsia="標楷體" w:hint="eastAsia"/>
          <w:color w:val="000000" w:themeColor="text1"/>
        </w:rPr>
        <w:t>辦理公告「國立科學工藝博物館員工職場霸凌防治及處理作業要點第二點、第四點、第六點、第九點、第十三點及第十五點」，並自即日</w:t>
      </w:r>
      <w:r>
        <w:rPr>
          <w:rFonts w:eastAsia="標楷體"/>
          <w:color w:val="000000" w:themeColor="text1"/>
        </w:rPr>
        <w:t>(114</w:t>
      </w:r>
      <w:r>
        <w:rPr>
          <w:rFonts w:eastAsia="標楷體" w:hint="eastAsia"/>
          <w:color w:val="000000" w:themeColor="text1"/>
        </w:rPr>
        <w:t>年</w:t>
      </w:r>
      <w:r>
        <w:rPr>
          <w:rFonts w:eastAsia="標楷體"/>
          <w:color w:val="000000" w:themeColor="text1"/>
        </w:rPr>
        <w:t>1</w:t>
      </w:r>
      <w:r>
        <w:rPr>
          <w:rFonts w:eastAsia="標楷體" w:hint="eastAsia"/>
          <w:color w:val="000000" w:themeColor="text1"/>
        </w:rPr>
        <w:t>月</w:t>
      </w:r>
      <w:r>
        <w:rPr>
          <w:rFonts w:eastAsia="標楷體"/>
          <w:color w:val="000000" w:themeColor="text1"/>
        </w:rPr>
        <w:t>24</w:t>
      </w:r>
      <w:r>
        <w:rPr>
          <w:rFonts w:eastAsia="標楷體" w:hint="eastAsia"/>
          <w:color w:val="000000" w:themeColor="text1"/>
        </w:rPr>
        <w:t>日</w:t>
      </w:r>
      <w:r>
        <w:rPr>
          <w:rFonts w:eastAsia="標楷體"/>
          <w:color w:val="000000" w:themeColor="text1"/>
        </w:rPr>
        <w:t>)</w:t>
      </w:r>
      <w:r>
        <w:rPr>
          <w:rFonts w:eastAsia="標楷體" w:hint="eastAsia"/>
          <w:color w:val="000000" w:themeColor="text1"/>
        </w:rPr>
        <w:t>生效。</w:t>
      </w:r>
    </w:p>
    <w:p w14:paraId="2246D13E" w14:textId="77777777" w:rsidR="00E14648" w:rsidRDefault="00E14648" w:rsidP="00B213FE">
      <w:pPr>
        <w:pStyle w:val="aff9"/>
        <w:numPr>
          <w:ilvl w:val="0"/>
          <w:numId w:val="50"/>
        </w:numPr>
        <w:spacing w:line="360" w:lineRule="exact"/>
        <w:ind w:leftChars="0" w:left="851" w:hanging="567"/>
        <w:jc w:val="both"/>
        <w:rPr>
          <w:rFonts w:eastAsia="標楷體"/>
        </w:rPr>
      </w:pPr>
      <w:r>
        <w:rPr>
          <w:rFonts w:eastAsia="標楷體" w:hint="eastAsia"/>
          <w:color w:val="000000" w:themeColor="text1"/>
        </w:rPr>
        <w:t>辦理本年度因公派員出國計畫</w:t>
      </w:r>
      <w:r>
        <w:rPr>
          <w:rFonts w:eastAsia="標楷體"/>
          <w:color w:val="000000" w:themeColor="text1"/>
        </w:rPr>
        <w:t>(</w:t>
      </w:r>
      <w:r>
        <w:rPr>
          <w:rFonts w:eastAsia="標楷體" w:hint="eastAsia"/>
          <w:color w:val="000000" w:themeColor="text1"/>
        </w:rPr>
        <w:t>自籌</w:t>
      </w:r>
      <w:r>
        <w:rPr>
          <w:rFonts w:eastAsia="標楷體"/>
          <w:color w:val="000000" w:themeColor="text1"/>
        </w:rPr>
        <w:t>)</w:t>
      </w:r>
      <w:r>
        <w:rPr>
          <w:rFonts w:eastAsia="標楷體" w:hint="eastAsia"/>
          <w:color w:val="000000" w:themeColor="text1"/>
        </w:rPr>
        <w:t>「出國洽商計畫」擬予勻支部分預算金額至「鼓勵同仁出國發表論文或進修」簽核及函報教育部作業。</w:t>
      </w:r>
    </w:p>
    <w:p w14:paraId="11D60587" w14:textId="77777777" w:rsidR="00E14648" w:rsidRDefault="00E14648" w:rsidP="00B213FE">
      <w:pPr>
        <w:pStyle w:val="aff9"/>
        <w:numPr>
          <w:ilvl w:val="0"/>
          <w:numId w:val="50"/>
        </w:numPr>
        <w:spacing w:line="360" w:lineRule="exact"/>
        <w:ind w:leftChars="0" w:left="851" w:hanging="567"/>
        <w:jc w:val="both"/>
        <w:rPr>
          <w:rFonts w:eastAsia="標楷體"/>
        </w:rPr>
      </w:pPr>
      <w:r>
        <w:rPr>
          <w:rFonts w:ascii="標楷體" w:eastAsia="標楷體" w:hAnsi="標楷體" w:hint="eastAsia"/>
          <w:color w:val="000000" w:themeColor="text1"/>
        </w:rPr>
        <w:t>辦理本館本年度聘僱人員44人、職代2人契約書製作及用印申請作業。</w:t>
      </w:r>
    </w:p>
    <w:p w14:paraId="5A9EC2E4" w14:textId="77777777" w:rsidR="00E14648" w:rsidRDefault="00E14648" w:rsidP="00B213FE">
      <w:pPr>
        <w:pStyle w:val="aff9"/>
        <w:numPr>
          <w:ilvl w:val="0"/>
          <w:numId w:val="49"/>
        </w:numPr>
        <w:spacing w:line="360" w:lineRule="exact"/>
        <w:ind w:leftChars="0" w:left="567" w:hanging="567"/>
        <w:jc w:val="both"/>
        <w:rPr>
          <w:rFonts w:eastAsia="標楷體"/>
          <w:b/>
          <w:bCs/>
        </w:rPr>
      </w:pPr>
      <w:r>
        <w:rPr>
          <w:rFonts w:eastAsia="標楷體"/>
          <w:b/>
          <w:bCs/>
        </w:rPr>
        <w:t>2</w:t>
      </w:r>
      <w:r>
        <w:rPr>
          <w:rFonts w:eastAsia="標楷體" w:hint="eastAsia"/>
          <w:b/>
          <w:bCs/>
        </w:rPr>
        <w:t>月工作重點</w:t>
      </w:r>
      <w:r>
        <w:rPr>
          <w:rFonts w:eastAsia="標楷體"/>
          <w:b/>
          <w:bCs/>
        </w:rPr>
        <w:t>(2</w:t>
      </w:r>
      <w:r>
        <w:rPr>
          <w:rFonts w:eastAsia="標楷體" w:hint="eastAsia"/>
          <w:b/>
          <w:bCs/>
        </w:rPr>
        <w:t>月</w:t>
      </w:r>
      <w:r>
        <w:rPr>
          <w:rFonts w:eastAsia="標楷體"/>
          <w:b/>
          <w:bCs/>
        </w:rPr>
        <w:t>1</w:t>
      </w:r>
      <w:r>
        <w:rPr>
          <w:rFonts w:eastAsia="標楷體" w:hint="eastAsia"/>
          <w:b/>
          <w:bCs/>
        </w:rPr>
        <w:t>日至</w:t>
      </w:r>
      <w:r>
        <w:rPr>
          <w:rFonts w:eastAsia="標楷體"/>
          <w:b/>
          <w:bCs/>
        </w:rPr>
        <w:t>2</w:t>
      </w:r>
      <w:r>
        <w:rPr>
          <w:rFonts w:eastAsia="標楷體" w:hint="eastAsia"/>
          <w:b/>
          <w:bCs/>
        </w:rPr>
        <w:t>月</w:t>
      </w:r>
      <w:r>
        <w:rPr>
          <w:rFonts w:eastAsia="標楷體"/>
          <w:b/>
          <w:bCs/>
        </w:rPr>
        <w:t>28</w:t>
      </w:r>
      <w:r>
        <w:rPr>
          <w:rFonts w:eastAsia="標楷體" w:hint="eastAsia"/>
          <w:b/>
          <w:bCs/>
        </w:rPr>
        <w:t>日</w:t>
      </w:r>
      <w:r>
        <w:rPr>
          <w:rFonts w:eastAsia="標楷體"/>
          <w:b/>
          <w:bCs/>
        </w:rPr>
        <w:t>)</w:t>
      </w:r>
    </w:p>
    <w:p w14:paraId="17A77D2C" w14:textId="77777777" w:rsidR="00E14648" w:rsidRDefault="00E14648" w:rsidP="00B213FE">
      <w:pPr>
        <w:numPr>
          <w:ilvl w:val="1"/>
          <w:numId w:val="49"/>
        </w:numPr>
        <w:spacing w:line="360" w:lineRule="exact"/>
        <w:jc w:val="both"/>
        <w:rPr>
          <w:rFonts w:ascii="標楷體" w:eastAsia="標楷體" w:hAnsi="標楷體"/>
          <w:color w:val="000000" w:themeColor="text1"/>
          <w:shd w:val="clear" w:color="auto" w:fill="FFFFFF"/>
        </w:rPr>
      </w:pPr>
      <w:r>
        <w:rPr>
          <w:rFonts w:eastAsia="標楷體" w:hint="eastAsia"/>
          <w:color w:val="000000" w:themeColor="text1"/>
          <w:szCs w:val="24"/>
        </w:rPr>
        <w:t>本館新聘專業人員相關進度</w:t>
      </w:r>
    </w:p>
    <w:p w14:paraId="0F79BA62" w14:textId="77777777" w:rsidR="00E14648" w:rsidRDefault="00E14648" w:rsidP="00B213FE">
      <w:pPr>
        <w:pStyle w:val="aff9"/>
        <w:numPr>
          <w:ilvl w:val="0"/>
          <w:numId w:val="46"/>
        </w:numPr>
        <w:spacing w:line="360" w:lineRule="exact"/>
        <w:ind w:leftChars="0" w:left="1162" w:hanging="680"/>
        <w:jc w:val="both"/>
        <w:rPr>
          <w:rFonts w:eastAsia="標楷體"/>
          <w:color w:val="000000" w:themeColor="text1"/>
        </w:rPr>
      </w:pPr>
      <w:r>
        <w:rPr>
          <w:rFonts w:eastAsia="標楷體" w:hint="eastAsia"/>
        </w:rPr>
        <w:t>辦理</w:t>
      </w:r>
      <w:r>
        <w:rPr>
          <w:rFonts w:eastAsia="標楷體" w:hint="eastAsia"/>
          <w:color w:val="000000" w:themeColor="text1"/>
        </w:rPr>
        <w:t>展示組新聘助理研究員</w:t>
      </w:r>
      <w:r>
        <w:rPr>
          <w:rFonts w:eastAsia="標楷體"/>
          <w:color w:val="000000" w:themeColor="text1"/>
        </w:rPr>
        <w:t>(</w:t>
      </w:r>
      <w:r>
        <w:rPr>
          <w:rFonts w:eastAsia="標楷體" w:hint="eastAsia"/>
          <w:color w:val="000000" w:themeColor="text1"/>
        </w:rPr>
        <w:t>曾怡勳退休缺改置</w:t>
      </w:r>
      <w:r>
        <w:rPr>
          <w:rFonts w:eastAsia="標楷體"/>
          <w:color w:val="000000" w:themeColor="text1"/>
        </w:rPr>
        <w:t>)</w:t>
      </w:r>
      <w:r>
        <w:rPr>
          <w:rFonts w:eastAsia="標楷體" w:hint="eastAsia"/>
          <w:color w:val="000000" w:themeColor="text1"/>
        </w:rPr>
        <w:t>案，業於本年</w:t>
      </w:r>
      <w:r>
        <w:rPr>
          <w:rFonts w:eastAsia="標楷體"/>
          <w:color w:val="000000" w:themeColor="text1"/>
        </w:rPr>
        <w:t>2</w:t>
      </w:r>
      <w:r>
        <w:rPr>
          <w:rFonts w:eastAsia="標楷體" w:hint="eastAsia"/>
          <w:color w:val="000000" w:themeColor="text1"/>
        </w:rPr>
        <w:t>月</w:t>
      </w:r>
      <w:r>
        <w:rPr>
          <w:rFonts w:eastAsia="標楷體"/>
          <w:color w:val="000000" w:themeColor="text1"/>
        </w:rPr>
        <w:t>5</w:t>
      </w:r>
      <w:r>
        <w:rPr>
          <w:rFonts w:eastAsia="標楷體" w:hint="eastAsia"/>
          <w:color w:val="000000" w:themeColor="text1"/>
        </w:rPr>
        <w:t>日函報教育部同意中。</w:t>
      </w:r>
    </w:p>
    <w:p w14:paraId="4BEFFA52" w14:textId="77777777" w:rsidR="00E14648" w:rsidRDefault="00E14648" w:rsidP="00B213FE">
      <w:pPr>
        <w:pStyle w:val="aff9"/>
        <w:numPr>
          <w:ilvl w:val="0"/>
          <w:numId w:val="46"/>
        </w:numPr>
        <w:spacing w:line="360" w:lineRule="exact"/>
        <w:ind w:leftChars="0" w:left="1162" w:hanging="680"/>
        <w:jc w:val="both"/>
        <w:rPr>
          <w:rFonts w:eastAsia="標楷體"/>
          <w:color w:val="000000" w:themeColor="text1"/>
        </w:rPr>
      </w:pPr>
      <w:r>
        <w:rPr>
          <w:rFonts w:eastAsia="標楷體" w:hint="eastAsia"/>
          <w:color w:val="000000" w:themeColor="text1"/>
        </w:rPr>
        <w:t>辦理公共服務組新聘助理研究員</w:t>
      </w:r>
      <w:r>
        <w:rPr>
          <w:rFonts w:eastAsia="標楷體"/>
          <w:color w:val="000000" w:themeColor="text1"/>
        </w:rPr>
        <w:t>(</w:t>
      </w:r>
      <w:r>
        <w:rPr>
          <w:rFonts w:eastAsia="標楷體" w:hint="eastAsia"/>
          <w:color w:val="000000" w:themeColor="text1"/>
        </w:rPr>
        <w:t>李建興退休缺改置</w:t>
      </w:r>
      <w:r>
        <w:rPr>
          <w:rFonts w:eastAsia="標楷體"/>
          <w:color w:val="000000" w:themeColor="text1"/>
        </w:rPr>
        <w:t>)</w:t>
      </w:r>
      <w:r>
        <w:rPr>
          <w:rFonts w:eastAsia="標楷體" w:hint="eastAsia"/>
          <w:color w:val="000000" w:themeColor="text1"/>
        </w:rPr>
        <w:t>第二次重新公告，該組刻正辦理初審中。</w:t>
      </w:r>
    </w:p>
    <w:p w14:paraId="506308E2" w14:textId="77777777" w:rsidR="00E14648" w:rsidRDefault="00E14648" w:rsidP="00B213FE">
      <w:pPr>
        <w:pStyle w:val="aff9"/>
        <w:numPr>
          <w:ilvl w:val="0"/>
          <w:numId w:val="46"/>
        </w:numPr>
        <w:spacing w:line="360" w:lineRule="exact"/>
        <w:ind w:leftChars="0" w:left="1162" w:hanging="680"/>
        <w:jc w:val="both"/>
        <w:rPr>
          <w:rFonts w:eastAsia="標楷體"/>
          <w:color w:val="000000" w:themeColor="text1"/>
        </w:rPr>
      </w:pPr>
      <w:r>
        <w:rPr>
          <w:rFonts w:eastAsia="標楷體" w:hint="eastAsia"/>
          <w:color w:val="000000" w:themeColor="text1"/>
        </w:rPr>
        <w:t>蒐藏研究組助理研究員</w:t>
      </w:r>
      <w:r>
        <w:rPr>
          <w:rFonts w:eastAsia="標楷體"/>
          <w:color w:val="000000" w:themeColor="text1"/>
        </w:rPr>
        <w:t>(</w:t>
      </w:r>
      <w:r>
        <w:rPr>
          <w:rFonts w:eastAsia="標楷體" w:hint="eastAsia"/>
          <w:color w:val="000000" w:themeColor="text1"/>
        </w:rPr>
        <w:t>侯杰利缺</w:t>
      </w:r>
      <w:r>
        <w:rPr>
          <w:rFonts w:eastAsia="標楷體"/>
          <w:color w:val="000000" w:themeColor="text1"/>
        </w:rPr>
        <w:t>)</w:t>
      </w:r>
      <w:r>
        <w:rPr>
          <w:rFonts w:eastAsia="標楷體" w:hint="eastAsia"/>
          <w:color w:val="000000" w:themeColor="text1"/>
        </w:rPr>
        <w:t>外審資料已傳復，刻正辦理專評會審議後函報教育部同意作業。</w:t>
      </w:r>
    </w:p>
    <w:p w14:paraId="0258B1ED" w14:textId="77777777" w:rsidR="00E14648" w:rsidRDefault="00E14648" w:rsidP="00B213FE">
      <w:pPr>
        <w:numPr>
          <w:ilvl w:val="1"/>
          <w:numId w:val="49"/>
        </w:numPr>
        <w:spacing w:line="360" w:lineRule="exact"/>
        <w:jc w:val="both"/>
        <w:rPr>
          <w:rFonts w:eastAsia="標楷體"/>
          <w:color w:val="000000" w:themeColor="text1"/>
          <w:szCs w:val="24"/>
        </w:rPr>
      </w:pPr>
      <w:r>
        <w:rPr>
          <w:rFonts w:eastAsia="標楷體" w:hint="eastAsia"/>
          <w:color w:val="000000" w:themeColor="text1"/>
          <w:szCs w:val="24"/>
        </w:rPr>
        <w:t>業務會報說明本館本</w:t>
      </w:r>
      <w:r>
        <w:rPr>
          <w:rFonts w:eastAsia="標楷體"/>
          <w:color w:val="000000" w:themeColor="text1"/>
          <w:szCs w:val="24"/>
        </w:rPr>
        <w:t>(114)</w:t>
      </w:r>
      <w:r>
        <w:rPr>
          <w:rFonts w:eastAsia="標楷體" w:hint="eastAsia"/>
          <w:color w:val="000000" w:themeColor="text1"/>
          <w:szCs w:val="24"/>
        </w:rPr>
        <w:t>年專業人員升等缺額</w:t>
      </w:r>
      <w:r>
        <w:rPr>
          <w:rFonts w:eastAsia="標楷體"/>
          <w:color w:val="000000" w:themeColor="text1"/>
          <w:szCs w:val="24"/>
        </w:rPr>
        <w:t>(</w:t>
      </w:r>
      <w:r>
        <w:rPr>
          <w:rFonts w:eastAsia="標楷體" w:hint="eastAsia"/>
          <w:color w:val="000000" w:themeColor="text1"/>
          <w:szCs w:val="24"/>
        </w:rPr>
        <w:t>含期程</w:t>
      </w:r>
      <w:r>
        <w:rPr>
          <w:rFonts w:eastAsia="標楷體"/>
          <w:color w:val="000000" w:themeColor="text1"/>
          <w:szCs w:val="24"/>
        </w:rPr>
        <w:t>)</w:t>
      </w:r>
      <w:r>
        <w:rPr>
          <w:rFonts w:eastAsia="標楷體" w:hint="eastAsia"/>
          <w:color w:val="000000" w:themeColor="text1"/>
          <w:szCs w:val="24"/>
        </w:rPr>
        <w:t>規劃案。</w:t>
      </w:r>
    </w:p>
    <w:p w14:paraId="1FAE9330" w14:textId="77777777" w:rsidR="00E14648" w:rsidRDefault="00E14648" w:rsidP="00B213FE">
      <w:pPr>
        <w:numPr>
          <w:ilvl w:val="1"/>
          <w:numId w:val="49"/>
        </w:numPr>
        <w:spacing w:line="360" w:lineRule="exact"/>
        <w:jc w:val="both"/>
        <w:rPr>
          <w:rFonts w:eastAsia="標楷體"/>
          <w:color w:val="000000" w:themeColor="text1"/>
          <w:szCs w:val="24"/>
        </w:rPr>
      </w:pPr>
      <w:r>
        <w:rPr>
          <w:rFonts w:eastAsia="標楷體" w:hint="eastAsia"/>
          <w:color w:val="000000" w:themeColor="text1"/>
          <w:szCs w:val="24"/>
        </w:rPr>
        <w:t>辦理本年</w:t>
      </w:r>
      <w:r>
        <w:rPr>
          <w:rFonts w:eastAsia="標楷體"/>
          <w:color w:val="000000" w:themeColor="text1"/>
          <w:szCs w:val="24"/>
        </w:rPr>
        <w:t>3</w:t>
      </w:r>
      <w:r>
        <w:rPr>
          <w:rFonts w:eastAsia="標楷體" w:hint="eastAsia"/>
          <w:color w:val="000000" w:themeColor="text1"/>
          <w:szCs w:val="24"/>
        </w:rPr>
        <w:t>月</w:t>
      </w:r>
      <w:r>
        <w:rPr>
          <w:rFonts w:eastAsia="標楷體"/>
          <w:color w:val="000000" w:themeColor="text1"/>
          <w:szCs w:val="24"/>
        </w:rPr>
        <w:t>31</w:t>
      </w:r>
      <w:r>
        <w:rPr>
          <w:rFonts w:eastAsia="標楷體" w:hint="eastAsia"/>
          <w:color w:val="000000" w:themeColor="text1"/>
          <w:szCs w:val="24"/>
        </w:rPr>
        <w:t>日前加班補休屆期總表及明細表簽核作業。</w:t>
      </w:r>
    </w:p>
    <w:p w14:paraId="075153DD" w14:textId="77777777" w:rsidR="00E14648" w:rsidRPr="00DB552C" w:rsidRDefault="00E14648" w:rsidP="00B213FE">
      <w:pPr>
        <w:numPr>
          <w:ilvl w:val="1"/>
          <w:numId w:val="49"/>
        </w:numPr>
        <w:spacing w:line="360" w:lineRule="exact"/>
        <w:jc w:val="both"/>
        <w:rPr>
          <w:rFonts w:eastAsia="標楷體"/>
          <w:color w:val="000000" w:themeColor="text1"/>
          <w:szCs w:val="24"/>
        </w:rPr>
      </w:pPr>
      <w:bookmarkStart w:id="436" w:name="_Hlk190273124"/>
      <w:r w:rsidRPr="00DB552C">
        <w:rPr>
          <w:rFonts w:ascii="標楷體" w:eastAsia="標楷體" w:hAnsi="標楷體" w:hint="eastAsia"/>
          <w:color w:val="000000" w:themeColor="text1"/>
          <w:szCs w:val="24"/>
        </w:rPr>
        <w:t>協助教育部辦理人力學院年度分配教育部暨所屬機關(構)學校每月預定開辦訓練班期派訓確認及薦送人力學院事宜</w:t>
      </w:r>
      <w:bookmarkEnd w:id="436"/>
      <w:r w:rsidRPr="00DB552C">
        <w:rPr>
          <w:rFonts w:ascii="標楷體" w:eastAsia="標楷體" w:hAnsi="標楷體" w:hint="eastAsia"/>
          <w:color w:val="000000" w:themeColor="text1"/>
          <w:szCs w:val="24"/>
        </w:rPr>
        <w:t>(共306人)。</w:t>
      </w:r>
    </w:p>
    <w:p w14:paraId="560AEAF9" w14:textId="77777777" w:rsidR="00E14648" w:rsidRPr="00DB552C" w:rsidRDefault="00E14648" w:rsidP="00B213FE">
      <w:pPr>
        <w:numPr>
          <w:ilvl w:val="1"/>
          <w:numId w:val="49"/>
        </w:numPr>
        <w:spacing w:line="360" w:lineRule="exact"/>
        <w:jc w:val="both"/>
        <w:rPr>
          <w:rFonts w:eastAsia="標楷體"/>
          <w:color w:val="000000" w:themeColor="text1"/>
          <w:szCs w:val="24"/>
        </w:rPr>
      </w:pPr>
      <w:r w:rsidRPr="00DB552C">
        <w:rPr>
          <w:rFonts w:ascii="標楷體" w:eastAsia="標楷體" w:hAnsi="標楷體" w:cs="新細明體" w:hint="eastAsia"/>
          <w:color w:val="000000" w:themeColor="text1"/>
          <w:kern w:val="0"/>
        </w:rPr>
        <w:t>辦理</w:t>
      </w:r>
      <w:r w:rsidRPr="00DB552C">
        <w:rPr>
          <w:rFonts w:ascii="標楷體" w:eastAsia="標楷體" w:hAnsi="標楷體" w:hint="eastAsia"/>
          <w:color w:val="000000" w:themeColor="text1"/>
          <w:szCs w:val="24"/>
        </w:rPr>
        <w:t>召開</w:t>
      </w:r>
      <w:r w:rsidRPr="00DB552C">
        <w:rPr>
          <w:rFonts w:ascii="標楷體" w:eastAsia="標楷體" w:hAnsi="標楷體" w:cs="新細明體" w:hint="eastAsia"/>
          <w:color w:val="000000" w:themeColor="text1"/>
          <w:kern w:val="0"/>
        </w:rPr>
        <w:t>研商115年度因公派員出國(含自籌)及赴大陸(含自籌)計畫會議(</w:t>
      </w:r>
      <w:r w:rsidRPr="00DB552C">
        <w:rPr>
          <w:rFonts w:eastAsia="標楷體" w:hint="eastAsia"/>
          <w:color w:val="000000" w:themeColor="text1"/>
          <w:szCs w:val="24"/>
        </w:rPr>
        <w:t>本</w:t>
      </w:r>
      <w:r w:rsidRPr="00DB552C">
        <w:rPr>
          <w:rFonts w:ascii="標楷體" w:eastAsia="標楷體" w:hAnsi="標楷體" w:cs="新細明體" w:hint="eastAsia"/>
          <w:color w:val="000000" w:themeColor="text1"/>
          <w:kern w:val="0"/>
        </w:rPr>
        <w:t>年2月13日(四)下午2時</w:t>
      </w:r>
      <w:r w:rsidRPr="00DB552C">
        <w:rPr>
          <w:rFonts w:ascii="標楷體" w:eastAsia="標楷體" w:hAnsi="標楷體" w:cs="標楷體" w:hint="eastAsia"/>
          <w:color w:val="000000" w:themeColor="text1"/>
        </w:rPr>
        <w:t>於本館北館3樓簡報室舉辦</w:t>
      </w:r>
      <w:r w:rsidRPr="00DB552C">
        <w:rPr>
          <w:rFonts w:ascii="標楷體" w:eastAsia="標楷體" w:hAnsi="標楷體" w:cs="新細明體" w:hint="eastAsia"/>
          <w:color w:val="000000" w:themeColor="text1"/>
          <w:kern w:val="0"/>
        </w:rPr>
        <w:t>)。</w:t>
      </w:r>
    </w:p>
    <w:p w14:paraId="7BE53A4E" w14:textId="77777777" w:rsidR="00E14648" w:rsidRPr="00DB552C" w:rsidRDefault="00E14648" w:rsidP="00B213FE">
      <w:pPr>
        <w:numPr>
          <w:ilvl w:val="1"/>
          <w:numId w:val="49"/>
        </w:numPr>
        <w:spacing w:line="360" w:lineRule="exact"/>
        <w:jc w:val="both"/>
        <w:rPr>
          <w:rFonts w:ascii="標楷體" w:eastAsia="標楷體" w:hAnsi="標楷體" w:cs="新細明體"/>
          <w:color w:val="000000" w:themeColor="text1"/>
          <w:kern w:val="0"/>
          <w:szCs w:val="24"/>
        </w:rPr>
      </w:pPr>
      <w:r w:rsidRPr="00DB552C">
        <w:rPr>
          <w:rFonts w:ascii="標楷體" w:eastAsia="標楷體" w:hAnsi="標楷體" w:hint="eastAsia"/>
          <w:color w:val="000000"/>
          <w:szCs w:val="24"/>
        </w:rPr>
        <w:t>辦理</w:t>
      </w:r>
      <w:r w:rsidRPr="00DB552C">
        <w:rPr>
          <w:rFonts w:ascii="標楷體" w:eastAsia="標楷體" w:hAnsi="標楷體" w:hint="eastAsia"/>
          <w:color w:val="000000" w:themeColor="text1"/>
          <w:szCs w:val="24"/>
        </w:rPr>
        <w:t>本年度</w:t>
      </w:r>
      <w:r w:rsidRPr="00DB552C">
        <w:rPr>
          <w:rFonts w:ascii="標楷體" w:eastAsia="標楷體" w:hAnsi="標楷體" w:hint="eastAsia"/>
          <w:color w:val="000000"/>
          <w:szCs w:val="24"/>
        </w:rPr>
        <w:t>甄審暨考績會第2次會議。</w:t>
      </w:r>
    </w:p>
    <w:p w14:paraId="23FAB919" w14:textId="77777777" w:rsidR="00E14648" w:rsidRPr="00DB552C" w:rsidRDefault="00E14648" w:rsidP="00B213FE">
      <w:pPr>
        <w:pStyle w:val="aff9"/>
        <w:numPr>
          <w:ilvl w:val="0"/>
          <w:numId w:val="47"/>
        </w:numPr>
        <w:spacing w:line="360" w:lineRule="exact"/>
        <w:ind w:leftChars="0"/>
        <w:jc w:val="both"/>
        <w:rPr>
          <w:rFonts w:ascii="標楷體" w:eastAsia="標楷體" w:hAnsi="標楷體" w:cs="新細明體"/>
          <w:color w:val="000000" w:themeColor="text1"/>
          <w:kern w:val="0"/>
        </w:rPr>
      </w:pPr>
      <w:r w:rsidRPr="00DB552C">
        <w:rPr>
          <w:rFonts w:ascii="標楷體" w:eastAsia="標楷體" w:hAnsi="標楷體" w:cs="標楷體" w:hint="eastAsia"/>
          <w:color w:val="000000" w:themeColor="text1"/>
        </w:rPr>
        <w:t>於</w:t>
      </w:r>
      <w:r w:rsidRPr="00DB552C">
        <w:rPr>
          <w:rFonts w:eastAsia="標楷體" w:hint="eastAsia"/>
        </w:rPr>
        <w:t>本年</w:t>
      </w:r>
      <w:r w:rsidRPr="00DB552C">
        <w:rPr>
          <w:rFonts w:ascii="標楷體" w:eastAsia="標楷體" w:hAnsi="標楷體" w:cs="標楷體" w:hint="eastAsia"/>
          <w:color w:val="000000" w:themeColor="text1"/>
        </w:rPr>
        <w:t>2月20日上午10時於本館北館3樓簡報室舉辦。</w:t>
      </w:r>
    </w:p>
    <w:p w14:paraId="649BCA2C" w14:textId="77777777" w:rsidR="00E14648" w:rsidRPr="00DB552C" w:rsidRDefault="00E14648" w:rsidP="00B213FE">
      <w:pPr>
        <w:pStyle w:val="aff9"/>
        <w:numPr>
          <w:ilvl w:val="0"/>
          <w:numId w:val="47"/>
        </w:numPr>
        <w:spacing w:line="360" w:lineRule="exact"/>
        <w:ind w:leftChars="0" w:left="1162" w:hanging="680"/>
        <w:jc w:val="both"/>
        <w:rPr>
          <w:rFonts w:ascii="標楷體" w:eastAsia="標楷體" w:hAnsi="標楷體" w:cs="新細明體"/>
          <w:color w:val="000000" w:themeColor="text1"/>
          <w:kern w:val="0"/>
        </w:rPr>
      </w:pPr>
      <w:r w:rsidRPr="00DB552C">
        <w:rPr>
          <w:rFonts w:ascii="標楷體" w:eastAsia="標楷體" w:hAnsi="標楷體" w:cs="標楷體" w:hint="eastAsia"/>
          <w:color w:val="000000" w:themeColor="text1"/>
        </w:rPr>
        <w:t>預計審議本館本年度薦任公務人員晉升簡任官等訓練、委任公務人員晉升薦任官等訓練之人員資格審核案、獎懲案。</w:t>
      </w:r>
    </w:p>
    <w:p w14:paraId="47A7EEDF" w14:textId="77777777" w:rsidR="00E14648" w:rsidRPr="00DB552C" w:rsidRDefault="00E14648" w:rsidP="00B213FE">
      <w:pPr>
        <w:numPr>
          <w:ilvl w:val="1"/>
          <w:numId w:val="49"/>
        </w:numPr>
        <w:spacing w:line="360" w:lineRule="exact"/>
        <w:jc w:val="both"/>
        <w:rPr>
          <w:rFonts w:eastAsia="標楷體"/>
          <w:color w:val="000000" w:themeColor="text1"/>
          <w:szCs w:val="24"/>
        </w:rPr>
      </w:pPr>
      <w:r w:rsidRPr="00DB552C">
        <w:rPr>
          <w:rFonts w:ascii="標楷體" w:eastAsia="標楷體" w:hAnsi="標楷體" w:hint="eastAsia"/>
          <w:color w:val="000000"/>
          <w:szCs w:val="24"/>
        </w:rPr>
        <w:t>辦理</w:t>
      </w:r>
      <w:r w:rsidRPr="00DB552C">
        <w:rPr>
          <w:rFonts w:ascii="標楷體" w:eastAsia="標楷體" w:hAnsi="標楷體" w:cs="標楷體" w:hint="eastAsia"/>
          <w:color w:val="000000" w:themeColor="text1"/>
        </w:rPr>
        <w:t>本</w:t>
      </w:r>
      <w:r w:rsidRPr="00DB552C">
        <w:rPr>
          <w:rFonts w:ascii="標楷體" w:eastAsia="標楷體" w:hAnsi="標楷體" w:hint="eastAsia"/>
          <w:color w:val="000000"/>
          <w:szCs w:val="24"/>
        </w:rPr>
        <w:t>年度</w:t>
      </w:r>
      <w:r w:rsidRPr="00DB552C">
        <w:rPr>
          <w:rFonts w:ascii="標楷體" w:eastAsia="標楷體" w:hAnsi="標楷體" w:cs="標楷體" w:hint="eastAsia"/>
          <w:color w:val="000000" w:themeColor="text1"/>
        </w:rPr>
        <w:t>薦任公務人員晉升簡任官等訓練、</w:t>
      </w:r>
      <w:r w:rsidRPr="00DB552C">
        <w:rPr>
          <w:rFonts w:ascii="標楷體" w:eastAsia="標楷體" w:hAnsi="標楷體" w:hint="eastAsia"/>
          <w:color w:val="000000"/>
          <w:szCs w:val="24"/>
        </w:rPr>
        <w:t>委任公務人員晉升薦任官等訓練，符合受訓資格人員名冊、評分資料試算表及相關資料函報教育部作業。</w:t>
      </w:r>
    </w:p>
    <w:p w14:paraId="1083C8A4" w14:textId="77777777" w:rsidR="00E14648" w:rsidRPr="00DB552C" w:rsidRDefault="00E14648" w:rsidP="00B213FE">
      <w:pPr>
        <w:numPr>
          <w:ilvl w:val="1"/>
          <w:numId w:val="49"/>
        </w:numPr>
        <w:spacing w:line="360" w:lineRule="exact"/>
        <w:jc w:val="both"/>
        <w:rPr>
          <w:rFonts w:eastAsia="標楷體"/>
          <w:color w:val="000000" w:themeColor="text1"/>
          <w:szCs w:val="24"/>
        </w:rPr>
      </w:pPr>
      <w:r w:rsidRPr="00DB552C">
        <w:rPr>
          <w:rFonts w:ascii="標楷體" w:eastAsia="標楷體" w:hAnsi="標楷體" w:cs="新細明體" w:hint="eastAsia"/>
          <w:color w:val="000000" w:themeColor="text1"/>
          <w:kern w:val="0"/>
          <w:szCs w:val="24"/>
        </w:rPr>
        <w:t>辦理秘書室、綜合規劃小組113年高考錄取人員張景勛、張宏瑜實務訓練期滿請領考試及格證書作業。</w:t>
      </w:r>
    </w:p>
    <w:p w14:paraId="2AB4F713" w14:textId="77777777" w:rsidR="00E14648" w:rsidRPr="00DB552C" w:rsidRDefault="00E14648" w:rsidP="00B213FE">
      <w:pPr>
        <w:numPr>
          <w:ilvl w:val="1"/>
          <w:numId w:val="49"/>
        </w:numPr>
        <w:spacing w:line="360" w:lineRule="exact"/>
        <w:jc w:val="both"/>
        <w:rPr>
          <w:rFonts w:eastAsia="標楷體"/>
          <w:color w:val="000000" w:themeColor="text1"/>
          <w:szCs w:val="24"/>
        </w:rPr>
      </w:pPr>
      <w:r w:rsidRPr="00DB552C">
        <w:rPr>
          <w:rFonts w:ascii="標楷體" w:eastAsia="標楷體" w:hAnsi="標楷體" w:hint="eastAsia"/>
          <w:color w:val="000000" w:themeColor="text1"/>
          <w:szCs w:val="24"/>
        </w:rPr>
        <w:t>協助教育部辦理人力學院年度分配教育部暨所屬機關(構)學校每月預定開辦訓練班期派訓確認及月底前薦送人力學院事宜。</w:t>
      </w:r>
    </w:p>
    <w:p w14:paraId="7B774FEB" w14:textId="4A501BA5" w:rsidR="00E14648" w:rsidRDefault="00E14648" w:rsidP="00B213FE">
      <w:pPr>
        <w:pStyle w:val="aff9"/>
        <w:numPr>
          <w:ilvl w:val="0"/>
          <w:numId w:val="49"/>
        </w:numPr>
        <w:spacing w:line="360" w:lineRule="exact"/>
        <w:ind w:leftChars="0" w:left="567" w:hanging="567"/>
        <w:jc w:val="both"/>
        <w:rPr>
          <w:rFonts w:eastAsia="標楷體"/>
          <w:b/>
          <w:bCs/>
          <w:szCs w:val="20"/>
        </w:rPr>
      </w:pPr>
      <w:r>
        <w:rPr>
          <w:rFonts w:eastAsia="標楷體" w:hint="eastAsia"/>
          <w:b/>
          <w:bCs/>
        </w:rPr>
        <w:t>業務會報決議辦理情形</w:t>
      </w:r>
      <w:r w:rsidR="00DB552C">
        <w:rPr>
          <w:rFonts w:eastAsia="標楷體" w:hint="eastAsia"/>
          <w:b/>
          <w:bCs/>
        </w:rPr>
        <w:t>(</w:t>
      </w:r>
      <w:r w:rsidR="00DB552C">
        <w:rPr>
          <w:rFonts w:eastAsia="標楷體" w:hint="eastAsia"/>
          <w:b/>
          <w:bCs/>
        </w:rPr>
        <w:t>無</w:t>
      </w:r>
      <w:r w:rsidR="00DB552C">
        <w:rPr>
          <w:rFonts w:eastAsia="標楷體" w:hint="eastAsia"/>
          <w:b/>
          <w:bCs/>
        </w:rPr>
        <w:t>)</w:t>
      </w:r>
    </w:p>
    <w:p w14:paraId="66C92731" w14:textId="43410FE4" w:rsidR="00E14648" w:rsidRDefault="00E14648" w:rsidP="00B213FE">
      <w:pPr>
        <w:pStyle w:val="aff9"/>
        <w:numPr>
          <w:ilvl w:val="0"/>
          <w:numId w:val="49"/>
        </w:numPr>
        <w:spacing w:line="360" w:lineRule="exact"/>
        <w:ind w:leftChars="0" w:left="567" w:hanging="567"/>
        <w:jc w:val="both"/>
        <w:rPr>
          <w:rFonts w:eastAsia="標楷體"/>
          <w:b/>
          <w:bCs/>
          <w:szCs w:val="20"/>
        </w:rPr>
      </w:pPr>
      <w:r>
        <w:rPr>
          <w:rFonts w:eastAsia="標楷體" w:hint="eastAsia"/>
          <w:b/>
          <w:bCs/>
        </w:rPr>
        <w:t>專案報告事項</w:t>
      </w:r>
      <w:r w:rsidR="00DB552C">
        <w:rPr>
          <w:rFonts w:eastAsia="標楷體" w:hint="eastAsia"/>
          <w:b/>
          <w:bCs/>
        </w:rPr>
        <w:t>(</w:t>
      </w:r>
      <w:r w:rsidR="00DB552C">
        <w:rPr>
          <w:rFonts w:eastAsia="標楷體" w:hint="eastAsia"/>
          <w:b/>
          <w:bCs/>
        </w:rPr>
        <w:t>無</w:t>
      </w:r>
      <w:r w:rsidR="00DB552C">
        <w:rPr>
          <w:rFonts w:eastAsia="標楷體" w:hint="eastAsia"/>
          <w:b/>
          <w:bCs/>
        </w:rPr>
        <w:t>)</w:t>
      </w:r>
    </w:p>
    <w:p w14:paraId="4DF1676E" w14:textId="77777777" w:rsidR="00E14648" w:rsidRDefault="00E14648" w:rsidP="00B213FE">
      <w:pPr>
        <w:pStyle w:val="aff9"/>
        <w:numPr>
          <w:ilvl w:val="0"/>
          <w:numId w:val="49"/>
        </w:numPr>
        <w:spacing w:line="360" w:lineRule="exact"/>
        <w:ind w:leftChars="0" w:left="567" w:hanging="567"/>
        <w:jc w:val="both"/>
        <w:rPr>
          <w:rFonts w:eastAsia="標楷體"/>
          <w:b/>
          <w:bCs/>
        </w:rPr>
      </w:pPr>
      <w:r>
        <w:rPr>
          <w:rFonts w:eastAsia="標楷體" w:hint="eastAsia"/>
          <w:b/>
          <w:bCs/>
        </w:rPr>
        <w:t>其他</w:t>
      </w:r>
      <w:r>
        <w:rPr>
          <w:rFonts w:eastAsia="標楷體"/>
          <w:b/>
          <w:bCs/>
        </w:rPr>
        <w:t>(</w:t>
      </w:r>
      <w:r>
        <w:rPr>
          <w:rFonts w:eastAsia="標楷體" w:hint="eastAsia"/>
          <w:b/>
          <w:bCs/>
        </w:rPr>
        <w:t>待協調事項</w:t>
      </w:r>
      <w:r>
        <w:rPr>
          <w:rFonts w:eastAsia="標楷體"/>
          <w:b/>
          <w:bCs/>
        </w:rPr>
        <w:t>)</w:t>
      </w:r>
    </w:p>
    <w:p w14:paraId="4119BEA1" w14:textId="77777777" w:rsidR="00E14648" w:rsidRDefault="00E14648" w:rsidP="00B213FE">
      <w:pPr>
        <w:numPr>
          <w:ilvl w:val="1"/>
          <w:numId w:val="48"/>
        </w:numPr>
        <w:tabs>
          <w:tab w:val="clear" w:pos="851"/>
        </w:tabs>
        <w:spacing w:line="360" w:lineRule="exact"/>
        <w:jc w:val="both"/>
        <w:rPr>
          <w:rFonts w:eastAsia="標楷體"/>
          <w:color w:val="000000" w:themeColor="text1"/>
          <w:szCs w:val="24"/>
        </w:rPr>
      </w:pPr>
      <w:r>
        <w:rPr>
          <w:rFonts w:ascii="標楷體" w:eastAsia="標楷體" w:hAnsi="標楷體" w:hint="eastAsia"/>
          <w:color w:val="000000"/>
          <w:szCs w:val="24"/>
        </w:rPr>
        <w:t>辦理員工職務輪調意願調查作業。</w:t>
      </w:r>
    </w:p>
    <w:p w14:paraId="13B2EDE6" w14:textId="77777777" w:rsidR="00E14648" w:rsidRDefault="00E14648" w:rsidP="00B213FE">
      <w:pPr>
        <w:widowControl/>
        <w:numPr>
          <w:ilvl w:val="1"/>
          <w:numId w:val="48"/>
        </w:numPr>
        <w:tabs>
          <w:tab w:val="clear" w:pos="851"/>
        </w:tabs>
        <w:spacing w:line="360" w:lineRule="exact"/>
        <w:jc w:val="both"/>
        <w:rPr>
          <w:rFonts w:ascii="標楷體" w:eastAsia="標楷體" w:hAnsi="標楷體"/>
          <w:color w:val="000000" w:themeColor="text1"/>
          <w:shd w:val="clear" w:color="auto" w:fill="FFFFFF"/>
        </w:rPr>
      </w:pPr>
      <w:r>
        <w:rPr>
          <w:rFonts w:ascii="標楷體" w:eastAsia="標楷體" w:hAnsi="標楷體" w:hint="eastAsia"/>
          <w:color w:val="000000" w:themeColor="text1"/>
          <w:shd w:val="clear" w:color="auto" w:fill="FFFFFF"/>
        </w:rPr>
        <w:t>提醒加班務必覈實申請，且申請加班應確實填寫具體申請事由，不得僅以處理公務為由，另加班期間應確實在勤處理加班業務。</w:t>
      </w:r>
    </w:p>
    <w:p w14:paraId="525D4800" w14:textId="77777777" w:rsidR="00E14648" w:rsidRDefault="00E14648" w:rsidP="00B213FE">
      <w:pPr>
        <w:widowControl/>
        <w:numPr>
          <w:ilvl w:val="1"/>
          <w:numId w:val="48"/>
        </w:numPr>
        <w:tabs>
          <w:tab w:val="clear" w:pos="851"/>
        </w:tabs>
        <w:spacing w:line="360" w:lineRule="exact"/>
        <w:jc w:val="both"/>
        <w:rPr>
          <w:rFonts w:ascii="標楷體" w:eastAsia="標楷體" w:hAnsi="標楷體"/>
          <w:color w:val="000000" w:themeColor="text1"/>
          <w:shd w:val="clear" w:color="auto" w:fill="FFFFFF"/>
        </w:rPr>
      </w:pPr>
      <w:r>
        <w:rPr>
          <w:rFonts w:ascii="標楷體" w:eastAsia="標楷體" w:hAnsi="標楷體" w:hint="eastAsia"/>
          <w:color w:val="000000" w:themeColor="text1"/>
          <w:shd w:val="clear" w:color="auto" w:fill="FFFFFF"/>
        </w:rPr>
        <w:t>加班如係補休者，請於下列期限內補休完畢</w:t>
      </w:r>
    </w:p>
    <w:p w14:paraId="5FA011B9" w14:textId="77777777" w:rsidR="00E14648" w:rsidRDefault="00E14648" w:rsidP="00B213FE">
      <w:pPr>
        <w:widowControl/>
        <w:numPr>
          <w:ilvl w:val="2"/>
          <w:numId w:val="48"/>
        </w:numPr>
        <w:tabs>
          <w:tab w:val="clear" w:pos="1418"/>
        </w:tabs>
        <w:spacing w:line="360" w:lineRule="exact"/>
        <w:jc w:val="both"/>
        <w:rPr>
          <w:rFonts w:ascii="標楷體" w:eastAsia="標楷體" w:hAnsi="標楷體"/>
          <w:color w:val="000000" w:themeColor="text1"/>
          <w:shd w:val="clear" w:color="auto" w:fill="FFFFFF"/>
        </w:rPr>
      </w:pPr>
      <w:r>
        <w:rPr>
          <w:rFonts w:ascii="標楷體" w:eastAsia="標楷體" w:hAnsi="標楷體" w:hint="eastAsia"/>
          <w:color w:val="000000" w:themeColor="text1"/>
          <w:shd w:val="clear" w:color="auto" w:fill="FFFFFF"/>
        </w:rPr>
        <w:lastRenderedPageBreak/>
        <w:t>公務人員、專業人員、聘僱人員：2年補休完畢。</w:t>
      </w:r>
    </w:p>
    <w:p w14:paraId="1AD4CB5D" w14:textId="77777777" w:rsidR="00E14648" w:rsidRDefault="00E14648" w:rsidP="00B213FE">
      <w:pPr>
        <w:widowControl/>
        <w:numPr>
          <w:ilvl w:val="2"/>
          <w:numId w:val="48"/>
        </w:numPr>
        <w:tabs>
          <w:tab w:val="clear" w:pos="1418"/>
        </w:tabs>
        <w:spacing w:line="360" w:lineRule="exact"/>
        <w:ind w:left="1134" w:hanging="283"/>
        <w:jc w:val="both"/>
        <w:rPr>
          <w:rFonts w:ascii="標楷體" w:eastAsia="標楷體" w:hAnsi="標楷體"/>
          <w:color w:val="000000" w:themeColor="text1"/>
          <w:shd w:val="clear" w:color="auto" w:fill="FFFFFF"/>
        </w:rPr>
      </w:pPr>
      <w:r>
        <w:rPr>
          <w:rFonts w:ascii="標楷體" w:eastAsia="標楷體" w:hAnsi="標楷體" w:hint="eastAsia"/>
          <w:color w:val="000000" w:themeColor="text1"/>
          <w:shd w:val="clear" w:color="auto" w:fill="FFFFFF"/>
        </w:rPr>
        <w:t>技工工友：當年度補休完畢，未休畢者，依規定於隔年1月初辦理折算加班費事宜。</w:t>
      </w:r>
    </w:p>
    <w:p w14:paraId="708A6A80" w14:textId="77777777" w:rsidR="00E14648" w:rsidRDefault="00E14648" w:rsidP="00B213FE">
      <w:pPr>
        <w:widowControl/>
        <w:numPr>
          <w:ilvl w:val="2"/>
          <w:numId w:val="48"/>
        </w:numPr>
        <w:tabs>
          <w:tab w:val="clear" w:pos="1418"/>
        </w:tabs>
        <w:spacing w:line="360" w:lineRule="exact"/>
        <w:jc w:val="both"/>
        <w:rPr>
          <w:rFonts w:ascii="標楷體" w:eastAsia="標楷體" w:hAnsi="標楷體"/>
          <w:color w:val="000000" w:themeColor="text1"/>
          <w:shd w:val="clear" w:color="auto" w:fill="FFFFFF"/>
        </w:rPr>
      </w:pPr>
      <w:r>
        <w:rPr>
          <w:rFonts w:ascii="標楷體" w:eastAsia="標楷體" w:hAnsi="標楷體" w:hint="eastAsia"/>
          <w:color w:val="000000" w:themeColor="text1"/>
          <w:shd w:val="clear" w:color="auto" w:fill="FFFFFF"/>
        </w:rPr>
        <w:t>約用人員、計畫專任助理、計畫臨時人員：半年內補休完畢。</w:t>
      </w:r>
    </w:p>
    <w:p w14:paraId="0924A7CA" w14:textId="77777777" w:rsidR="00E14648" w:rsidRDefault="00E14648" w:rsidP="00B213FE">
      <w:pPr>
        <w:widowControl/>
        <w:numPr>
          <w:ilvl w:val="1"/>
          <w:numId w:val="48"/>
        </w:numPr>
        <w:tabs>
          <w:tab w:val="clear" w:pos="851"/>
        </w:tabs>
        <w:spacing w:line="360" w:lineRule="exact"/>
        <w:jc w:val="both"/>
        <w:rPr>
          <w:rFonts w:ascii="標楷體" w:eastAsia="標楷體" w:hAnsi="標楷體"/>
          <w:color w:val="000000" w:themeColor="text1"/>
          <w:shd w:val="clear" w:color="auto" w:fill="FFFFFF"/>
        </w:rPr>
      </w:pPr>
      <w:r>
        <w:rPr>
          <w:rFonts w:ascii="標楷體" w:eastAsia="標楷體" w:hAnsi="標楷體" w:hint="eastAsia"/>
          <w:color w:val="000000" w:themeColor="text1"/>
          <w:shd w:val="clear" w:color="auto" w:fill="FFFFFF"/>
        </w:rPr>
        <w:t>另提醒主管請同仁加班時，宜考量業務之急迫性及必要性覈實指派，並應避免有未經指派加班或先簽退下班後繼續執行職務之情事。</w:t>
      </w:r>
    </w:p>
    <w:p w14:paraId="5E45AA73" w14:textId="77777777" w:rsidR="00E14648" w:rsidRDefault="00E14648" w:rsidP="00B213FE">
      <w:pPr>
        <w:widowControl/>
        <w:numPr>
          <w:ilvl w:val="1"/>
          <w:numId w:val="48"/>
        </w:numPr>
        <w:tabs>
          <w:tab w:val="clear" w:pos="851"/>
        </w:tabs>
        <w:spacing w:line="360" w:lineRule="exact"/>
        <w:jc w:val="both"/>
        <w:rPr>
          <w:rFonts w:ascii="標楷體" w:eastAsia="標楷體" w:hAnsi="標楷體"/>
          <w:color w:val="000000" w:themeColor="text1"/>
          <w:shd w:val="clear" w:color="auto" w:fill="FFFFFF"/>
        </w:rPr>
      </w:pPr>
      <w:r>
        <w:rPr>
          <w:rFonts w:eastAsia="標楷體" w:hint="eastAsia"/>
        </w:rPr>
        <w:t>自行列管案</w:t>
      </w:r>
    </w:p>
    <w:tbl>
      <w:tblPr>
        <w:tblStyle w:val="aa"/>
        <w:tblW w:w="0" w:type="auto"/>
        <w:jc w:val="center"/>
        <w:tblLook w:val="04A0" w:firstRow="1" w:lastRow="0" w:firstColumn="1" w:lastColumn="0" w:noHBand="0" w:noVBand="1"/>
      </w:tblPr>
      <w:tblGrid>
        <w:gridCol w:w="737"/>
        <w:gridCol w:w="3402"/>
        <w:gridCol w:w="3402"/>
        <w:gridCol w:w="1181"/>
      </w:tblGrid>
      <w:tr w:rsidR="00E14648" w14:paraId="3630D679" w14:textId="77777777" w:rsidTr="00E14648">
        <w:trPr>
          <w:tblHeader/>
          <w:jc w:val="center"/>
        </w:trPr>
        <w:tc>
          <w:tcPr>
            <w:tcW w:w="707"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31A8F537" w14:textId="77777777" w:rsidR="00E14648" w:rsidRDefault="00E14648">
            <w:pPr>
              <w:rPr>
                <w:rFonts w:eastAsia="標楷體"/>
                <w:szCs w:val="24"/>
              </w:rPr>
            </w:pPr>
            <w:r>
              <w:rPr>
                <w:rFonts w:eastAsia="標楷體" w:hint="eastAsia"/>
                <w:szCs w:val="24"/>
              </w:rPr>
              <w:t>管考</w:t>
            </w:r>
          </w:p>
          <w:p w14:paraId="39D406FD" w14:textId="77777777" w:rsidR="00E14648" w:rsidRDefault="00E14648">
            <w:pPr>
              <w:rPr>
                <w:rFonts w:eastAsia="標楷體"/>
                <w:szCs w:val="24"/>
              </w:rPr>
            </w:pPr>
            <w:r>
              <w:rPr>
                <w:rFonts w:eastAsia="標楷體" w:hint="eastAsia"/>
                <w:szCs w:val="24"/>
              </w:rPr>
              <w:t>案號</w:t>
            </w:r>
          </w:p>
        </w:tc>
        <w:tc>
          <w:tcPr>
            <w:tcW w:w="3402"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161CE0BE" w14:textId="77777777" w:rsidR="00E14648" w:rsidRDefault="00E14648">
            <w:pPr>
              <w:rPr>
                <w:rFonts w:eastAsia="標楷體"/>
                <w:szCs w:val="24"/>
              </w:rPr>
            </w:pPr>
            <w:r>
              <w:rPr>
                <w:rFonts w:eastAsia="標楷體" w:hint="eastAsia"/>
                <w:szCs w:val="24"/>
              </w:rPr>
              <w:t>管考內容</w:t>
            </w:r>
          </w:p>
        </w:tc>
        <w:tc>
          <w:tcPr>
            <w:tcW w:w="3402"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6CE6A1C7" w14:textId="77777777" w:rsidR="00E14648" w:rsidRDefault="00E14648">
            <w:pPr>
              <w:rPr>
                <w:rFonts w:eastAsia="標楷體"/>
                <w:szCs w:val="24"/>
              </w:rPr>
            </w:pPr>
            <w:r>
              <w:rPr>
                <w:rFonts w:eastAsia="標楷體" w:hint="eastAsia"/>
                <w:szCs w:val="24"/>
              </w:rPr>
              <w:t>本次辦理情形</w:t>
            </w:r>
          </w:p>
        </w:tc>
        <w:tc>
          <w:tcPr>
            <w:tcW w:w="1181"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66D93771" w14:textId="77777777" w:rsidR="00E14648" w:rsidRDefault="00E14648">
            <w:pPr>
              <w:rPr>
                <w:rFonts w:eastAsia="標楷體"/>
                <w:szCs w:val="24"/>
              </w:rPr>
            </w:pPr>
            <w:r>
              <w:rPr>
                <w:rFonts w:eastAsia="標楷體" w:hint="eastAsia"/>
                <w:szCs w:val="24"/>
              </w:rPr>
              <w:t>預定完成日期</w:t>
            </w:r>
          </w:p>
        </w:tc>
      </w:tr>
      <w:tr w:rsidR="00E14648" w14:paraId="04658FE2" w14:textId="77777777" w:rsidTr="00E14648">
        <w:trPr>
          <w:jc w:val="center"/>
        </w:trPr>
        <w:tc>
          <w:tcPr>
            <w:tcW w:w="707" w:type="dxa"/>
            <w:tcBorders>
              <w:top w:val="single" w:sz="4" w:space="0" w:color="auto"/>
              <w:left w:val="single" w:sz="4" w:space="0" w:color="auto"/>
              <w:bottom w:val="single" w:sz="4" w:space="0" w:color="auto"/>
              <w:right w:val="single" w:sz="4" w:space="0" w:color="auto"/>
            </w:tcBorders>
            <w:hideMark/>
          </w:tcPr>
          <w:p w14:paraId="0AA0B36E" w14:textId="77777777" w:rsidR="00E14648" w:rsidRDefault="00E14648">
            <w:pPr>
              <w:rPr>
                <w:rFonts w:eastAsia="標楷體"/>
              </w:rPr>
            </w:pPr>
            <w:r>
              <w:rPr>
                <w:rFonts w:ascii="標楷體" w:eastAsia="標楷體" w:hAnsi="標楷體" w:hint="eastAsia"/>
              </w:rPr>
              <w:t>114-012</w:t>
            </w:r>
          </w:p>
        </w:tc>
        <w:tc>
          <w:tcPr>
            <w:tcW w:w="3402" w:type="dxa"/>
            <w:tcBorders>
              <w:top w:val="single" w:sz="4" w:space="0" w:color="auto"/>
              <w:left w:val="single" w:sz="4" w:space="0" w:color="auto"/>
              <w:bottom w:val="single" w:sz="4" w:space="0" w:color="auto"/>
              <w:right w:val="single" w:sz="4" w:space="0" w:color="auto"/>
            </w:tcBorders>
            <w:hideMark/>
          </w:tcPr>
          <w:p w14:paraId="521043C6" w14:textId="77777777" w:rsidR="00E14648" w:rsidRDefault="00E14648">
            <w:pPr>
              <w:kinsoku w:val="0"/>
              <w:rPr>
                <w:rFonts w:eastAsia="標楷體"/>
              </w:rPr>
            </w:pPr>
            <w:r>
              <w:rPr>
                <w:rFonts w:ascii="標楷體" w:eastAsia="標楷體" w:hAnsi="標楷體" w:hint="eastAsia"/>
              </w:rPr>
              <w:t>有關本館專案助理加班未補休或未請領加班費，受高雄市政府勞工局裁罰2萬元一案，請釐清責任歸屬並究責。(20250122第2次)</w:t>
            </w:r>
          </w:p>
        </w:tc>
        <w:tc>
          <w:tcPr>
            <w:tcW w:w="3402" w:type="dxa"/>
            <w:tcBorders>
              <w:top w:val="single" w:sz="4" w:space="0" w:color="auto"/>
              <w:left w:val="single" w:sz="4" w:space="0" w:color="auto"/>
              <w:bottom w:val="single" w:sz="4" w:space="0" w:color="auto"/>
              <w:right w:val="single" w:sz="4" w:space="0" w:color="auto"/>
            </w:tcBorders>
            <w:hideMark/>
          </w:tcPr>
          <w:p w14:paraId="5504E157" w14:textId="77777777" w:rsidR="00E14648" w:rsidRDefault="00E14648">
            <w:pPr>
              <w:rPr>
                <w:rFonts w:eastAsia="標楷體"/>
              </w:rPr>
            </w:pPr>
            <w:r>
              <w:rPr>
                <w:rFonts w:ascii="標楷體" w:eastAsia="標楷體" w:hAnsi="標楷體" w:hint="eastAsia"/>
              </w:rPr>
              <w:t>本案業依高雄市政府勞工局來文簽准，請展示組依限支付罰鍰，另奉示展示組相關人員行政責任追究部分，請人事室安排提考績會處理，將於114年2月召開甄審暨考績委員會審議，又1月23日下午館長召集各單位主管研商未來如何避免再發生類此案件之會議紀錄，刻正簽核中，爰繼續列管。</w:t>
            </w:r>
          </w:p>
        </w:tc>
        <w:tc>
          <w:tcPr>
            <w:tcW w:w="1181" w:type="dxa"/>
            <w:tcBorders>
              <w:top w:val="single" w:sz="4" w:space="0" w:color="auto"/>
              <w:left w:val="single" w:sz="4" w:space="0" w:color="auto"/>
              <w:bottom w:val="single" w:sz="4" w:space="0" w:color="auto"/>
              <w:right w:val="single" w:sz="4" w:space="0" w:color="auto"/>
            </w:tcBorders>
            <w:hideMark/>
          </w:tcPr>
          <w:p w14:paraId="37459B5A" w14:textId="77777777" w:rsidR="00E14648" w:rsidRDefault="00E14648">
            <w:pPr>
              <w:rPr>
                <w:rFonts w:eastAsia="標楷體"/>
              </w:rPr>
            </w:pPr>
            <w:r>
              <w:rPr>
                <w:rFonts w:eastAsia="標楷體"/>
              </w:rPr>
              <w:t>114/02/26</w:t>
            </w:r>
          </w:p>
        </w:tc>
      </w:tr>
    </w:tbl>
    <w:p w14:paraId="474D8FD1" w14:textId="77777777" w:rsidR="00E14648" w:rsidRDefault="00E14648" w:rsidP="00E14648">
      <w:pPr>
        <w:widowControl/>
        <w:rPr>
          <w:rFonts w:eastAsia="標楷體"/>
          <w:b/>
          <w:bCs/>
        </w:rPr>
      </w:pPr>
    </w:p>
    <w:p w14:paraId="59C946C2" w14:textId="7FBB4776" w:rsidR="00461C04" w:rsidRPr="00461C04" w:rsidRDefault="00461C04" w:rsidP="00E14648">
      <w:pPr>
        <w:widowControl/>
        <w:spacing w:line="360" w:lineRule="exact"/>
        <w:jc w:val="both"/>
        <w:rPr>
          <w:rFonts w:ascii="標楷體" w:eastAsia="標楷體" w:hAnsi="標楷體"/>
          <w:color w:val="000000" w:themeColor="text1"/>
          <w:shd w:val="clear" w:color="auto" w:fill="FFFFFF"/>
        </w:rPr>
      </w:pPr>
    </w:p>
    <w:p w14:paraId="41ED6469" w14:textId="77777777" w:rsidR="007353E7" w:rsidRDefault="007353E7">
      <w:pPr>
        <w:widowControl/>
        <w:rPr>
          <w:rFonts w:eastAsia="標楷體"/>
          <w:szCs w:val="24"/>
        </w:rPr>
      </w:pPr>
      <w:r>
        <w:rPr>
          <w:rFonts w:eastAsia="標楷體"/>
          <w:szCs w:val="24"/>
        </w:rPr>
        <w:br w:type="page"/>
      </w:r>
    </w:p>
    <w:p w14:paraId="4B31E590" w14:textId="77777777" w:rsidR="0054489F" w:rsidRPr="00401E4F" w:rsidRDefault="0054489F" w:rsidP="007353E7">
      <w:pPr>
        <w:widowControl/>
        <w:adjustRightInd w:val="0"/>
        <w:snapToGrid w:val="0"/>
        <w:spacing w:line="360" w:lineRule="exact"/>
        <w:jc w:val="center"/>
        <w:rPr>
          <w:rFonts w:eastAsia="標楷體"/>
          <w:sz w:val="28"/>
          <w:szCs w:val="28"/>
        </w:rPr>
      </w:pPr>
      <w:r w:rsidRPr="00401E4F">
        <w:rPr>
          <w:rFonts w:eastAsia="標楷體"/>
          <w:sz w:val="28"/>
          <w:szCs w:val="28"/>
        </w:rPr>
        <w:lastRenderedPageBreak/>
        <w:t>報告單位：主計室</w:t>
      </w:r>
    </w:p>
    <w:p w14:paraId="4C747D7E" w14:textId="77777777" w:rsidR="00D94437" w:rsidRDefault="00D94437" w:rsidP="00B213FE">
      <w:pPr>
        <w:pStyle w:val="aff9"/>
        <w:numPr>
          <w:ilvl w:val="0"/>
          <w:numId w:val="57"/>
        </w:numPr>
        <w:spacing w:line="360" w:lineRule="exact"/>
        <w:ind w:leftChars="0"/>
        <w:jc w:val="both"/>
        <w:rPr>
          <w:rFonts w:eastAsia="標楷體"/>
          <w:b/>
          <w:bCs/>
        </w:rPr>
      </w:pPr>
      <w:bookmarkStart w:id="437" w:name="_Hlk190154685"/>
      <w:r>
        <w:rPr>
          <w:rFonts w:eastAsia="標楷體"/>
          <w:b/>
          <w:bCs/>
        </w:rPr>
        <w:t>1</w:t>
      </w:r>
      <w:r>
        <w:rPr>
          <w:rFonts w:eastAsia="標楷體" w:hint="eastAsia"/>
          <w:b/>
          <w:bCs/>
        </w:rPr>
        <w:t>月工作重點</w:t>
      </w:r>
      <w:r>
        <w:rPr>
          <w:rFonts w:eastAsia="標楷體"/>
          <w:b/>
          <w:bCs/>
        </w:rPr>
        <w:t>(1</w:t>
      </w:r>
      <w:r>
        <w:rPr>
          <w:rFonts w:eastAsia="標楷體" w:hint="eastAsia"/>
          <w:b/>
          <w:bCs/>
        </w:rPr>
        <w:t>月</w:t>
      </w:r>
      <w:r>
        <w:rPr>
          <w:rFonts w:eastAsia="標楷體"/>
          <w:b/>
          <w:bCs/>
        </w:rPr>
        <w:t>1</w:t>
      </w:r>
      <w:r>
        <w:rPr>
          <w:rFonts w:eastAsia="標楷體" w:hint="eastAsia"/>
          <w:b/>
          <w:bCs/>
        </w:rPr>
        <w:t>日至</w:t>
      </w:r>
      <w:r>
        <w:rPr>
          <w:rFonts w:eastAsia="標楷體"/>
          <w:b/>
          <w:bCs/>
        </w:rPr>
        <w:t>1</w:t>
      </w:r>
      <w:r>
        <w:rPr>
          <w:rFonts w:eastAsia="標楷體" w:hint="eastAsia"/>
          <w:b/>
          <w:bCs/>
        </w:rPr>
        <w:t>月</w:t>
      </w:r>
      <w:r>
        <w:rPr>
          <w:rFonts w:eastAsia="標楷體"/>
          <w:b/>
          <w:bCs/>
        </w:rPr>
        <w:t>31</w:t>
      </w:r>
      <w:r>
        <w:rPr>
          <w:rFonts w:eastAsia="標楷體" w:hint="eastAsia"/>
          <w:b/>
          <w:bCs/>
        </w:rPr>
        <w:t>日</w:t>
      </w:r>
      <w:r>
        <w:rPr>
          <w:rFonts w:eastAsia="標楷體"/>
          <w:b/>
          <w:bCs/>
        </w:rPr>
        <w:t>)</w:t>
      </w:r>
    </w:p>
    <w:bookmarkEnd w:id="437"/>
    <w:p w14:paraId="2BFF28A9" w14:textId="77777777" w:rsidR="00D94437" w:rsidRDefault="00D94437" w:rsidP="00B213FE">
      <w:pPr>
        <w:pStyle w:val="aff9"/>
        <w:numPr>
          <w:ilvl w:val="2"/>
          <w:numId w:val="51"/>
        </w:numPr>
        <w:adjustRightInd w:val="0"/>
        <w:spacing w:line="360" w:lineRule="exact"/>
        <w:ind w:leftChars="0" w:left="993"/>
        <w:jc w:val="both"/>
        <w:rPr>
          <w:rFonts w:eastAsia="標楷體"/>
        </w:rPr>
      </w:pPr>
      <w:r>
        <w:rPr>
          <w:rFonts w:eastAsia="標楷體" w:hint="eastAsia"/>
        </w:rPr>
        <w:t>完成編製本館</w:t>
      </w:r>
      <w:r>
        <w:rPr>
          <w:rFonts w:eastAsia="標楷體"/>
        </w:rPr>
        <w:t>114</w:t>
      </w:r>
      <w:r>
        <w:rPr>
          <w:rFonts w:eastAsia="標楷體" w:hint="eastAsia"/>
        </w:rPr>
        <w:t>年第</w:t>
      </w:r>
      <w:r>
        <w:rPr>
          <w:rFonts w:eastAsia="標楷體"/>
        </w:rPr>
        <w:t>1</w:t>
      </w:r>
      <w:r>
        <w:rPr>
          <w:rFonts w:eastAsia="標楷體" w:hint="eastAsia"/>
        </w:rPr>
        <w:t>期實施計畫及收支估計表，於本</w:t>
      </w:r>
      <w:r>
        <w:rPr>
          <w:rFonts w:eastAsia="標楷體"/>
        </w:rPr>
        <w:t>(114)</w:t>
      </w:r>
      <w:r>
        <w:rPr>
          <w:rFonts w:eastAsia="標楷體" w:hint="eastAsia"/>
        </w:rPr>
        <w:t>年</w:t>
      </w:r>
      <w:r>
        <w:rPr>
          <w:rFonts w:eastAsia="標楷體"/>
        </w:rPr>
        <w:t>1</w:t>
      </w:r>
      <w:r>
        <w:rPr>
          <w:rFonts w:eastAsia="標楷體" w:hint="eastAsia"/>
        </w:rPr>
        <w:t>月</w:t>
      </w:r>
      <w:r>
        <w:rPr>
          <w:rFonts w:eastAsia="標楷體"/>
        </w:rPr>
        <w:t>9</w:t>
      </w:r>
      <w:r>
        <w:rPr>
          <w:rFonts w:eastAsia="標楷體" w:hint="eastAsia"/>
        </w:rPr>
        <w:t>日上傳艾富並將書面資料函報教育部。</w:t>
      </w:r>
    </w:p>
    <w:p w14:paraId="76C7A5B8" w14:textId="77777777" w:rsidR="00D94437" w:rsidRDefault="00D94437" w:rsidP="00B213FE">
      <w:pPr>
        <w:pStyle w:val="aff9"/>
        <w:numPr>
          <w:ilvl w:val="2"/>
          <w:numId w:val="51"/>
        </w:numPr>
        <w:adjustRightInd w:val="0"/>
        <w:spacing w:line="360" w:lineRule="exact"/>
        <w:ind w:leftChars="0" w:left="993"/>
        <w:jc w:val="both"/>
        <w:rPr>
          <w:rFonts w:eastAsia="標楷體"/>
        </w:rPr>
      </w:pPr>
      <w:r>
        <w:rPr>
          <w:rFonts w:eastAsia="標楷體" w:hint="eastAsia"/>
        </w:rPr>
        <w:t>完成本館</w:t>
      </w:r>
      <w:r>
        <w:rPr>
          <w:rFonts w:eastAsia="標楷體"/>
        </w:rPr>
        <w:t>113</w:t>
      </w:r>
      <w:r>
        <w:rPr>
          <w:rFonts w:eastAsia="標楷體" w:hint="eastAsia"/>
        </w:rPr>
        <w:t>年決算編製作業，於本</w:t>
      </w:r>
      <w:r>
        <w:rPr>
          <w:rFonts w:eastAsia="標楷體"/>
        </w:rPr>
        <w:t>(114)</w:t>
      </w:r>
      <w:r>
        <w:rPr>
          <w:rFonts w:eastAsia="標楷體" w:hint="eastAsia"/>
        </w:rPr>
        <w:t>年</w:t>
      </w:r>
      <w:r>
        <w:rPr>
          <w:rFonts w:eastAsia="標楷體"/>
        </w:rPr>
        <w:t>1</w:t>
      </w:r>
      <w:r>
        <w:rPr>
          <w:rFonts w:eastAsia="標楷體" w:hint="eastAsia"/>
        </w:rPr>
        <w:t>月</w:t>
      </w:r>
      <w:r>
        <w:rPr>
          <w:rFonts w:eastAsia="標楷體"/>
        </w:rPr>
        <w:t>16</w:t>
      </w:r>
      <w:r>
        <w:rPr>
          <w:rFonts w:eastAsia="標楷體" w:hint="eastAsia"/>
        </w:rPr>
        <w:t>日上傳艾富系統及</w:t>
      </w:r>
      <w:r>
        <w:rPr>
          <w:rFonts w:eastAsia="標楷體"/>
        </w:rPr>
        <w:t>SBA</w:t>
      </w:r>
      <w:r>
        <w:rPr>
          <w:rFonts w:eastAsia="標楷體" w:hint="eastAsia"/>
        </w:rPr>
        <w:t>系統，相關書面資料並依限寄達教育部會計處。</w:t>
      </w:r>
    </w:p>
    <w:p w14:paraId="642D8B3D" w14:textId="77777777" w:rsidR="00D94437" w:rsidRDefault="00D94437" w:rsidP="00B213FE">
      <w:pPr>
        <w:pStyle w:val="aff9"/>
        <w:numPr>
          <w:ilvl w:val="2"/>
          <w:numId w:val="51"/>
        </w:numPr>
        <w:adjustRightInd w:val="0"/>
        <w:spacing w:line="360" w:lineRule="exact"/>
        <w:ind w:leftChars="0" w:left="993"/>
        <w:jc w:val="both"/>
        <w:rPr>
          <w:rFonts w:eastAsia="標楷體"/>
        </w:rPr>
      </w:pPr>
      <w:bookmarkStart w:id="438" w:name="_Hlk190097330"/>
      <w:r>
        <w:rPr>
          <w:rFonts w:eastAsia="標楷體" w:hint="eastAsia"/>
        </w:rPr>
        <w:t>完成編製本館</w:t>
      </w:r>
      <w:r>
        <w:rPr>
          <w:rFonts w:eastAsia="標楷體"/>
        </w:rPr>
        <w:t>113</w:t>
      </w:r>
      <w:r>
        <w:rPr>
          <w:rFonts w:eastAsia="標楷體" w:hint="eastAsia"/>
        </w:rPr>
        <w:t>年</w:t>
      </w:r>
      <w:r>
        <w:rPr>
          <w:rFonts w:eastAsia="標楷體"/>
        </w:rPr>
        <w:t>12</w:t>
      </w:r>
      <w:r>
        <w:rPr>
          <w:rFonts w:eastAsia="標楷體" w:hint="eastAsia"/>
        </w:rPr>
        <w:t>月月報，於本年</w:t>
      </w:r>
      <w:r>
        <w:rPr>
          <w:rFonts w:eastAsia="標楷體"/>
        </w:rPr>
        <w:t xml:space="preserve"> 1</w:t>
      </w:r>
      <w:r>
        <w:rPr>
          <w:rFonts w:eastAsia="標楷體" w:hint="eastAsia"/>
        </w:rPr>
        <w:t>月</w:t>
      </w:r>
      <w:r>
        <w:rPr>
          <w:rFonts w:eastAsia="標楷體"/>
        </w:rPr>
        <w:t>10</w:t>
      </w:r>
      <w:r>
        <w:rPr>
          <w:rFonts w:eastAsia="標楷體" w:hint="eastAsia"/>
        </w:rPr>
        <w:t>日上傳艾富及</w:t>
      </w:r>
      <w:r>
        <w:rPr>
          <w:rFonts w:eastAsia="標楷體"/>
        </w:rPr>
        <w:t>SBA</w:t>
      </w:r>
      <w:r>
        <w:rPr>
          <w:rFonts w:eastAsia="標楷體" w:hint="eastAsia"/>
        </w:rPr>
        <w:t>系統，並將書面資料</w:t>
      </w:r>
      <w:r>
        <w:rPr>
          <w:rFonts w:eastAsia="標楷體"/>
        </w:rPr>
        <w:t>(</w:t>
      </w:r>
      <w:r>
        <w:rPr>
          <w:rFonts w:eastAsia="標楷體" w:hint="eastAsia"/>
        </w:rPr>
        <w:t>包括月報</w:t>
      </w:r>
      <w:r>
        <w:rPr>
          <w:rFonts w:eastAsia="標楷體"/>
        </w:rPr>
        <w:t>3</w:t>
      </w:r>
      <w:r>
        <w:rPr>
          <w:rFonts w:eastAsia="標楷體" w:hint="eastAsia"/>
        </w:rPr>
        <w:t>份及差額解釋表</w:t>
      </w:r>
      <w:r>
        <w:rPr>
          <w:rFonts w:eastAsia="標楷體"/>
        </w:rPr>
        <w:t>1</w:t>
      </w:r>
      <w:r>
        <w:rPr>
          <w:rFonts w:eastAsia="標楷體" w:hint="eastAsia"/>
        </w:rPr>
        <w:t>份</w:t>
      </w:r>
      <w:r>
        <w:rPr>
          <w:rFonts w:eastAsia="標楷體"/>
        </w:rPr>
        <w:t>)</w:t>
      </w:r>
      <w:r>
        <w:rPr>
          <w:rFonts w:eastAsia="標楷體" w:hint="eastAsia"/>
        </w:rPr>
        <w:t>陳核後，於本</w:t>
      </w:r>
      <w:r>
        <w:rPr>
          <w:rFonts w:eastAsia="標楷體"/>
        </w:rPr>
        <w:t>(114)</w:t>
      </w:r>
      <w:r>
        <w:rPr>
          <w:rFonts w:eastAsia="標楷體" w:hint="eastAsia"/>
        </w:rPr>
        <w:t>年</w:t>
      </w:r>
      <w:r>
        <w:rPr>
          <w:rFonts w:eastAsia="標楷體"/>
        </w:rPr>
        <w:t>1</w:t>
      </w:r>
      <w:r>
        <w:rPr>
          <w:rFonts w:eastAsia="標楷體" w:hint="eastAsia"/>
        </w:rPr>
        <w:t>月</w:t>
      </w:r>
      <w:r>
        <w:rPr>
          <w:rFonts w:eastAsia="標楷體"/>
        </w:rPr>
        <w:t>14</w:t>
      </w:r>
      <w:r>
        <w:rPr>
          <w:rFonts w:eastAsia="標楷體" w:hint="eastAsia"/>
        </w:rPr>
        <w:t>日寄達至教育部會計處，並依限回傳本館</w:t>
      </w:r>
      <w:r>
        <w:rPr>
          <w:rFonts w:eastAsia="標楷體"/>
        </w:rPr>
        <w:t>113</w:t>
      </w:r>
      <w:r>
        <w:rPr>
          <w:rFonts w:eastAsia="標楷體" w:hint="eastAsia"/>
        </w:rPr>
        <w:t>年</w:t>
      </w:r>
      <w:r>
        <w:rPr>
          <w:rFonts w:eastAsia="標楷體"/>
        </w:rPr>
        <w:t>12</w:t>
      </w:r>
      <w:r>
        <w:rPr>
          <w:rFonts w:eastAsia="標楷體" w:hint="eastAsia"/>
        </w:rPr>
        <w:t>月「財務資訊調查表」。</w:t>
      </w:r>
      <w:bookmarkEnd w:id="438"/>
    </w:p>
    <w:p w14:paraId="424385B1" w14:textId="77777777" w:rsidR="00D94437" w:rsidRDefault="00D94437" w:rsidP="00B213FE">
      <w:pPr>
        <w:pStyle w:val="aff9"/>
        <w:numPr>
          <w:ilvl w:val="0"/>
          <w:numId w:val="57"/>
        </w:numPr>
        <w:spacing w:line="360" w:lineRule="exact"/>
        <w:ind w:leftChars="0" w:left="567" w:hanging="567"/>
        <w:jc w:val="both"/>
        <w:rPr>
          <w:rFonts w:eastAsia="標楷體"/>
          <w:b/>
          <w:bCs/>
        </w:rPr>
      </w:pPr>
      <w:r>
        <w:rPr>
          <w:rFonts w:eastAsia="標楷體"/>
          <w:b/>
          <w:bCs/>
        </w:rPr>
        <w:t>2</w:t>
      </w:r>
      <w:r>
        <w:rPr>
          <w:rFonts w:eastAsia="標楷體" w:hint="eastAsia"/>
          <w:b/>
          <w:bCs/>
        </w:rPr>
        <w:t>月工作重點</w:t>
      </w:r>
      <w:r>
        <w:rPr>
          <w:rFonts w:eastAsia="標楷體"/>
          <w:b/>
          <w:bCs/>
        </w:rPr>
        <w:t>(2</w:t>
      </w:r>
      <w:r>
        <w:rPr>
          <w:rFonts w:eastAsia="標楷體" w:hint="eastAsia"/>
          <w:b/>
          <w:bCs/>
        </w:rPr>
        <w:t>月</w:t>
      </w:r>
      <w:r>
        <w:rPr>
          <w:rFonts w:eastAsia="標楷體"/>
          <w:b/>
          <w:bCs/>
        </w:rPr>
        <w:t>1</w:t>
      </w:r>
      <w:r>
        <w:rPr>
          <w:rFonts w:eastAsia="標楷體" w:hint="eastAsia"/>
          <w:b/>
          <w:bCs/>
        </w:rPr>
        <w:t>日至</w:t>
      </w:r>
      <w:r>
        <w:rPr>
          <w:rFonts w:eastAsia="標楷體"/>
          <w:b/>
          <w:bCs/>
        </w:rPr>
        <w:t>2</w:t>
      </w:r>
      <w:r>
        <w:rPr>
          <w:rFonts w:eastAsia="標楷體" w:hint="eastAsia"/>
          <w:b/>
          <w:bCs/>
        </w:rPr>
        <w:t>月</w:t>
      </w:r>
      <w:r>
        <w:rPr>
          <w:rFonts w:eastAsia="標楷體"/>
          <w:b/>
          <w:bCs/>
        </w:rPr>
        <w:t>28</w:t>
      </w:r>
      <w:r>
        <w:rPr>
          <w:rFonts w:eastAsia="標楷體" w:hint="eastAsia"/>
          <w:b/>
          <w:bCs/>
        </w:rPr>
        <w:t>日</w:t>
      </w:r>
      <w:r>
        <w:rPr>
          <w:rFonts w:eastAsia="標楷體"/>
          <w:b/>
          <w:bCs/>
        </w:rPr>
        <w:t>)</w:t>
      </w:r>
    </w:p>
    <w:p w14:paraId="336CABAC" w14:textId="77777777" w:rsidR="00D94437" w:rsidRDefault="00D94437" w:rsidP="00B213FE">
      <w:pPr>
        <w:pStyle w:val="aff9"/>
        <w:numPr>
          <w:ilvl w:val="0"/>
          <w:numId w:val="52"/>
        </w:numPr>
        <w:adjustRightInd w:val="0"/>
        <w:spacing w:line="360" w:lineRule="exact"/>
        <w:ind w:leftChars="0" w:left="993"/>
        <w:jc w:val="both"/>
        <w:rPr>
          <w:rFonts w:eastAsia="標楷體"/>
          <w:kern w:val="0"/>
        </w:rPr>
      </w:pPr>
      <w:r>
        <w:rPr>
          <w:rFonts w:eastAsia="標楷體" w:hint="eastAsia"/>
          <w:kern w:val="0"/>
        </w:rPr>
        <w:t>教育部會計處本年</w:t>
      </w:r>
      <w:r>
        <w:rPr>
          <w:rFonts w:eastAsia="標楷體"/>
          <w:kern w:val="0"/>
        </w:rPr>
        <w:t>2</w:t>
      </w:r>
      <w:r>
        <w:rPr>
          <w:rFonts w:eastAsia="標楷體" w:hint="eastAsia"/>
          <w:kern w:val="0"/>
        </w:rPr>
        <w:t>月</w:t>
      </w:r>
      <w:r>
        <w:rPr>
          <w:rFonts w:eastAsia="標楷體"/>
          <w:kern w:val="0"/>
        </w:rPr>
        <w:t>4</w:t>
      </w:r>
      <w:r>
        <w:rPr>
          <w:rFonts w:eastAsia="標楷體" w:hint="eastAsia"/>
          <w:kern w:val="0"/>
        </w:rPr>
        <w:t>日電子郵件通知，頃接主計總處通知為立法院開議相關資料，請協助更新財務資訊</w:t>
      </w:r>
      <w:r>
        <w:rPr>
          <w:rFonts w:eastAsia="標楷體"/>
          <w:kern w:val="0"/>
        </w:rPr>
        <w:t>(</w:t>
      </w:r>
      <w:r>
        <w:rPr>
          <w:rFonts w:eastAsia="標楷體" w:hint="eastAsia"/>
          <w:kern w:val="0"/>
        </w:rPr>
        <w:t>含</w:t>
      </w:r>
      <w:r>
        <w:rPr>
          <w:rFonts w:eastAsia="標楷體"/>
          <w:kern w:val="0"/>
        </w:rPr>
        <w:t>10</w:t>
      </w:r>
      <w:r>
        <w:rPr>
          <w:rFonts w:eastAsia="標楷體" w:hint="eastAsia"/>
          <w:kern w:val="0"/>
        </w:rPr>
        <w:t>年表</w:t>
      </w:r>
      <w:r>
        <w:rPr>
          <w:rFonts w:eastAsia="標楷體"/>
          <w:kern w:val="0"/>
        </w:rPr>
        <w:t>)</w:t>
      </w:r>
      <w:r>
        <w:rPr>
          <w:rFonts w:eastAsia="標楷體" w:hint="eastAsia"/>
          <w:kern w:val="0"/>
        </w:rPr>
        <w:t>，已依限回傳教育部會計處彙整。</w:t>
      </w:r>
    </w:p>
    <w:p w14:paraId="6B02AD30" w14:textId="77777777" w:rsidR="00D94437" w:rsidRDefault="00D94437" w:rsidP="00B213FE">
      <w:pPr>
        <w:pStyle w:val="aff9"/>
        <w:numPr>
          <w:ilvl w:val="0"/>
          <w:numId w:val="52"/>
        </w:numPr>
        <w:adjustRightInd w:val="0"/>
        <w:spacing w:line="360" w:lineRule="exact"/>
        <w:ind w:leftChars="0" w:left="993"/>
        <w:jc w:val="both"/>
        <w:rPr>
          <w:rFonts w:eastAsia="標楷體"/>
          <w:kern w:val="0"/>
        </w:rPr>
      </w:pPr>
      <w:r>
        <w:rPr>
          <w:rFonts w:eastAsia="標楷體" w:hint="eastAsia"/>
          <w:kern w:val="0"/>
        </w:rPr>
        <w:t>本年</w:t>
      </w:r>
      <w:r>
        <w:rPr>
          <w:rFonts w:eastAsia="標楷體"/>
          <w:kern w:val="0"/>
        </w:rPr>
        <w:t>2</w:t>
      </w:r>
      <w:r>
        <w:rPr>
          <w:rFonts w:eastAsia="標楷體" w:hint="eastAsia"/>
          <w:kern w:val="0"/>
        </w:rPr>
        <w:t>月</w:t>
      </w:r>
      <w:r>
        <w:rPr>
          <w:rFonts w:eastAsia="標楷體"/>
          <w:kern w:val="0"/>
        </w:rPr>
        <w:t>6</w:t>
      </w:r>
      <w:r>
        <w:rPr>
          <w:rFonts w:eastAsia="標楷體" w:hint="eastAsia"/>
          <w:kern w:val="0"/>
        </w:rPr>
        <w:t>日函送教育部本館「</w:t>
      </w:r>
      <w:r>
        <w:rPr>
          <w:rFonts w:eastAsia="標楷體"/>
          <w:kern w:val="0"/>
        </w:rPr>
        <w:t>113</w:t>
      </w:r>
      <w:r>
        <w:rPr>
          <w:rFonts w:eastAsia="標楷體" w:hint="eastAsia"/>
          <w:kern w:val="0"/>
        </w:rPr>
        <w:t>年度接受捐贈辦理情形表」</w:t>
      </w:r>
      <w:r>
        <w:rPr>
          <w:rFonts w:eastAsia="標楷體"/>
          <w:kern w:val="0"/>
        </w:rPr>
        <w:t>1</w:t>
      </w:r>
      <w:r>
        <w:rPr>
          <w:rFonts w:eastAsia="標楷體" w:hint="eastAsia"/>
          <w:kern w:val="0"/>
        </w:rPr>
        <w:t>份。</w:t>
      </w:r>
    </w:p>
    <w:p w14:paraId="60BB041F" w14:textId="77777777" w:rsidR="00D94437" w:rsidRDefault="00D94437" w:rsidP="00B213FE">
      <w:pPr>
        <w:pStyle w:val="aff9"/>
        <w:numPr>
          <w:ilvl w:val="0"/>
          <w:numId w:val="52"/>
        </w:numPr>
        <w:adjustRightInd w:val="0"/>
        <w:spacing w:line="360" w:lineRule="exact"/>
        <w:ind w:leftChars="0" w:left="993"/>
        <w:jc w:val="both"/>
        <w:rPr>
          <w:rFonts w:eastAsia="標楷體"/>
          <w:kern w:val="0"/>
        </w:rPr>
      </w:pPr>
      <w:r>
        <w:rPr>
          <w:rFonts w:eastAsia="標楷體" w:hint="eastAsia"/>
          <w:kern w:val="0"/>
        </w:rPr>
        <w:t>本年</w:t>
      </w:r>
      <w:r>
        <w:rPr>
          <w:rFonts w:eastAsia="標楷體"/>
          <w:kern w:val="0"/>
        </w:rPr>
        <w:t>2</w:t>
      </w:r>
      <w:r>
        <w:rPr>
          <w:rFonts w:eastAsia="標楷體" w:hint="eastAsia"/>
          <w:kern w:val="0"/>
        </w:rPr>
        <w:t>月</w:t>
      </w:r>
      <w:r>
        <w:rPr>
          <w:rFonts w:eastAsia="標楷體"/>
          <w:kern w:val="0"/>
        </w:rPr>
        <w:t>11</w:t>
      </w:r>
      <w:r>
        <w:rPr>
          <w:rFonts w:eastAsia="標楷體" w:hint="eastAsia"/>
          <w:kern w:val="0"/>
        </w:rPr>
        <w:t>日函送教育部本館</w:t>
      </w:r>
      <w:r>
        <w:rPr>
          <w:rFonts w:eastAsia="標楷體"/>
          <w:kern w:val="0"/>
        </w:rPr>
        <w:t>113</w:t>
      </w:r>
      <w:r>
        <w:rPr>
          <w:rFonts w:eastAsia="標楷體" w:hint="eastAsia"/>
          <w:kern w:val="0"/>
        </w:rPr>
        <w:t>年度「出國計畫執行情形報告表」、「赴大陸計畫執行情形報告表」及「補</w:t>
      </w:r>
      <w:r>
        <w:rPr>
          <w:rFonts w:eastAsia="標楷體"/>
          <w:kern w:val="0"/>
        </w:rPr>
        <w:t>(</w:t>
      </w:r>
      <w:r>
        <w:rPr>
          <w:rFonts w:eastAsia="標楷體" w:hint="eastAsia"/>
          <w:kern w:val="0"/>
        </w:rPr>
        <w:t>捐</w:t>
      </w:r>
      <w:r>
        <w:rPr>
          <w:rFonts w:eastAsia="標楷體"/>
          <w:kern w:val="0"/>
        </w:rPr>
        <w:t>)</w:t>
      </w:r>
      <w:r>
        <w:rPr>
          <w:rFonts w:eastAsia="標楷體" w:hint="eastAsia"/>
          <w:kern w:val="0"/>
        </w:rPr>
        <w:t>助其他政府機關或團體私人經費報告表」各</w:t>
      </w:r>
      <w:r>
        <w:rPr>
          <w:rFonts w:eastAsia="標楷體"/>
          <w:kern w:val="0"/>
        </w:rPr>
        <w:t>1</w:t>
      </w:r>
      <w:r>
        <w:rPr>
          <w:rFonts w:eastAsia="標楷體" w:hint="eastAsia"/>
          <w:kern w:val="0"/>
        </w:rPr>
        <w:t>份。</w:t>
      </w:r>
    </w:p>
    <w:p w14:paraId="0199F281" w14:textId="77777777" w:rsidR="00D94437" w:rsidRDefault="00D94437" w:rsidP="00B213FE">
      <w:pPr>
        <w:pStyle w:val="aff9"/>
        <w:numPr>
          <w:ilvl w:val="0"/>
          <w:numId w:val="52"/>
        </w:numPr>
        <w:ind w:leftChars="0" w:left="993"/>
        <w:rPr>
          <w:rFonts w:eastAsia="標楷體"/>
          <w:kern w:val="0"/>
        </w:rPr>
      </w:pPr>
      <w:r>
        <w:rPr>
          <w:rFonts w:eastAsia="標楷體" w:hint="eastAsia"/>
          <w:kern w:val="0"/>
        </w:rPr>
        <w:t>教育部會計處</w:t>
      </w:r>
      <w:r>
        <w:rPr>
          <w:rFonts w:eastAsia="標楷體"/>
          <w:kern w:val="0"/>
        </w:rPr>
        <w:t>1</w:t>
      </w:r>
      <w:r>
        <w:rPr>
          <w:rFonts w:eastAsia="標楷體" w:hint="eastAsia"/>
          <w:kern w:val="0"/>
        </w:rPr>
        <w:t>月</w:t>
      </w:r>
      <w:r>
        <w:rPr>
          <w:rFonts w:eastAsia="標楷體"/>
          <w:kern w:val="0"/>
        </w:rPr>
        <w:t>23</w:t>
      </w:r>
      <w:r>
        <w:rPr>
          <w:rFonts w:eastAsia="標楷體" w:hint="eastAsia"/>
          <w:kern w:val="0"/>
        </w:rPr>
        <w:t>日電子郵件通知，為審計部業務所需，請各機關查填有關「中央政府非營業特種基金</w:t>
      </w:r>
      <w:r>
        <w:rPr>
          <w:rFonts w:eastAsia="標楷體"/>
          <w:kern w:val="0"/>
        </w:rPr>
        <w:t>111</w:t>
      </w:r>
      <w:r>
        <w:rPr>
          <w:rFonts w:eastAsia="標楷體" w:hint="eastAsia"/>
          <w:kern w:val="0"/>
        </w:rPr>
        <w:t>至</w:t>
      </w:r>
      <w:r>
        <w:rPr>
          <w:rFonts w:eastAsia="標楷體"/>
          <w:kern w:val="0"/>
        </w:rPr>
        <w:t>113</w:t>
      </w:r>
      <w:r>
        <w:rPr>
          <w:rFonts w:eastAsia="標楷體" w:hint="eastAsia"/>
          <w:kern w:val="0"/>
        </w:rPr>
        <w:t>年度基金預算與公務預算劃分情形」等</w:t>
      </w:r>
      <w:r>
        <w:rPr>
          <w:rFonts w:eastAsia="標楷體"/>
          <w:kern w:val="0"/>
        </w:rPr>
        <w:t>16</w:t>
      </w:r>
      <w:r>
        <w:rPr>
          <w:rFonts w:eastAsia="標楷體" w:hint="eastAsia"/>
          <w:kern w:val="0"/>
        </w:rPr>
        <w:t>式調查表，將依限</w:t>
      </w:r>
      <w:r>
        <w:rPr>
          <w:rFonts w:eastAsia="標楷體"/>
          <w:kern w:val="0"/>
        </w:rPr>
        <w:t>(2</w:t>
      </w:r>
      <w:r>
        <w:rPr>
          <w:rFonts w:eastAsia="標楷體" w:hint="eastAsia"/>
          <w:kern w:val="0"/>
        </w:rPr>
        <w:t>月</w:t>
      </w:r>
      <w:r>
        <w:rPr>
          <w:rFonts w:eastAsia="標楷體"/>
          <w:kern w:val="0"/>
        </w:rPr>
        <w:t>14</w:t>
      </w:r>
      <w:r>
        <w:rPr>
          <w:rFonts w:eastAsia="標楷體" w:hint="eastAsia"/>
          <w:kern w:val="0"/>
        </w:rPr>
        <w:t>日</w:t>
      </w:r>
      <w:r>
        <w:rPr>
          <w:rFonts w:eastAsia="標楷體"/>
          <w:kern w:val="0"/>
        </w:rPr>
        <w:t>)</w:t>
      </w:r>
      <w:r>
        <w:rPr>
          <w:rFonts w:eastAsia="標楷體" w:hint="eastAsia"/>
          <w:kern w:val="0"/>
        </w:rPr>
        <w:t>回傳教育部會計處彙整。</w:t>
      </w:r>
    </w:p>
    <w:p w14:paraId="09F8FF28" w14:textId="77777777" w:rsidR="00D94437" w:rsidRDefault="00D94437" w:rsidP="00B213FE">
      <w:pPr>
        <w:pStyle w:val="aff9"/>
        <w:numPr>
          <w:ilvl w:val="0"/>
          <w:numId w:val="52"/>
        </w:numPr>
        <w:ind w:leftChars="0" w:left="993"/>
        <w:rPr>
          <w:rFonts w:eastAsia="標楷體"/>
          <w:kern w:val="0"/>
        </w:rPr>
      </w:pPr>
      <w:r>
        <w:rPr>
          <w:rFonts w:eastAsia="標楷體" w:hint="eastAsia"/>
          <w:kern w:val="0"/>
        </w:rPr>
        <w:t>完成編製本館</w:t>
      </w:r>
      <w:r>
        <w:rPr>
          <w:rFonts w:eastAsia="標楷體"/>
          <w:kern w:val="0"/>
        </w:rPr>
        <w:t>114</w:t>
      </w:r>
      <w:r>
        <w:rPr>
          <w:rFonts w:eastAsia="標楷體" w:hint="eastAsia"/>
          <w:kern w:val="0"/>
        </w:rPr>
        <w:t>年</w:t>
      </w:r>
      <w:r>
        <w:rPr>
          <w:rFonts w:eastAsia="標楷體"/>
          <w:kern w:val="0"/>
        </w:rPr>
        <w:t>1</w:t>
      </w:r>
      <w:r>
        <w:rPr>
          <w:rFonts w:eastAsia="標楷體" w:hint="eastAsia"/>
          <w:kern w:val="0"/>
        </w:rPr>
        <w:t>月月報，於本年</w:t>
      </w:r>
      <w:r>
        <w:rPr>
          <w:rFonts w:eastAsia="標楷體"/>
          <w:kern w:val="0"/>
        </w:rPr>
        <w:t xml:space="preserve"> 2</w:t>
      </w:r>
      <w:r>
        <w:rPr>
          <w:rFonts w:eastAsia="標楷體" w:hint="eastAsia"/>
          <w:kern w:val="0"/>
        </w:rPr>
        <w:t>月</w:t>
      </w:r>
      <w:r>
        <w:rPr>
          <w:rFonts w:eastAsia="標楷體"/>
          <w:kern w:val="0"/>
        </w:rPr>
        <w:t>4</w:t>
      </w:r>
      <w:r>
        <w:rPr>
          <w:rFonts w:eastAsia="標楷體" w:hint="eastAsia"/>
          <w:kern w:val="0"/>
        </w:rPr>
        <w:t>日上傳艾富及</w:t>
      </w:r>
      <w:r>
        <w:rPr>
          <w:rFonts w:eastAsia="標楷體"/>
          <w:kern w:val="0"/>
        </w:rPr>
        <w:t>SBA</w:t>
      </w:r>
      <w:r>
        <w:rPr>
          <w:rFonts w:eastAsia="標楷體" w:hint="eastAsia"/>
          <w:kern w:val="0"/>
        </w:rPr>
        <w:t>系統及寄達紙本至教育部會計處，並依限回傳本館</w:t>
      </w:r>
      <w:r>
        <w:rPr>
          <w:rFonts w:eastAsia="標楷體"/>
          <w:kern w:val="0"/>
        </w:rPr>
        <w:t>114</w:t>
      </w:r>
      <w:r>
        <w:rPr>
          <w:rFonts w:eastAsia="標楷體" w:hint="eastAsia"/>
          <w:kern w:val="0"/>
        </w:rPr>
        <w:t>年</w:t>
      </w:r>
      <w:r>
        <w:rPr>
          <w:rFonts w:eastAsia="標楷體"/>
          <w:kern w:val="0"/>
        </w:rPr>
        <w:t>1</w:t>
      </w:r>
      <w:r>
        <w:rPr>
          <w:rFonts w:eastAsia="標楷體" w:hint="eastAsia"/>
          <w:kern w:val="0"/>
        </w:rPr>
        <w:t>月「預算執行情形及財務狀況表」。</w:t>
      </w:r>
    </w:p>
    <w:p w14:paraId="30614F2A" w14:textId="0EB05F45" w:rsidR="00D94437" w:rsidRDefault="00D94437" w:rsidP="00B213FE">
      <w:pPr>
        <w:pStyle w:val="aff9"/>
        <w:numPr>
          <w:ilvl w:val="0"/>
          <w:numId w:val="57"/>
        </w:numPr>
        <w:spacing w:line="360" w:lineRule="exact"/>
        <w:ind w:leftChars="0" w:left="567" w:hanging="567"/>
        <w:jc w:val="both"/>
        <w:rPr>
          <w:rFonts w:eastAsia="標楷體"/>
          <w:b/>
          <w:bCs/>
        </w:rPr>
      </w:pPr>
      <w:r>
        <w:rPr>
          <w:rFonts w:eastAsia="標楷體" w:hint="eastAsia"/>
          <w:b/>
          <w:bCs/>
        </w:rPr>
        <w:t>業務會報決議辦理情形</w:t>
      </w:r>
      <w:r w:rsidR="00667037">
        <w:rPr>
          <w:rFonts w:eastAsia="標楷體" w:hint="eastAsia"/>
          <w:b/>
          <w:bCs/>
        </w:rPr>
        <w:t>(</w:t>
      </w:r>
      <w:r w:rsidR="00667037">
        <w:rPr>
          <w:rFonts w:eastAsia="標楷體" w:hint="eastAsia"/>
          <w:b/>
          <w:bCs/>
        </w:rPr>
        <w:t>無</w:t>
      </w:r>
      <w:r w:rsidR="00667037">
        <w:rPr>
          <w:rFonts w:eastAsia="標楷體" w:hint="eastAsia"/>
          <w:b/>
          <w:bCs/>
        </w:rPr>
        <w:t>)</w:t>
      </w:r>
    </w:p>
    <w:p w14:paraId="1C50DC58" w14:textId="77777777" w:rsidR="00D94437" w:rsidRDefault="00D94437" w:rsidP="00B213FE">
      <w:pPr>
        <w:pStyle w:val="aff9"/>
        <w:numPr>
          <w:ilvl w:val="0"/>
          <w:numId w:val="57"/>
        </w:numPr>
        <w:spacing w:line="360" w:lineRule="exact"/>
        <w:ind w:leftChars="0" w:left="567" w:hanging="567"/>
        <w:jc w:val="both"/>
        <w:rPr>
          <w:rFonts w:eastAsia="標楷體"/>
          <w:b/>
          <w:bCs/>
          <w:szCs w:val="20"/>
        </w:rPr>
      </w:pPr>
      <w:r>
        <w:rPr>
          <w:rFonts w:eastAsia="標楷體" w:hint="eastAsia"/>
          <w:b/>
          <w:bCs/>
        </w:rPr>
        <w:t>專案報告事項</w:t>
      </w:r>
    </w:p>
    <w:p w14:paraId="6521E133" w14:textId="77777777" w:rsidR="00D94437" w:rsidRDefault="00D94437" w:rsidP="00B213FE">
      <w:pPr>
        <w:pStyle w:val="aff9"/>
        <w:numPr>
          <w:ilvl w:val="1"/>
          <w:numId w:val="57"/>
        </w:numPr>
        <w:spacing w:line="360" w:lineRule="exact"/>
        <w:ind w:leftChars="0"/>
        <w:jc w:val="both"/>
        <w:rPr>
          <w:rFonts w:eastAsia="標楷體"/>
        </w:rPr>
      </w:pPr>
      <w:r>
        <w:rPr>
          <w:rFonts w:eastAsia="標楷體"/>
          <w:bCs/>
          <w:kern w:val="0"/>
        </w:rPr>
        <w:t>114</w:t>
      </w:r>
      <w:r>
        <w:rPr>
          <w:rFonts w:eastAsia="標楷體" w:hint="eastAsia"/>
          <w:bCs/>
          <w:kern w:val="0"/>
        </w:rPr>
        <w:t>年度經常收支執行</w:t>
      </w:r>
      <w:r>
        <w:rPr>
          <w:rFonts w:eastAsia="標楷體" w:hint="eastAsia"/>
          <w:kern w:val="0"/>
        </w:rPr>
        <w:t>情形</w:t>
      </w:r>
    </w:p>
    <w:p w14:paraId="5FC95B6F" w14:textId="77777777" w:rsidR="00D94437" w:rsidRDefault="00D94437" w:rsidP="00D94437">
      <w:pPr>
        <w:pStyle w:val="aff9"/>
        <w:spacing w:line="360" w:lineRule="exact"/>
        <w:ind w:leftChars="0" w:left="425" w:firstLineChars="200" w:firstLine="480"/>
        <w:jc w:val="both"/>
        <w:rPr>
          <w:rFonts w:eastAsia="標楷體"/>
          <w:kern w:val="0"/>
        </w:rPr>
      </w:pPr>
      <w:r>
        <w:rPr>
          <w:rFonts w:eastAsia="標楷體" w:hint="eastAsia"/>
          <w:kern w:val="0"/>
        </w:rPr>
        <w:t>截至</w:t>
      </w:r>
      <w:r>
        <w:rPr>
          <w:rFonts w:eastAsia="標楷體"/>
          <w:kern w:val="0"/>
        </w:rPr>
        <w:t>1</w:t>
      </w:r>
      <w:r>
        <w:rPr>
          <w:rFonts w:eastAsia="標楷體" w:hint="eastAsia"/>
          <w:kern w:val="0"/>
        </w:rPr>
        <w:t>月止經常門收支賸餘數</w:t>
      </w:r>
      <w:r>
        <w:rPr>
          <w:rFonts w:eastAsia="標楷體"/>
          <w:kern w:val="0"/>
        </w:rPr>
        <w:t>3,015</w:t>
      </w:r>
      <w:r>
        <w:rPr>
          <w:rFonts w:eastAsia="標楷體" w:hint="eastAsia"/>
          <w:kern w:val="0"/>
        </w:rPr>
        <w:t>萬</w:t>
      </w:r>
      <w:r>
        <w:rPr>
          <w:rFonts w:eastAsia="標楷體"/>
          <w:kern w:val="0"/>
        </w:rPr>
        <w:t>7,000</w:t>
      </w:r>
      <w:r>
        <w:rPr>
          <w:rFonts w:eastAsia="標楷體" w:hint="eastAsia"/>
          <w:kern w:val="0"/>
        </w:rPr>
        <w:t>元，較分配預算賸餘數</w:t>
      </w:r>
      <w:r>
        <w:rPr>
          <w:rFonts w:eastAsia="標楷體"/>
          <w:kern w:val="0"/>
        </w:rPr>
        <w:t>970</w:t>
      </w:r>
      <w:r>
        <w:rPr>
          <w:rFonts w:eastAsia="標楷體" w:hint="eastAsia"/>
          <w:kern w:val="0"/>
        </w:rPr>
        <w:t>萬</w:t>
      </w:r>
      <w:r>
        <w:rPr>
          <w:rFonts w:eastAsia="標楷體"/>
          <w:kern w:val="0"/>
        </w:rPr>
        <w:t>6,000</w:t>
      </w:r>
      <w:r>
        <w:rPr>
          <w:rFonts w:eastAsia="標楷體" w:hint="eastAsia"/>
          <w:kern w:val="0"/>
        </w:rPr>
        <w:t>元，增加賸餘</w:t>
      </w:r>
      <w:r>
        <w:rPr>
          <w:rFonts w:eastAsia="標楷體"/>
          <w:kern w:val="0"/>
        </w:rPr>
        <w:t>2,045</w:t>
      </w:r>
      <w:r>
        <w:rPr>
          <w:rFonts w:eastAsia="標楷體" w:hint="eastAsia"/>
          <w:kern w:val="0"/>
        </w:rPr>
        <w:t>萬</w:t>
      </w:r>
      <w:r>
        <w:rPr>
          <w:rFonts w:eastAsia="標楷體"/>
          <w:kern w:val="0"/>
        </w:rPr>
        <w:t>1,000</w:t>
      </w:r>
      <w:r>
        <w:rPr>
          <w:rFonts w:eastAsia="標楷體" w:hint="eastAsia"/>
          <w:kern w:val="0"/>
        </w:rPr>
        <w:t>元，其中不計入國庫補助款折舊及攤銷則本期賸餘</w:t>
      </w:r>
      <w:r>
        <w:rPr>
          <w:rFonts w:eastAsia="標楷體"/>
          <w:kern w:val="0"/>
        </w:rPr>
        <w:t>3,788</w:t>
      </w:r>
      <w:r>
        <w:rPr>
          <w:rFonts w:eastAsia="標楷體" w:hint="eastAsia"/>
          <w:kern w:val="0"/>
        </w:rPr>
        <w:t>萬</w:t>
      </w:r>
      <w:r>
        <w:rPr>
          <w:rFonts w:eastAsia="標楷體"/>
          <w:kern w:val="0"/>
        </w:rPr>
        <w:t>9,000</w:t>
      </w:r>
      <w:r>
        <w:rPr>
          <w:rFonts w:eastAsia="標楷體" w:hint="eastAsia"/>
          <w:kern w:val="0"/>
        </w:rPr>
        <w:t>元，較分配預算數本期賸餘</w:t>
      </w:r>
      <w:r>
        <w:rPr>
          <w:rFonts w:eastAsia="標楷體"/>
          <w:kern w:val="0"/>
        </w:rPr>
        <w:t>1,957</w:t>
      </w:r>
      <w:r>
        <w:rPr>
          <w:rFonts w:eastAsia="標楷體" w:hint="eastAsia"/>
          <w:kern w:val="0"/>
        </w:rPr>
        <w:t>萬</w:t>
      </w:r>
      <w:r>
        <w:rPr>
          <w:rFonts w:eastAsia="標楷體"/>
          <w:kern w:val="0"/>
        </w:rPr>
        <w:t>6,000</w:t>
      </w:r>
      <w:r>
        <w:rPr>
          <w:rFonts w:eastAsia="標楷體" w:hint="eastAsia"/>
          <w:kern w:val="0"/>
        </w:rPr>
        <w:t>元，增加賸餘</w:t>
      </w:r>
      <w:r>
        <w:rPr>
          <w:rFonts w:eastAsia="標楷體"/>
          <w:kern w:val="0"/>
        </w:rPr>
        <w:t>1,831</w:t>
      </w:r>
      <w:r>
        <w:rPr>
          <w:rFonts w:eastAsia="標楷體" w:hint="eastAsia"/>
          <w:kern w:val="0"/>
        </w:rPr>
        <w:t>萬</w:t>
      </w:r>
      <w:r>
        <w:rPr>
          <w:rFonts w:eastAsia="標楷體"/>
          <w:kern w:val="0"/>
        </w:rPr>
        <w:t>3,000</w:t>
      </w:r>
      <w:r>
        <w:rPr>
          <w:rFonts w:eastAsia="標楷體" w:hint="eastAsia"/>
          <w:kern w:val="0"/>
        </w:rPr>
        <w:t>元。</w:t>
      </w:r>
    </w:p>
    <w:tbl>
      <w:tblPr>
        <w:tblW w:w="9994" w:type="dxa"/>
        <w:tblInd w:w="212" w:type="dxa"/>
        <w:tblCellMar>
          <w:left w:w="28" w:type="dxa"/>
          <w:right w:w="28" w:type="dxa"/>
        </w:tblCellMar>
        <w:tblLook w:val="04A0" w:firstRow="1" w:lastRow="0" w:firstColumn="1" w:lastColumn="0" w:noHBand="0" w:noVBand="1"/>
      </w:tblPr>
      <w:tblGrid>
        <w:gridCol w:w="4041"/>
        <w:gridCol w:w="1701"/>
        <w:gridCol w:w="1701"/>
        <w:gridCol w:w="2551"/>
      </w:tblGrid>
      <w:tr w:rsidR="00D94437" w14:paraId="151CCEFD" w14:textId="77777777" w:rsidTr="0001772E">
        <w:trPr>
          <w:trHeight w:val="420"/>
        </w:trPr>
        <w:tc>
          <w:tcPr>
            <w:tcW w:w="4041" w:type="dxa"/>
            <w:noWrap/>
            <w:vAlign w:val="bottom"/>
            <w:hideMark/>
          </w:tcPr>
          <w:p w14:paraId="4AC59F78" w14:textId="77777777" w:rsidR="00D94437" w:rsidRDefault="00D94437">
            <w:pPr>
              <w:rPr>
                <w:rFonts w:eastAsia="標楷體"/>
                <w:kern w:val="0"/>
              </w:rPr>
            </w:pPr>
          </w:p>
        </w:tc>
        <w:tc>
          <w:tcPr>
            <w:tcW w:w="1701" w:type="dxa"/>
            <w:noWrap/>
            <w:vAlign w:val="bottom"/>
            <w:hideMark/>
          </w:tcPr>
          <w:p w14:paraId="1A8398E3" w14:textId="77777777" w:rsidR="00D94437" w:rsidRDefault="00D94437">
            <w:pPr>
              <w:widowControl/>
              <w:rPr>
                <w:kern w:val="0"/>
                <w:sz w:val="20"/>
              </w:rPr>
            </w:pPr>
          </w:p>
        </w:tc>
        <w:tc>
          <w:tcPr>
            <w:tcW w:w="1701" w:type="dxa"/>
            <w:noWrap/>
            <w:vAlign w:val="bottom"/>
            <w:hideMark/>
          </w:tcPr>
          <w:p w14:paraId="458CEB38" w14:textId="77777777" w:rsidR="00D94437" w:rsidRDefault="00D94437">
            <w:pPr>
              <w:widowControl/>
              <w:rPr>
                <w:kern w:val="0"/>
                <w:sz w:val="20"/>
              </w:rPr>
            </w:pPr>
          </w:p>
        </w:tc>
        <w:tc>
          <w:tcPr>
            <w:tcW w:w="2551" w:type="dxa"/>
            <w:noWrap/>
            <w:vAlign w:val="bottom"/>
            <w:hideMark/>
          </w:tcPr>
          <w:p w14:paraId="4A28AA5F" w14:textId="77777777" w:rsidR="00D94437" w:rsidRDefault="00D94437">
            <w:pPr>
              <w:widowControl/>
              <w:jc w:val="center"/>
              <w:rPr>
                <w:rFonts w:eastAsia="標楷體"/>
                <w:kern w:val="0"/>
                <w:sz w:val="20"/>
              </w:rPr>
            </w:pPr>
            <w:r>
              <w:rPr>
                <w:rFonts w:eastAsia="標楷體" w:hint="eastAsia"/>
                <w:kern w:val="0"/>
                <w:sz w:val="20"/>
              </w:rPr>
              <w:t>單位：新臺幣千元</w:t>
            </w:r>
          </w:p>
        </w:tc>
      </w:tr>
      <w:tr w:rsidR="00D94437" w14:paraId="63A3FD0C" w14:textId="77777777" w:rsidTr="0001772E">
        <w:trPr>
          <w:trHeight w:val="375"/>
        </w:trPr>
        <w:tc>
          <w:tcPr>
            <w:tcW w:w="4041" w:type="dxa"/>
            <w:vMerge w:val="restart"/>
            <w:tcBorders>
              <w:top w:val="single" w:sz="4" w:space="0" w:color="auto"/>
              <w:left w:val="single" w:sz="4" w:space="0" w:color="auto"/>
              <w:bottom w:val="single" w:sz="4" w:space="0" w:color="auto"/>
              <w:right w:val="single" w:sz="4" w:space="0" w:color="auto"/>
            </w:tcBorders>
            <w:noWrap/>
            <w:vAlign w:val="center"/>
            <w:hideMark/>
          </w:tcPr>
          <w:p w14:paraId="0D3D7689" w14:textId="77777777" w:rsidR="00D94437" w:rsidRDefault="00D94437">
            <w:pPr>
              <w:widowControl/>
              <w:jc w:val="center"/>
              <w:rPr>
                <w:rFonts w:eastAsia="標楷體"/>
                <w:kern w:val="0"/>
                <w:szCs w:val="24"/>
              </w:rPr>
            </w:pPr>
            <w:r>
              <w:rPr>
                <w:rFonts w:eastAsia="標楷體" w:hint="eastAsia"/>
                <w:kern w:val="0"/>
                <w:szCs w:val="24"/>
              </w:rPr>
              <w:t>項目</w:t>
            </w:r>
          </w:p>
        </w:tc>
        <w:tc>
          <w:tcPr>
            <w:tcW w:w="3402" w:type="dxa"/>
            <w:gridSpan w:val="2"/>
            <w:tcBorders>
              <w:top w:val="single" w:sz="4" w:space="0" w:color="auto"/>
              <w:left w:val="single" w:sz="4" w:space="0" w:color="auto"/>
              <w:bottom w:val="nil"/>
              <w:right w:val="single" w:sz="4" w:space="0" w:color="auto"/>
            </w:tcBorders>
            <w:noWrap/>
            <w:vAlign w:val="center"/>
            <w:hideMark/>
          </w:tcPr>
          <w:p w14:paraId="09F92935" w14:textId="77777777" w:rsidR="00D94437" w:rsidRDefault="00D94437">
            <w:pPr>
              <w:widowControl/>
              <w:jc w:val="center"/>
              <w:rPr>
                <w:rFonts w:eastAsia="標楷體"/>
                <w:kern w:val="0"/>
                <w:szCs w:val="24"/>
              </w:rPr>
            </w:pPr>
            <w:r>
              <w:rPr>
                <w:rFonts w:eastAsia="標楷體"/>
                <w:kern w:val="0"/>
                <w:szCs w:val="24"/>
              </w:rPr>
              <w:t>114</w:t>
            </w:r>
            <w:r>
              <w:rPr>
                <w:rFonts w:eastAsia="標楷體" w:hint="eastAsia"/>
                <w:kern w:val="0"/>
                <w:szCs w:val="24"/>
              </w:rPr>
              <w:t>年度截至</w:t>
            </w:r>
          </w:p>
        </w:tc>
        <w:tc>
          <w:tcPr>
            <w:tcW w:w="2551" w:type="dxa"/>
            <w:vMerge w:val="restart"/>
            <w:tcBorders>
              <w:top w:val="single" w:sz="4" w:space="0" w:color="auto"/>
              <w:left w:val="single" w:sz="4" w:space="0" w:color="auto"/>
              <w:bottom w:val="nil"/>
              <w:right w:val="single" w:sz="4" w:space="0" w:color="auto"/>
            </w:tcBorders>
            <w:noWrap/>
            <w:vAlign w:val="center"/>
            <w:hideMark/>
          </w:tcPr>
          <w:p w14:paraId="36AE9C03" w14:textId="77777777" w:rsidR="00D94437" w:rsidRDefault="00D94437">
            <w:pPr>
              <w:widowControl/>
              <w:jc w:val="center"/>
              <w:rPr>
                <w:rFonts w:eastAsia="標楷體"/>
                <w:kern w:val="0"/>
                <w:szCs w:val="24"/>
              </w:rPr>
            </w:pPr>
            <w:r>
              <w:rPr>
                <w:rFonts w:eastAsia="標楷體" w:hint="eastAsia"/>
                <w:kern w:val="0"/>
                <w:szCs w:val="24"/>
              </w:rPr>
              <w:t>比較</w:t>
            </w:r>
          </w:p>
        </w:tc>
      </w:tr>
      <w:tr w:rsidR="00D94437" w14:paraId="34B49158" w14:textId="77777777" w:rsidTr="0001772E">
        <w:trPr>
          <w:trHeight w:val="420"/>
        </w:trPr>
        <w:tc>
          <w:tcPr>
            <w:tcW w:w="4041" w:type="dxa"/>
            <w:vMerge/>
            <w:tcBorders>
              <w:top w:val="single" w:sz="4" w:space="0" w:color="auto"/>
              <w:left w:val="single" w:sz="4" w:space="0" w:color="auto"/>
              <w:bottom w:val="single" w:sz="4" w:space="0" w:color="auto"/>
              <w:right w:val="single" w:sz="4" w:space="0" w:color="auto"/>
            </w:tcBorders>
            <w:vAlign w:val="center"/>
            <w:hideMark/>
          </w:tcPr>
          <w:p w14:paraId="252FAD06" w14:textId="77777777" w:rsidR="00D94437" w:rsidRDefault="00D94437">
            <w:pPr>
              <w:widowControl/>
              <w:rPr>
                <w:rFonts w:eastAsia="標楷體"/>
                <w:kern w:val="0"/>
                <w:szCs w:val="24"/>
              </w:rPr>
            </w:pPr>
          </w:p>
        </w:tc>
        <w:tc>
          <w:tcPr>
            <w:tcW w:w="1701" w:type="dxa"/>
            <w:tcBorders>
              <w:top w:val="single" w:sz="4" w:space="0" w:color="auto"/>
              <w:left w:val="single" w:sz="4" w:space="0" w:color="auto"/>
              <w:bottom w:val="nil"/>
              <w:right w:val="nil"/>
            </w:tcBorders>
            <w:noWrap/>
            <w:vAlign w:val="center"/>
            <w:hideMark/>
          </w:tcPr>
          <w:p w14:paraId="310D75BB" w14:textId="77777777" w:rsidR="00D94437" w:rsidRDefault="00D94437">
            <w:pPr>
              <w:widowControl/>
              <w:jc w:val="center"/>
              <w:rPr>
                <w:rFonts w:eastAsia="標楷體"/>
                <w:kern w:val="0"/>
                <w:szCs w:val="24"/>
              </w:rPr>
            </w:pPr>
            <w:r>
              <w:rPr>
                <w:rFonts w:eastAsia="標楷體"/>
                <w:kern w:val="0"/>
                <w:szCs w:val="24"/>
              </w:rPr>
              <w:t>1</w:t>
            </w:r>
            <w:r>
              <w:rPr>
                <w:rFonts w:eastAsia="標楷體" w:hint="eastAsia"/>
                <w:kern w:val="0"/>
                <w:szCs w:val="24"/>
              </w:rPr>
              <w:t>月</w:t>
            </w:r>
          </w:p>
        </w:tc>
        <w:tc>
          <w:tcPr>
            <w:tcW w:w="1701" w:type="dxa"/>
            <w:tcBorders>
              <w:top w:val="single" w:sz="4" w:space="0" w:color="auto"/>
              <w:left w:val="single" w:sz="4" w:space="0" w:color="auto"/>
              <w:bottom w:val="nil"/>
              <w:right w:val="single" w:sz="4" w:space="0" w:color="auto"/>
            </w:tcBorders>
            <w:noWrap/>
            <w:vAlign w:val="center"/>
            <w:hideMark/>
          </w:tcPr>
          <w:p w14:paraId="6C6A4366" w14:textId="77777777" w:rsidR="00D94437" w:rsidRDefault="00D94437">
            <w:pPr>
              <w:widowControl/>
              <w:jc w:val="center"/>
              <w:rPr>
                <w:rFonts w:eastAsia="標楷體"/>
                <w:kern w:val="0"/>
                <w:szCs w:val="24"/>
              </w:rPr>
            </w:pPr>
            <w:r>
              <w:rPr>
                <w:rFonts w:eastAsia="標楷體"/>
                <w:kern w:val="0"/>
                <w:szCs w:val="24"/>
              </w:rPr>
              <w:t>1</w:t>
            </w:r>
            <w:r>
              <w:rPr>
                <w:rFonts w:eastAsia="標楷體" w:hint="eastAsia"/>
                <w:kern w:val="0"/>
                <w:szCs w:val="24"/>
              </w:rPr>
              <w:t>月</w:t>
            </w:r>
          </w:p>
        </w:tc>
        <w:tc>
          <w:tcPr>
            <w:tcW w:w="2551" w:type="dxa"/>
            <w:vMerge/>
            <w:tcBorders>
              <w:top w:val="single" w:sz="4" w:space="0" w:color="auto"/>
              <w:left w:val="single" w:sz="4" w:space="0" w:color="auto"/>
              <w:bottom w:val="nil"/>
              <w:right w:val="single" w:sz="4" w:space="0" w:color="auto"/>
            </w:tcBorders>
            <w:vAlign w:val="center"/>
            <w:hideMark/>
          </w:tcPr>
          <w:p w14:paraId="43A8904C" w14:textId="77777777" w:rsidR="00D94437" w:rsidRDefault="00D94437">
            <w:pPr>
              <w:widowControl/>
              <w:rPr>
                <w:rFonts w:eastAsia="標楷體"/>
                <w:kern w:val="0"/>
                <w:szCs w:val="24"/>
              </w:rPr>
            </w:pPr>
          </w:p>
        </w:tc>
      </w:tr>
      <w:tr w:rsidR="00D94437" w14:paraId="4C52F39B" w14:textId="77777777" w:rsidTr="0001772E">
        <w:trPr>
          <w:trHeight w:val="420"/>
        </w:trPr>
        <w:tc>
          <w:tcPr>
            <w:tcW w:w="4041" w:type="dxa"/>
            <w:vMerge/>
            <w:tcBorders>
              <w:top w:val="single" w:sz="4" w:space="0" w:color="auto"/>
              <w:left w:val="single" w:sz="4" w:space="0" w:color="auto"/>
              <w:bottom w:val="single" w:sz="4" w:space="0" w:color="auto"/>
              <w:right w:val="single" w:sz="4" w:space="0" w:color="auto"/>
            </w:tcBorders>
            <w:vAlign w:val="center"/>
            <w:hideMark/>
          </w:tcPr>
          <w:p w14:paraId="0E38BFBA" w14:textId="77777777" w:rsidR="00D94437" w:rsidRDefault="00D94437">
            <w:pPr>
              <w:widowControl/>
              <w:rPr>
                <w:rFonts w:eastAsia="標楷體"/>
                <w:kern w:val="0"/>
                <w:szCs w:val="24"/>
              </w:rPr>
            </w:pPr>
          </w:p>
        </w:tc>
        <w:tc>
          <w:tcPr>
            <w:tcW w:w="1701" w:type="dxa"/>
            <w:tcBorders>
              <w:top w:val="nil"/>
              <w:left w:val="single" w:sz="4" w:space="0" w:color="auto"/>
              <w:bottom w:val="nil"/>
              <w:right w:val="nil"/>
            </w:tcBorders>
            <w:noWrap/>
            <w:vAlign w:val="center"/>
            <w:hideMark/>
          </w:tcPr>
          <w:p w14:paraId="3220057C" w14:textId="77777777" w:rsidR="00D94437" w:rsidRDefault="00D94437">
            <w:pPr>
              <w:widowControl/>
              <w:jc w:val="center"/>
              <w:rPr>
                <w:rFonts w:eastAsia="標楷體"/>
                <w:kern w:val="0"/>
                <w:szCs w:val="24"/>
              </w:rPr>
            </w:pPr>
            <w:r>
              <w:rPr>
                <w:rFonts w:eastAsia="標楷體" w:hint="eastAsia"/>
                <w:kern w:val="0"/>
                <w:szCs w:val="24"/>
              </w:rPr>
              <w:t>分配預算數</w:t>
            </w:r>
          </w:p>
        </w:tc>
        <w:tc>
          <w:tcPr>
            <w:tcW w:w="1701" w:type="dxa"/>
            <w:tcBorders>
              <w:top w:val="nil"/>
              <w:left w:val="single" w:sz="4" w:space="0" w:color="auto"/>
              <w:bottom w:val="nil"/>
              <w:right w:val="single" w:sz="4" w:space="0" w:color="auto"/>
            </w:tcBorders>
            <w:noWrap/>
            <w:vAlign w:val="center"/>
            <w:hideMark/>
          </w:tcPr>
          <w:p w14:paraId="117F2165" w14:textId="77777777" w:rsidR="00D94437" w:rsidRDefault="00D94437">
            <w:pPr>
              <w:widowControl/>
              <w:jc w:val="center"/>
              <w:rPr>
                <w:rFonts w:eastAsia="標楷體"/>
                <w:kern w:val="0"/>
                <w:szCs w:val="24"/>
              </w:rPr>
            </w:pPr>
            <w:r>
              <w:rPr>
                <w:rFonts w:eastAsia="標楷體" w:hint="eastAsia"/>
                <w:kern w:val="0"/>
                <w:szCs w:val="24"/>
              </w:rPr>
              <w:t>執行數</w:t>
            </w:r>
          </w:p>
        </w:tc>
        <w:tc>
          <w:tcPr>
            <w:tcW w:w="2551" w:type="dxa"/>
            <w:vMerge/>
            <w:tcBorders>
              <w:top w:val="single" w:sz="4" w:space="0" w:color="auto"/>
              <w:left w:val="single" w:sz="4" w:space="0" w:color="auto"/>
              <w:bottom w:val="nil"/>
              <w:right w:val="single" w:sz="4" w:space="0" w:color="auto"/>
            </w:tcBorders>
            <w:vAlign w:val="center"/>
            <w:hideMark/>
          </w:tcPr>
          <w:p w14:paraId="5530CDC5" w14:textId="77777777" w:rsidR="00D94437" w:rsidRDefault="00D94437">
            <w:pPr>
              <w:widowControl/>
              <w:rPr>
                <w:rFonts w:eastAsia="標楷體"/>
                <w:kern w:val="0"/>
                <w:szCs w:val="24"/>
              </w:rPr>
            </w:pPr>
          </w:p>
        </w:tc>
      </w:tr>
      <w:tr w:rsidR="00D94437" w14:paraId="04AB8C7A" w14:textId="77777777" w:rsidTr="0001772E">
        <w:trPr>
          <w:trHeight w:val="70"/>
        </w:trPr>
        <w:tc>
          <w:tcPr>
            <w:tcW w:w="4041" w:type="dxa"/>
            <w:vMerge/>
            <w:tcBorders>
              <w:top w:val="single" w:sz="4" w:space="0" w:color="auto"/>
              <w:left w:val="single" w:sz="4" w:space="0" w:color="auto"/>
              <w:bottom w:val="single" w:sz="4" w:space="0" w:color="auto"/>
              <w:right w:val="single" w:sz="4" w:space="0" w:color="auto"/>
            </w:tcBorders>
            <w:vAlign w:val="center"/>
            <w:hideMark/>
          </w:tcPr>
          <w:p w14:paraId="25585082" w14:textId="77777777" w:rsidR="00D94437" w:rsidRDefault="00D94437">
            <w:pPr>
              <w:widowControl/>
              <w:rPr>
                <w:rFonts w:eastAsia="標楷體"/>
                <w:kern w:val="0"/>
                <w:szCs w:val="24"/>
              </w:rPr>
            </w:pPr>
          </w:p>
        </w:tc>
        <w:tc>
          <w:tcPr>
            <w:tcW w:w="1701" w:type="dxa"/>
            <w:tcBorders>
              <w:top w:val="nil"/>
              <w:left w:val="single" w:sz="4" w:space="0" w:color="auto"/>
              <w:bottom w:val="single" w:sz="4" w:space="0" w:color="auto"/>
              <w:right w:val="nil"/>
            </w:tcBorders>
            <w:noWrap/>
            <w:vAlign w:val="center"/>
            <w:hideMark/>
          </w:tcPr>
          <w:p w14:paraId="481564D7" w14:textId="77777777" w:rsidR="00D94437" w:rsidRDefault="00D94437">
            <w:pPr>
              <w:widowControl/>
              <w:jc w:val="center"/>
              <w:rPr>
                <w:rFonts w:eastAsia="標楷體"/>
                <w:kern w:val="0"/>
                <w:szCs w:val="24"/>
              </w:rPr>
            </w:pPr>
            <w:r>
              <w:rPr>
                <w:rFonts w:eastAsia="標楷體"/>
                <w:kern w:val="0"/>
                <w:szCs w:val="24"/>
              </w:rPr>
              <w:t>a</w:t>
            </w:r>
          </w:p>
        </w:tc>
        <w:tc>
          <w:tcPr>
            <w:tcW w:w="1701" w:type="dxa"/>
            <w:tcBorders>
              <w:top w:val="nil"/>
              <w:left w:val="single" w:sz="4" w:space="0" w:color="auto"/>
              <w:bottom w:val="single" w:sz="4" w:space="0" w:color="auto"/>
              <w:right w:val="single" w:sz="4" w:space="0" w:color="auto"/>
            </w:tcBorders>
            <w:noWrap/>
            <w:vAlign w:val="center"/>
            <w:hideMark/>
          </w:tcPr>
          <w:p w14:paraId="77CA6F3C" w14:textId="77777777" w:rsidR="00D94437" w:rsidRDefault="00D94437">
            <w:pPr>
              <w:widowControl/>
              <w:jc w:val="center"/>
              <w:rPr>
                <w:rFonts w:eastAsia="標楷體"/>
                <w:kern w:val="0"/>
                <w:szCs w:val="24"/>
              </w:rPr>
            </w:pPr>
            <w:r>
              <w:rPr>
                <w:rFonts w:eastAsia="標楷體"/>
                <w:kern w:val="0"/>
                <w:szCs w:val="24"/>
              </w:rPr>
              <w:t>b</w:t>
            </w:r>
          </w:p>
        </w:tc>
        <w:tc>
          <w:tcPr>
            <w:tcW w:w="2551" w:type="dxa"/>
            <w:tcBorders>
              <w:top w:val="nil"/>
              <w:left w:val="nil"/>
              <w:bottom w:val="single" w:sz="4" w:space="0" w:color="auto"/>
              <w:right w:val="single" w:sz="4" w:space="0" w:color="auto"/>
            </w:tcBorders>
            <w:noWrap/>
            <w:vAlign w:val="center"/>
            <w:hideMark/>
          </w:tcPr>
          <w:p w14:paraId="2C1A368D" w14:textId="77777777" w:rsidR="00D94437" w:rsidRDefault="00D94437">
            <w:pPr>
              <w:widowControl/>
              <w:jc w:val="center"/>
              <w:rPr>
                <w:rFonts w:eastAsia="標楷體"/>
                <w:kern w:val="0"/>
                <w:szCs w:val="24"/>
              </w:rPr>
            </w:pPr>
            <w:r>
              <w:rPr>
                <w:rFonts w:eastAsia="標楷體"/>
                <w:kern w:val="0"/>
                <w:szCs w:val="24"/>
              </w:rPr>
              <w:t>c=b-a</w:t>
            </w:r>
          </w:p>
        </w:tc>
      </w:tr>
      <w:tr w:rsidR="00D94437" w14:paraId="4A648089" w14:textId="77777777" w:rsidTr="0001772E">
        <w:trPr>
          <w:trHeight w:val="420"/>
        </w:trPr>
        <w:tc>
          <w:tcPr>
            <w:tcW w:w="4041" w:type="dxa"/>
            <w:tcBorders>
              <w:top w:val="nil"/>
              <w:left w:val="single" w:sz="4" w:space="0" w:color="auto"/>
              <w:bottom w:val="single" w:sz="4" w:space="0" w:color="auto"/>
              <w:right w:val="single" w:sz="4" w:space="0" w:color="auto"/>
            </w:tcBorders>
            <w:vAlign w:val="center"/>
            <w:hideMark/>
          </w:tcPr>
          <w:p w14:paraId="4438E236" w14:textId="77777777" w:rsidR="00D94437" w:rsidRDefault="00D94437">
            <w:pPr>
              <w:widowControl/>
              <w:rPr>
                <w:rFonts w:eastAsia="標楷體"/>
                <w:kern w:val="0"/>
                <w:szCs w:val="24"/>
              </w:rPr>
            </w:pPr>
            <w:r>
              <w:rPr>
                <w:rFonts w:eastAsia="標楷體" w:hint="eastAsia"/>
                <w:kern w:val="0"/>
                <w:szCs w:val="24"/>
              </w:rPr>
              <w:t>收入</w:t>
            </w:r>
            <w:r>
              <w:rPr>
                <w:rFonts w:eastAsia="標楷體"/>
                <w:kern w:val="0"/>
                <w:szCs w:val="24"/>
              </w:rPr>
              <w:t xml:space="preserve"> A</w:t>
            </w:r>
          </w:p>
        </w:tc>
        <w:tc>
          <w:tcPr>
            <w:tcW w:w="1701" w:type="dxa"/>
            <w:tcBorders>
              <w:top w:val="single" w:sz="4" w:space="0" w:color="auto"/>
              <w:left w:val="nil"/>
              <w:bottom w:val="single" w:sz="4" w:space="0" w:color="auto"/>
              <w:right w:val="single" w:sz="4" w:space="0" w:color="auto"/>
            </w:tcBorders>
            <w:noWrap/>
            <w:vAlign w:val="center"/>
            <w:hideMark/>
          </w:tcPr>
          <w:p w14:paraId="554B0CCE" w14:textId="77777777" w:rsidR="00D94437" w:rsidRDefault="00D94437">
            <w:pPr>
              <w:widowControl/>
              <w:jc w:val="right"/>
              <w:rPr>
                <w:rFonts w:eastAsia="標楷體"/>
                <w:kern w:val="0"/>
                <w:szCs w:val="24"/>
              </w:rPr>
            </w:pPr>
            <w:r>
              <w:rPr>
                <w:rFonts w:eastAsia="標楷體"/>
                <w:szCs w:val="24"/>
              </w:rPr>
              <w:t>81,193</w:t>
            </w:r>
          </w:p>
        </w:tc>
        <w:tc>
          <w:tcPr>
            <w:tcW w:w="1701" w:type="dxa"/>
            <w:tcBorders>
              <w:top w:val="single" w:sz="4" w:space="0" w:color="auto"/>
              <w:left w:val="nil"/>
              <w:bottom w:val="single" w:sz="4" w:space="0" w:color="auto"/>
              <w:right w:val="single" w:sz="4" w:space="0" w:color="auto"/>
            </w:tcBorders>
            <w:noWrap/>
            <w:vAlign w:val="center"/>
            <w:hideMark/>
          </w:tcPr>
          <w:p w14:paraId="3B3716D9" w14:textId="77777777" w:rsidR="00D94437" w:rsidRDefault="00D94437">
            <w:pPr>
              <w:widowControl/>
              <w:jc w:val="right"/>
              <w:rPr>
                <w:rFonts w:eastAsia="標楷體"/>
                <w:kern w:val="0"/>
                <w:szCs w:val="24"/>
              </w:rPr>
            </w:pPr>
            <w:r>
              <w:rPr>
                <w:rFonts w:eastAsia="標楷體"/>
                <w:szCs w:val="24"/>
              </w:rPr>
              <w:t>82,117</w:t>
            </w:r>
          </w:p>
        </w:tc>
        <w:tc>
          <w:tcPr>
            <w:tcW w:w="2551" w:type="dxa"/>
            <w:tcBorders>
              <w:top w:val="single" w:sz="4" w:space="0" w:color="auto"/>
              <w:left w:val="nil"/>
              <w:bottom w:val="single" w:sz="4" w:space="0" w:color="auto"/>
              <w:right w:val="single" w:sz="4" w:space="0" w:color="auto"/>
            </w:tcBorders>
            <w:noWrap/>
            <w:vAlign w:val="center"/>
            <w:hideMark/>
          </w:tcPr>
          <w:p w14:paraId="4B745EC5" w14:textId="77777777" w:rsidR="00D94437" w:rsidRDefault="00D94437">
            <w:pPr>
              <w:widowControl/>
              <w:jc w:val="right"/>
              <w:rPr>
                <w:rFonts w:eastAsia="標楷體"/>
                <w:kern w:val="0"/>
                <w:szCs w:val="24"/>
              </w:rPr>
            </w:pPr>
            <w:r>
              <w:rPr>
                <w:rFonts w:eastAsia="標楷體"/>
                <w:szCs w:val="24"/>
              </w:rPr>
              <w:t>924</w:t>
            </w:r>
          </w:p>
        </w:tc>
      </w:tr>
      <w:tr w:rsidR="00D94437" w14:paraId="411CD95E" w14:textId="77777777" w:rsidTr="0001772E">
        <w:trPr>
          <w:trHeight w:val="420"/>
        </w:trPr>
        <w:tc>
          <w:tcPr>
            <w:tcW w:w="4041" w:type="dxa"/>
            <w:tcBorders>
              <w:top w:val="nil"/>
              <w:left w:val="single" w:sz="4" w:space="0" w:color="auto"/>
              <w:bottom w:val="single" w:sz="4" w:space="0" w:color="auto"/>
              <w:right w:val="single" w:sz="4" w:space="0" w:color="auto"/>
            </w:tcBorders>
            <w:vAlign w:val="center"/>
            <w:hideMark/>
          </w:tcPr>
          <w:p w14:paraId="0CA3E0DD" w14:textId="77777777" w:rsidR="00D94437" w:rsidRDefault="00D94437">
            <w:pPr>
              <w:widowControl/>
              <w:rPr>
                <w:rFonts w:eastAsia="標楷體"/>
                <w:kern w:val="0"/>
                <w:szCs w:val="24"/>
              </w:rPr>
            </w:pPr>
            <w:r>
              <w:rPr>
                <w:rFonts w:eastAsia="標楷體" w:hint="eastAsia"/>
                <w:kern w:val="0"/>
                <w:szCs w:val="24"/>
              </w:rPr>
              <w:t>費用</w:t>
            </w:r>
            <w:r>
              <w:rPr>
                <w:rFonts w:eastAsia="標楷體"/>
                <w:kern w:val="0"/>
                <w:szCs w:val="24"/>
              </w:rPr>
              <w:t xml:space="preserve"> B</w:t>
            </w:r>
          </w:p>
        </w:tc>
        <w:tc>
          <w:tcPr>
            <w:tcW w:w="1701" w:type="dxa"/>
            <w:tcBorders>
              <w:top w:val="single" w:sz="4" w:space="0" w:color="auto"/>
              <w:left w:val="nil"/>
              <w:bottom w:val="single" w:sz="4" w:space="0" w:color="auto"/>
              <w:right w:val="single" w:sz="4" w:space="0" w:color="auto"/>
            </w:tcBorders>
            <w:noWrap/>
            <w:vAlign w:val="center"/>
            <w:hideMark/>
          </w:tcPr>
          <w:p w14:paraId="05F630A4" w14:textId="77777777" w:rsidR="00D94437" w:rsidRDefault="00D94437">
            <w:pPr>
              <w:widowControl/>
              <w:jc w:val="right"/>
              <w:rPr>
                <w:rFonts w:eastAsia="標楷體"/>
                <w:kern w:val="0"/>
                <w:szCs w:val="24"/>
              </w:rPr>
            </w:pPr>
            <w:r>
              <w:rPr>
                <w:rFonts w:eastAsia="標楷體"/>
                <w:szCs w:val="24"/>
              </w:rPr>
              <w:t>71,487</w:t>
            </w:r>
          </w:p>
        </w:tc>
        <w:tc>
          <w:tcPr>
            <w:tcW w:w="1701" w:type="dxa"/>
            <w:tcBorders>
              <w:top w:val="single" w:sz="4" w:space="0" w:color="auto"/>
              <w:left w:val="nil"/>
              <w:bottom w:val="single" w:sz="4" w:space="0" w:color="auto"/>
              <w:right w:val="single" w:sz="4" w:space="0" w:color="auto"/>
            </w:tcBorders>
            <w:noWrap/>
            <w:vAlign w:val="center"/>
            <w:hideMark/>
          </w:tcPr>
          <w:p w14:paraId="50B4B973" w14:textId="77777777" w:rsidR="00D94437" w:rsidRDefault="00D94437">
            <w:pPr>
              <w:widowControl/>
              <w:jc w:val="right"/>
              <w:rPr>
                <w:rFonts w:eastAsia="標楷體"/>
                <w:kern w:val="0"/>
                <w:szCs w:val="24"/>
              </w:rPr>
            </w:pPr>
            <w:r>
              <w:rPr>
                <w:rFonts w:eastAsia="標楷體"/>
                <w:szCs w:val="24"/>
              </w:rPr>
              <w:t>51,960</w:t>
            </w:r>
          </w:p>
        </w:tc>
        <w:tc>
          <w:tcPr>
            <w:tcW w:w="2551" w:type="dxa"/>
            <w:tcBorders>
              <w:top w:val="single" w:sz="4" w:space="0" w:color="auto"/>
              <w:left w:val="nil"/>
              <w:bottom w:val="single" w:sz="4" w:space="0" w:color="auto"/>
              <w:right w:val="single" w:sz="4" w:space="0" w:color="auto"/>
            </w:tcBorders>
            <w:noWrap/>
            <w:vAlign w:val="center"/>
            <w:hideMark/>
          </w:tcPr>
          <w:p w14:paraId="403B619F" w14:textId="77777777" w:rsidR="00D94437" w:rsidRDefault="00D94437">
            <w:pPr>
              <w:widowControl/>
              <w:jc w:val="right"/>
              <w:rPr>
                <w:rFonts w:eastAsia="標楷體"/>
                <w:kern w:val="0"/>
                <w:szCs w:val="24"/>
              </w:rPr>
            </w:pPr>
            <w:r>
              <w:rPr>
                <w:rFonts w:eastAsia="標楷體"/>
                <w:szCs w:val="24"/>
              </w:rPr>
              <w:t>-19,527</w:t>
            </w:r>
          </w:p>
        </w:tc>
      </w:tr>
      <w:tr w:rsidR="00D94437" w14:paraId="64362117" w14:textId="77777777" w:rsidTr="0001772E">
        <w:trPr>
          <w:trHeight w:val="420"/>
        </w:trPr>
        <w:tc>
          <w:tcPr>
            <w:tcW w:w="4041" w:type="dxa"/>
            <w:tcBorders>
              <w:top w:val="nil"/>
              <w:left w:val="single" w:sz="4" w:space="0" w:color="auto"/>
              <w:bottom w:val="single" w:sz="4" w:space="0" w:color="auto"/>
              <w:right w:val="single" w:sz="4" w:space="0" w:color="auto"/>
            </w:tcBorders>
            <w:vAlign w:val="center"/>
            <w:hideMark/>
          </w:tcPr>
          <w:p w14:paraId="0ACBC55E" w14:textId="77777777" w:rsidR="00D94437" w:rsidRDefault="00D94437">
            <w:pPr>
              <w:widowControl/>
              <w:rPr>
                <w:rFonts w:eastAsia="標楷體"/>
                <w:kern w:val="0"/>
                <w:szCs w:val="24"/>
              </w:rPr>
            </w:pPr>
            <w:r>
              <w:rPr>
                <w:rFonts w:eastAsia="標楷體" w:hint="eastAsia"/>
                <w:kern w:val="0"/>
                <w:szCs w:val="24"/>
              </w:rPr>
              <w:t>經常門收支餘絀</w:t>
            </w:r>
            <w:r>
              <w:rPr>
                <w:rFonts w:eastAsia="標楷體"/>
                <w:kern w:val="0"/>
                <w:szCs w:val="24"/>
              </w:rPr>
              <w:t>C=A-B</w:t>
            </w:r>
          </w:p>
        </w:tc>
        <w:tc>
          <w:tcPr>
            <w:tcW w:w="1701" w:type="dxa"/>
            <w:tcBorders>
              <w:top w:val="single" w:sz="4" w:space="0" w:color="auto"/>
              <w:left w:val="nil"/>
              <w:bottom w:val="single" w:sz="4" w:space="0" w:color="auto"/>
              <w:right w:val="single" w:sz="4" w:space="0" w:color="auto"/>
            </w:tcBorders>
            <w:noWrap/>
            <w:vAlign w:val="center"/>
            <w:hideMark/>
          </w:tcPr>
          <w:p w14:paraId="465F4EEF" w14:textId="77777777" w:rsidR="00D94437" w:rsidRDefault="00D94437">
            <w:pPr>
              <w:widowControl/>
              <w:jc w:val="right"/>
              <w:rPr>
                <w:rFonts w:eastAsia="標楷體"/>
                <w:kern w:val="0"/>
                <w:szCs w:val="24"/>
              </w:rPr>
            </w:pPr>
            <w:r>
              <w:rPr>
                <w:rFonts w:eastAsia="標楷體"/>
                <w:szCs w:val="24"/>
              </w:rPr>
              <w:t>9,706</w:t>
            </w:r>
          </w:p>
        </w:tc>
        <w:tc>
          <w:tcPr>
            <w:tcW w:w="1701" w:type="dxa"/>
            <w:tcBorders>
              <w:top w:val="single" w:sz="4" w:space="0" w:color="auto"/>
              <w:left w:val="nil"/>
              <w:bottom w:val="single" w:sz="4" w:space="0" w:color="auto"/>
              <w:right w:val="single" w:sz="4" w:space="0" w:color="auto"/>
            </w:tcBorders>
            <w:noWrap/>
            <w:vAlign w:val="center"/>
            <w:hideMark/>
          </w:tcPr>
          <w:p w14:paraId="516411F9" w14:textId="77777777" w:rsidR="00D94437" w:rsidRDefault="00D94437">
            <w:pPr>
              <w:widowControl/>
              <w:jc w:val="right"/>
              <w:rPr>
                <w:rFonts w:eastAsia="標楷體"/>
                <w:kern w:val="0"/>
                <w:szCs w:val="24"/>
              </w:rPr>
            </w:pPr>
            <w:r>
              <w:rPr>
                <w:rFonts w:eastAsia="標楷體"/>
                <w:szCs w:val="24"/>
              </w:rPr>
              <w:t>30,157</w:t>
            </w:r>
          </w:p>
        </w:tc>
        <w:tc>
          <w:tcPr>
            <w:tcW w:w="2551" w:type="dxa"/>
            <w:tcBorders>
              <w:top w:val="single" w:sz="4" w:space="0" w:color="auto"/>
              <w:left w:val="nil"/>
              <w:bottom w:val="single" w:sz="4" w:space="0" w:color="auto"/>
              <w:right w:val="single" w:sz="4" w:space="0" w:color="auto"/>
            </w:tcBorders>
            <w:noWrap/>
            <w:vAlign w:val="center"/>
            <w:hideMark/>
          </w:tcPr>
          <w:p w14:paraId="07124D8F" w14:textId="77777777" w:rsidR="00D94437" w:rsidRDefault="00D94437">
            <w:pPr>
              <w:widowControl/>
              <w:jc w:val="right"/>
              <w:rPr>
                <w:rFonts w:eastAsia="標楷體"/>
                <w:kern w:val="0"/>
                <w:szCs w:val="24"/>
              </w:rPr>
            </w:pPr>
            <w:r>
              <w:rPr>
                <w:rFonts w:eastAsia="標楷體"/>
                <w:szCs w:val="24"/>
              </w:rPr>
              <w:t>20,451</w:t>
            </w:r>
          </w:p>
        </w:tc>
      </w:tr>
      <w:tr w:rsidR="00D94437" w14:paraId="2D7DBA97" w14:textId="77777777" w:rsidTr="0001772E">
        <w:trPr>
          <w:trHeight w:val="419"/>
        </w:trPr>
        <w:tc>
          <w:tcPr>
            <w:tcW w:w="4041" w:type="dxa"/>
            <w:tcBorders>
              <w:top w:val="nil"/>
              <w:left w:val="single" w:sz="4" w:space="0" w:color="auto"/>
              <w:bottom w:val="single" w:sz="4" w:space="0" w:color="auto"/>
              <w:right w:val="single" w:sz="4" w:space="0" w:color="auto"/>
            </w:tcBorders>
            <w:vAlign w:val="center"/>
            <w:hideMark/>
          </w:tcPr>
          <w:p w14:paraId="0BA06DC3" w14:textId="77777777" w:rsidR="00D94437" w:rsidRDefault="00D94437">
            <w:pPr>
              <w:widowControl/>
              <w:rPr>
                <w:rFonts w:eastAsia="標楷體"/>
                <w:kern w:val="0"/>
                <w:szCs w:val="24"/>
              </w:rPr>
            </w:pPr>
            <w:r>
              <w:rPr>
                <w:rFonts w:eastAsia="標楷體" w:hint="eastAsia"/>
                <w:kern w:val="0"/>
                <w:szCs w:val="24"/>
              </w:rPr>
              <w:t>加：國庫撥補款折舊及攤銷</w:t>
            </w:r>
            <w:r>
              <w:rPr>
                <w:rFonts w:eastAsia="標楷體"/>
                <w:kern w:val="0"/>
                <w:szCs w:val="24"/>
              </w:rPr>
              <w:t xml:space="preserve"> D</w:t>
            </w:r>
          </w:p>
        </w:tc>
        <w:tc>
          <w:tcPr>
            <w:tcW w:w="1701" w:type="dxa"/>
            <w:tcBorders>
              <w:top w:val="single" w:sz="4" w:space="0" w:color="auto"/>
              <w:left w:val="nil"/>
              <w:bottom w:val="single" w:sz="4" w:space="0" w:color="auto"/>
              <w:right w:val="single" w:sz="4" w:space="0" w:color="auto"/>
            </w:tcBorders>
            <w:noWrap/>
            <w:vAlign w:val="center"/>
            <w:hideMark/>
          </w:tcPr>
          <w:p w14:paraId="249F95BA" w14:textId="77777777" w:rsidR="00D94437" w:rsidRDefault="00D94437">
            <w:pPr>
              <w:widowControl/>
              <w:jc w:val="right"/>
              <w:rPr>
                <w:rFonts w:eastAsia="標楷體"/>
                <w:kern w:val="0"/>
                <w:szCs w:val="24"/>
              </w:rPr>
            </w:pPr>
            <w:r>
              <w:rPr>
                <w:rFonts w:eastAsia="標楷體"/>
                <w:szCs w:val="24"/>
              </w:rPr>
              <w:t>9,870</w:t>
            </w:r>
          </w:p>
        </w:tc>
        <w:tc>
          <w:tcPr>
            <w:tcW w:w="1701" w:type="dxa"/>
            <w:tcBorders>
              <w:top w:val="single" w:sz="4" w:space="0" w:color="auto"/>
              <w:left w:val="nil"/>
              <w:bottom w:val="single" w:sz="4" w:space="0" w:color="auto"/>
              <w:right w:val="single" w:sz="4" w:space="0" w:color="auto"/>
            </w:tcBorders>
            <w:noWrap/>
            <w:vAlign w:val="center"/>
            <w:hideMark/>
          </w:tcPr>
          <w:p w14:paraId="193FC9C7" w14:textId="77777777" w:rsidR="00D94437" w:rsidRDefault="00D94437">
            <w:pPr>
              <w:widowControl/>
              <w:jc w:val="right"/>
              <w:rPr>
                <w:rFonts w:eastAsia="標楷體"/>
                <w:kern w:val="0"/>
                <w:szCs w:val="24"/>
              </w:rPr>
            </w:pPr>
            <w:r>
              <w:rPr>
                <w:rFonts w:eastAsia="標楷體"/>
                <w:szCs w:val="24"/>
              </w:rPr>
              <w:t>7,732</w:t>
            </w:r>
          </w:p>
        </w:tc>
        <w:tc>
          <w:tcPr>
            <w:tcW w:w="2551" w:type="dxa"/>
            <w:tcBorders>
              <w:top w:val="single" w:sz="4" w:space="0" w:color="auto"/>
              <w:left w:val="nil"/>
              <w:bottom w:val="single" w:sz="4" w:space="0" w:color="auto"/>
              <w:right w:val="single" w:sz="4" w:space="0" w:color="auto"/>
            </w:tcBorders>
            <w:noWrap/>
            <w:vAlign w:val="center"/>
            <w:hideMark/>
          </w:tcPr>
          <w:p w14:paraId="3F2C9C87" w14:textId="77777777" w:rsidR="00D94437" w:rsidRDefault="00D94437">
            <w:pPr>
              <w:widowControl/>
              <w:jc w:val="right"/>
              <w:rPr>
                <w:rFonts w:eastAsia="標楷體"/>
                <w:kern w:val="0"/>
                <w:szCs w:val="24"/>
              </w:rPr>
            </w:pPr>
            <w:r>
              <w:rPr>
                <w:rFonts w:eastAsia="標楷體"/>
                <w:szCs w:val="24"/>
              </w:rPr>
              <w:t>-2,138</w:t>
            </w:r>
          </w:p>
        </w:tc>
      </w:tr>
      <w:tr w:rsidR="00D94437" w14:paraId="0E7B8A2B" w14:textId="77777777" w:rsidTr="0001772E">
        <w:trPr>
          <w:trHeight w:val="660"/>
        </w:trPr>
        <w:tc>
          <w:tcPr>
            <w:tcW w:w="4041" w:type="dxa"/>
            <w:tcBorders>
              <w:top w:val="nil"/>
              <w:left w:val="single" w:sz="4" w:space="0" w:color="auto"/>
              <w:bottom w:val="single" w:sz="4" w:space="0" w:color="auto"/>
              <w:right w:val="single" w:sz="4" w:space="0" w:color="auto"/>
            </w:tcBorders>
            <w:vAlign w:val="center"/>
            <w:hideMark/>
          </w:tcPr>
          <w:p w14:paraId="4B6BFAA3" w14:textId="77777777" w:rsidR="00D94437" w:rsidRDefault="00D94437">
            <w:pPr>
              <w:widowControl/>
              <w:rPr>
                <w:rFonts w:eastAsia="標楷體"/>
                <w:kern w:val="0"/>
                <w:szCs w:val="24"/>
              </w:rPr>
            </w:pPr>
            <w:r>
              <w:rPr>
                <w:rFonts w:eastAsia="標楷體" w:hint="eastAsia"/>
                <w:kern w:val="0"/>
                <w:szCs w:val="24"/>
              </w:rPr>
              <w:t>本期餘絀</w:t>
            </w:r>
            <w:r>
              <w:rPr>
                <w:rFonts w:eastAsia="標楷體"/>
                <w:kern w:val="0"/>
                <w:szCs w:val="24"/>
              </w:rPr>
              <w:t>(</w:t>
            </w:r>
            <w:r>
              <w:rPr>
                <w:rFonts w:eastAsia="標楷體" w:hint="eastAsia"/>
                <w:kern w:val="0"/>
                <w:szCs w:val="24"/>
              </w:rPr>
              <w:t>不含國庫撥補款折舊及攤銷</w:t>
            </w:r>
            <w:r>
              <w:rPr>
                <w:rFonts w:eastAsia="標楷體"/>
                <w:kern w:val="0"/>
                <w:szCs w:val="24"/>
              </w:rPr>
              <w:t>)E=C+D</w:t>
            </w:r>
          </w:p>
        </w:tc>
        <w:tc>
          <w:tcPr>
            <w:tcW w:w="1701" w:type="dxa"/>
            <w:tcBorders>
              <w:top w:val="single" w:sz="4" w:space="0" w:color="auto"/>
              <w:left w:val="nil"/>
              <w:bottom w:val="single" w:sz="4" w:space="0" w:color="auto"/>
              <w:right w:val="single" w:sz="4" w:space="0" w:color="auto"/>
            </w:tcBorders>
            <w:noWrap/>
            <w:vAlign w:val="center"/>
            <w:hideMark/>
          </w:tcPr>
          <w:p w14:paraId="087B1982" w14:textId="77777777" w:rsidR="00D94437" w:rsidRDefault="00D94437">
            <w:pPr>
              <w:widowControl/>
              <w:jc w:val="right"/>
              <w:rPr>
                <w:rFonts w:eastAsia="標楷體"/>
                <w:kern w:val="0"/>
                <w:szCs w:val="24"/>
              </w:rPr>
            </w:pPr>
            <w:r>
              <w:rPr>
                <w:rFonts w:eastAsia="標楷體"/>
                <w:szCs w:val="24"/>
              </w:rPr>
              <w:t>19,576</w:t>
            </w:r>
          </w:p>
        </w:tc>
        <w:tc>
          <w:tcPr>
            <w:tcW w:w="1701" w:type="dxa"/>
            <w:tcBorders>
              <w:top w:val="single" w:sz="4" w:space="0" w:color="auto"/>
              <w:left w:val="nil"/>
              <w:bottom w:val="single" w:sz="4" w:space="0" w:color="auto"/>
              <w:right w:val="single" w:sz="4" w:space="0" w:color="auto"/>
            </w:tcBorders>
            <w:noWrap/>
            <w:vAlign w:val="center"/>
            <w:hideMark/>
          </w:tcPr>
          <w:p w14:paraId="758E3EFB" w14:textId="77777777" w:rsidR="00D94437" w:rsidRDefault="00D94437">
            <w:pPr>
              <w:widowControl/>
              <w:jc w:val="right"/>
              <w:rPr>
                <w:rFonts w:eastAsia="標楷體"/>
                <w:kern w:val="0"/>
                <w:szCs w:val="24"/>
              </w:rPr>
            </w:pPr>
            <w:r>
              <w:rPr>
                <w:rFonts w:eastAsia="標楷體"/>
                <w:szCs w:val="24"/>
              </w:rPr>
              <w:t>37,889</w:t>
            </w:r>
          </w:p>
        </w:tc>
        <w:tc>
          <w:tcPr>
            <w:tcW w:w="2551" w:type="dxa"/>
            <w:tcBorders>
              <w:top w:val="single" w:sz="4" w:space="0" w:color="auto"/>
              <w:left w:val="nil"/>
              <w:bottom w:val="single" w:sz="4" w:space="0" w:color="auto"/>
              <w:right w:val="single" w:sz="4" w:space="0" w:color="auto"/>
            </w:tcBorders>
            <w:noWrap/>
            <w:vAlign w:val="center"/>
            <w:hideMark/>
          </w:tcPr>
          <w:p w14:paraId="6D130A35" w14:textId="77777777" w:rsidR="00D94437" w:rsidRDefault="00D94437">
            <w:pPr>
              <w:widowControl/>
              <w:jc w:val="right"/>
              <w:rPr>
                <w:rFonts w:eastAsia="標楷體"/>
                <w:kern w:val="0"/>
                <w:szCs w:val="24"/>
              </w:rPr>
            </w:pPr>
            <w:r>
              <w:rPr>
                <w:rFonts w:eastAsia="標楷體"/>
                <w:szCs w:val="24"/>
              </w:rPr>
              <w:t>18,313</w:t>
            </w:r>
          </w:p>
        </w:tc>
      </w:tr>
    </w:tbl>
    <w:p w14:paraId="3470514A" w14:textId="77777777" w:rsidR="00D94437" w:rsidRDefault="00D94437" w:rsidP="00D94437">
      <w:pPr>
        <w:pStyle w:val="aff9"/>
        <w:spacing w:line="360" w:lineRule="exact"/>
        <w:ind w:leftChars="0" w:left="960"/>
        <w:jc w:val="both"/>
        <w:rPr>
          <w:rFonts w:eastAsia="標楷體"/>
          <w:bCs/>
          <w:kern w:val="0"/>
          <w:szCs w:val="20"/>
        </w:rPr>
      </w:pPr>
    </w:p>
    <w:p w14:paraId="53EB4A2A" w14:textId="77777777" w:rsidR="00D94437" w:rsidRDefault="00D94437" w:rsidP="00B213FE">
      <w:pPr>
        <w:pStyle w:val="aff9"/>
        <w:numPr>
          <w:ilvl w:val="1"/>
          <w:numId w:val="57"/>
        </w:numPr>
        <w:spacing w:line="360" w:lineRule="exact"/>
        <w:ind w:leftChars="0"/>
        <w:jc w:val="both"/>
        <w:rPr>
          <w:rFonts w:eastAsia="標楷體"/>
          <w:bCs/>
          <w:kern w:val="0"/>
        </w:rPr>
      </w:pPr>
      <w:r>
        <w:rPr>
          <w:rFonts w:eastAsia="標楷體"/>
          <w:bCs/>
          <w:kern w:val="0"/>
        </w:rPr>
        <w:t>114</w:t>
      </w:r>
      <w:r>
        <w:rPr>
          <w:rFonts w:eastAsia="標楷體" w:hint="eastAsia"/>
          <w:bCs/>
          <w:kern w:val="0"/>
        </w:rPr>
        <w:t>年度收入達成情形</w:t>
      </w:r>
    </w:p>
    <w:p w14:paraId="048915A3" w14:textId="77777777" w:rsidR="00D94437" w:rsidRDefault="00D94437" w:rsidP="00B213FE">
      <w:pPr>
        <w:pStyle w:val="aff9"/>
        <w:numPr>
          <w:ilvl w:val="0"/>
          <w:numId w:val="53"/>
        </w:numPr>
        <w:adjustRightInd w:val="0"/>
        <w:spacing w:line="360" w:lineRule="exact"/>
        <w:ind w:leftChars="0"/>
        <w:jc w:val="both"/>
        <w:rPr>
          <w:rFonts w:ascii="標楷體" w:eastAsia="標楷體" w:hAnsi="標楷體"/>
          <w:bCs/>
        </w:rPr>
      </w:pPr>
      <w:r>
        <w:rPr>
          <w:rFonts w:ascii="標楷體" w:eastAsia="標楷體" w:hAnsi="標楷體" w:hint="eastAsia"/>
          <w:bCs/>
        </w:rPr>
        <w:lastRenderedPageBreak/>
        <w:t>截至114年1月止收入總金額為8,211萬7,000元，年度收入目標達成率為19.15%，主要收入金額及目標達成率分述如下：</w:t>
      </w:r>
    </w:p>
    <w:p w14:paraId="1A0FC2AB" w14:textId="77777777" w:rsidR="00D94437" w:rsidRDefault="00D94437" w:rsidP="00B213FE">
      <w:pPr>
        <w:numPr>
          <w:ilvl w:val="0"/>
          <w:numId w:val="54"/>
        </w:numPr>
        <w:adjustRightInd w:val="0"/>
        <w:spacing w:line="360" w:lineRule="exact"/>
        <w:ind w:left="1134" w:firstLine="0"/>
        <w:jc w:val="both"/>
        <w:rPr>
          <w:rFonts w:eastAsia="標楷體"/>
          <w:szCs w:val="24"/>
        </w:rPr>
      </w:pPr>
      <w:r>
        <w:rPr>
          <w:rFonts w:eastAsia="標楷體" w:hint="eastAsia"/>
          <w:szCs w:val="24"/>
        </w:rPr>
        <w:t>服務收入金額</w:t>
      </w:r>
      <w:r>
        <w:rPr>
          <w:rFonts w:eastAsia="標楷體"/>
          <w:szCs w:val="24"/>
        </w:rPr>
        <w:t>336</w:t>
      </w:r>
      <w:r>
        <w:rPr>
          <w:rFonts w:eastAsia="標楷體" w:hint="eastAsia"/>
          <w:szCs w:val="24"/>
        </w:rPr>
        <w:t>萬</w:t>
      </w:r>
      <w:r>
        <w:rPr>
          <w:rFonts w:eastAsia="標楷體"/>
          <w:szCs w:val="24"/>
        </w:rPr>
        <w:t>7,000</w:t>
      </w:r>
      <w:r>
        <w:rPr>
          <w:rFonts w:eastAsia="標楷體" w:hint="eastAsia"/>
          <w:szCs w:val="24"/>
        </w:rPr>
        <w:t>元，</w:t>
      </w:r>
      <w:r>
        <w:rPr>
          <w:rFonts w:eastAsia="標楷體" w:hint="eastAsia"/>
          <w:bCs/>
          <w:szCs w:val="24"/>
        </w:rPr>
        <w:t>收入目標達成率</w:t>
      </w:r>
      <w:r>
        <w:rPr>
          <w:rFonts w:eastAsia="標楷體"/>
          <w:bCs/>
          <w:szCs w:val="24"/>
        </w:rPr>
        <w:t>7.81</w:t>
      </w:r>
      <w:r>
        <w:rPr>
          <w:rFonts w:eastAsia="標楷體"/>
          <w:szCs w:val="24"/>
        </w:rPr>
        <w:t>%</w:t>
      </w:r>
      <w:r>
        <w:rPr>
          <w:rFonts w:eastAsia="標楷體" w:hint="eastAsia"/>
          <w:szCs w:val="24"/>
        </w:rPr>
        <w:t>。</w:t>
      </w:r>
    </w:p>
    <w:p w14:paraId="69ABD34A" w14:textId="77777777" w:rsidR="00D94437" w:rsidRDefault="00D94437" w:rsidP="00B213FE">
      <w:pPr>
        <w:numPr>
          <w:ilvl w:val="0"/>
          <w:numId w:val="54"/>
        </w:numPr>
        <w:adjustRightInd w:val="0"/>
        <w:spacing w:line="360" w:lineRule="exact"/>
        <w:ind w:left="1134" w:firstLine="0"/>
        <w:jc w:val="both"/>
        <w:rPr>
          <w:rFonts w:eastAsia="標楷體"/>
          <w:bCs/>
          <w:szCs w:val="24"/>
        </w:rPr>
      </w:pPr>
      <w:r>
        <w:rPr>
          <w:rFonts w:eastAsia="標楷體" w:hint="eastAsia"/>
          <w:szCs w:val="24"/>
        </w:rPr>
        <w:t>建教合作收入金額</w:t>
      </w:r>
      <w:r>
        <w:rPr>
          <w:rFonts w:eastAsia="標楷體"/>
          <w:szCs w:val="24"/>
        </w:rPr>
        <w:t>149</w:t>
      </w:r>
      <w:r>
        <w:rPr>
          <w:rFonts w:eastAsia="標楷體" w:hint="eastAsia"/>
          <w:szCs w:val="24"/>
        </w:rPr>
        <w:t>萬元，收入目標達成率</w:t>
      </w:r>
      <w:r>
        <w:rPr>
          <w:rFonts w:eastAsia="標楷體"/>
          <w:szCs w:val="24"/>
        </w:rPr>
        <w:t>2.48%</w:t>
      </w:r>
      <w:r>
        <w:rPr>
          <w:rFonts w:eastAsia="標楷體" w:hint="eastAsia"/>
          <w:szCs w:val="24"/>
        </w:rPr>
        <w:t>。</w:t>
      </w:r>
    </w:p>
    <w:p w14:paraId="7FD5AE6C" w14:textId="77777777" w:rsidR="00D94437" w:rsidRDefault="00D94437" w:rsidP="00B213FE">
      <w:pPr>
        <w:numPr>
          <w:ilvl w:val="0"/>
          <w:numId w:val="54"/>
        </w:numPr>
        <w:adjustRightInd w:val="0"/>
        <w:spacing w:line="360" w:lineRule="exact"/>
        <w:ind w:left="1134" w:firstLine="0"/>
        <w:jc w:val="both"/>
        <w:rPr>
          <w:rFonts w:eastAsia="標楷體"/>
          <w:bCs/>
          <w:szCs w:val="24"/>
        </w:rPr>
      </w:pPr>
      <w:r>
        <w:rPr>
          <w:rFonts w:eastAsia="標楷體" w:hint="eastAsia"/>
          <w:szCs w:val="24"/>
        </w:rPr>
        <w:t>推廣教育收入金額</w:t>
      </w:r>
      <w:r>
        <w:rPr>
          <w:rFonts w:eastAsia="標楷體"/>
          <w:szCs w:val="24"/>
        </w:rPr>
        <w:t>235</w:t>
      </w:r>
      <w:r>
        <w:rPr>
          <w:rFonts w:eastAsia="標楷體" w:hint="eastAsia"/>
          <w:szCs w:val="24"/>
        </w:rPr>
        <w:t>萬</w:t>
      </w:r>
      <w:r>
        <w:rPr>
          <w:rFonts w:eastAsia="標楷體"/>
          <w:szCs w:val="24"/>
        </w:rPr>
        <w:t>5,000</w:t>
      </w:r>
      <w:r>
        <w:rPr>
          <w:rFonts w:eastAsia="標楷體" w:hint="eastAsia"/>
          <w:szCs w:val="24"/>
        </w:rPr>
        <w:t>元，收入目標達成率</w:t>
      </w:r>
      <w:r>
        <w:rPr>
          <w:rFonts w:eastAsia="標楷體"/>
          <w:szCs w:val="24"/>
        </w:rPr>
        <w:t>14.72%</w:t>
      </w:r>
      <w:r>
        <w:rPr>
          <w:rFonts w:eastAsia="標楷體" w:hint="eastAsia"/>
          <w:szCs w:val="24"/>
        </w:rPr>
        <w:t>。</w:t>
      </w:r>
    </w:p>
    <w:p w14:paraId="43915EB1" w14:textId="77777777" w:rsidR="00D94437" w:rsidRDefault="00D94437" w:rsidP="00B213FE">
      <w:pPr>
        <w:numPr>
          <w:ilvl w:val="0"/>
          <w:numId w:val="54"/>
        </w:numPr>
        <w:adjustRightInd w:val="0"/>
        <w:spacing w:line="360" w:lineRule="exact"/>
        <w:ind w:left="1134" w:firstLine="0"/>
        <w:jc w:val="both"/>
        <w:rPr>
          <w:rFonts w:eastAsia="標楷體"/>
          <w:bCs/>
          <w:szCs w:val="24"/>
        </w:rPr>
      </w:pPr>
      <w:r>
        <w:rPr>
          <w:rFonts w:eastAsia="標楷體" w:hint="eastAsia"/>
          <w:szCs w:val="24"/>
        </w:rPr>
        <w:t>其他補助收入金額</w:t>
      </w:r>
      <w:r>
        <w:rPr>
          <w:rFonts w:eastAsia="標楷體"/>
          <w:szCs w:val="24"/>
        </w:rPr>
        <w:t>262</w:t>
      </w:r>
      <w:r>
        <w:rPr>
          <w:rFonts w:eastAsia="標楷體" w:hint="eastAsia"/>
          <w:szCs w:val="24"/>
        </w:rPr>
        <w:t>萬</w:t>
      </w:r>
      <w:r>
        <w:rPr>
          <w:rFonts w:eastAsia="標楷體"/>
          <w:szCs w:val="24"/>
        </w:rPr>
        <w:t>2,000</w:t>
      </w:r>
      <w:r>
        <w:rPr>
          <w:rFonts w:eastAsia="標楷體" w:hint="eastAsia"/>
          <w:szCs w:val="24"/>
        </w:rPr>
        <w:t>元，收入目標達成率</w:t>
      </w:r>
      <w:r>
        <w:rPr>
          <w:rFonts w:eastAsia="標楷體"/>
          <w:szCs w:val="24"/>
        </w:rPr>
        <w:t>4.40%</w:t>
      </w:r>
      <w:r>
        <w:rPr>
          <w:rFonts w:eastAsia="標楷體" w:hint="eastAsia"/>
          <w:szCs w:val="24"/>
        </w:rPr>
        <w:t>。</w:t>
      </w:r>
    </w:p>
    <w:p w14:paraId="3AEA9713" w14:textId="77777777" w:rsidR="00D94437" w:rsidRDefault="00D94437" w:rsidP="00B213FE">
      <w:pPr>
        <w:numPr>
          <w:ilvl w:val="0"/>
          <w:numId w:val="54"/>
        </w:numPr>
        <w:adjustRightInd w:val="0"/>
        <w:spacing w:line="360" w:lineRule="exact"/>
        <w:ind w:left="1134" w:firstLine="0"/>
        <w:jc w:val="both"/>
        <w:rPr>
          <w:rFonts w:eastAsia="標楷體"/>
          <w:bCs/>
          <w:szCs w:val="24"/>
        </w:rPr>
      </w:pPr>
      <w:r>
        <w:rPr>
          <w:rFonts w:eastAsia="標楷體" w:hint="eastAsia"/>
          <w:szCs w:val="24"/>
        </w:rPr>
        <w:t>財務收入金額</w:t>
      </w:r>
      <w:r>
        <w:rPr>
          <w:rFonts w:eastAsia="標楷體"/>
          <w:szCs w:val="24"/>
        </w:rPr>
        <w:t>4</w:t>
      </w:r>
      <w:r>
        <w:rPr>
          <w:rFonts w:eastAsia="標楷體" w:hint="eastAsia"/>
          <w:szCs w:val="24"/>
        </w:rPr>
        <w:t>萬</w:t>
      </w:r>
      <w:r>
        <w:rPr>
          <w:rFonts w:eastAsia="標楷體"/>
          <w:szCs w:val="24"/>
        </w:rPr>
        <w:t>4,000</w:t>
      </w:r>
      <w:r>
        <w:rPr>
          <w:rFonts w:eastAsia="標楷體" w:hint="eastAsia"/>
          <w:szCs w:val="24"/>
        </w:rPr>
        <w:t>元，收入目標達成率</w:t>
      </w:r>
      <w:r>
        <w:rPr>
          <w:rFonts w:eastAsia="標楷體"/>
          <w:szCs w:val="24"/>
        </w:rPr>
        <w:t>0.80%</w:t>
      </w:r>
      <w:r>
        <w:rPr>
          <w:rFonts w:eastAsia="標楷體" w:hint="eastAsia"/>
          <w:szCs w:val="24"/>
        </w:rPr>
        <w:t>。</w:t>
      </w:r>
    </w:p>
    <w:p w14:paraId="54B28785" w14:textId="77777777" w:rsidR="00D94437" w:rsidRDefault="00D94437" w:rsidP="00B213FE">
      <w:pPr>
        <w:numPr>
          <w:ilvl w:val="0"/>
          <w:numId w:val="54"/>
        </w:numPr>
        <w:adjustRightInd w:val="0"/>
        <w:spacing w:line="360" w:lineRule="exact"/>
        <w:ind w:left="1134" w:firstLine="0"/>
        <w:jc w:val="both"/>
        <w:rPr>
          <w:rFonts w:eastAsia="標楷體"/>
          <w:szCs w:val="24"/>
        </w:rPr>
      </w:pPr>
      <w:r>
        <w:rPr>
          <w:rFonts w:eastAsia="標楷體" w:hint="eastAsia"/>
          <w:szCs w:val="24"/>
        </w:rPr>
        <w:t>資產使用及權利金收入金額</w:t>
      </w:r>
      <w:r>
        <w:rPr>
          <w:rFonts w:eastAsia="標楷體"/>
          <w:szCs w:val="24"/>
        </w:rPr>
        <w:t>300</w:t>
      </w:r>
      <w:r>
        <w:rPr>
          <w:rFonts w:eastAsia="標楷體" w:hint="eastAsia"/>
          <w:szCs w:val="24"/>
        </w:rPr>
        <w:t>萬</w:t>
      </w:r>
      <w:r>
        <w:rPr>
          <w:rFonts w:eastAsia="標楷體"/>
          <w:szCs w:val="24"/>
        </w:rPr>
        <w:t>5,000</w:t>
      </w:r>
      <w:r>
        <w:rPr>
          <w:rFonts w:eastAsia="標楷體" w:hint="eastAsia"/>
          <w:szCs w:val="24"/>
        </w:rPr>
        <w:t>元，收入目標達成率</w:t>
      </w:r>
      <w:r>
        <w:rPr>
          <w:rFonts w:eastAsia="標楷體"/>
          <w:szCs w:val="24"/>
        </w:rPr>
        <w:t>7.51%</w:t>
      </w:r>
      <w:r>
        <w:rPr>
          <w:rFonts w:eastAsia="標楷體" w:hint="eastAsia"/>
          <w:szCs w:val="24"/>
        </w:rPr>
        <w:t>。</w:t>
      </w:r>
    </w:p>
    <w:p w14:paraId="6005EE6D" w14:textId="77777777" w:rsidR="00D94437" w:rsidRDefault="00D94437" w:rsidP="00B213FE">
      <w:pPr>
        <w:numPr>
          <w:ilvl w:val="0"/>
          <w:numId w:val="54"/>
        </w:numPr>
        <w:adjustRightInd w:val="0"/>
        <w:spacing w:line="360" w:lineRule="exact"/>
        <w:ind w:left="1134" w:firstLine="0"/>
        <w:jc w:val="both"/>
        <w:rPr>
          <w:rFonts w:eastAsia="標楷體"/>
          <w:szCs w:val="24"/>
        </w:rPr>
      </w:pPr>
      <w:r>
        <w:rPr>
          <w:rFonts w:eastAsia="標楷體" w:hint="eastAsia"/>
          <w:szCs w:val="24"/>
        </w:rPr>
        <w:t>雜項收入</w:t>
      </w:r>
      <w:r>
        <w:rPr>
          <w:rFonts w:eastAsia="標楷體"/>
          <w:szCs w:val="24"/>
        </w:rPr>
        <w:t>-</w:t>
      </w:r>
      <w:r>
        <w:rPr>
          <w:rFonts w:eastAsia="標楷體" w:hint="eastAsia"/>
          <w:szCs w:val="24"/>
        </w:rPr>
        <w:t>文創商店收入金額</w:t>
      </w:r>
      <w:r>
        <w:rPr>
          <w:rFonts w:eastAsia="標楷體"/>
          <w:szCs w:val="24"/>
        </w:rPr>
        <w:t>9,000</w:t>
      </w:r>
      <w:r>
        <w:rPr>
          <w:rFonts w:eastAsia="標楷體" w:hint="eastAsia"/>
          <w:szCs w:val="24"/>
        </w:rPr>
        <w:t>元，收入目標達成率</w:t>
      </w:r>
      <w:r>
        <w:rPr>
          <w:rFonts w:eastAsia="標楷體"/>
          <w:szCs w:val="24"/>
        </w:rPr>
        <w:t>1.5%</w:t>
      </w:r>
      <w:r>
        <w:rPr>
          <w:rFonts w:eastAsia="標楷體" w:hint="eastAsia"/>
          <w:szCs w:val="24"/>
        </w:rPr>
        <w:t>。</w:t>
      </w:r>
    </w:p>
    <w:p w14:paraId="5E98C820" w14:textId="77777777" w:rsidR="00D94437" w:rsidRDefault="00D94437" w:rsidP="00D94437">
      <w:pPr>
        <w:adjustRightInd w:val="0"/>
        <w:spacing w:line="360" w:lineRule="exact"/>
        <w:jc w:val="both"/>
        <w:rPr>
          <w:rFonts w:eastAsia="標楷體"/>
          <w:bCs/>
          <w:sz w:val="16"/>
          <w:szCs w:val="16"/>
        </w:rPr>
      </w:pPr>
      <w:r>
        <w:rPr>
          <w:rFonts w:eastAsia="標楷體"/>
          <w:bCs/>
        </w:rPr>
        <w:t xml:space="preserve">                                                                 </w:t>
      </w:r>
      <w:r>
        <w:rPr>
          <w:rFonts w:eastAsia="標楷體" w:hint="eastAsia"/>
          <w:kern w:val="0"/>
          <w:sz w:val="16"/>
          <w:szCs w:val="16"/>
        </w:rPr>
        <w:t>單位：新臺幣千元</w:t>
      </w:r>
    </w:p>
    <w:tbl>
      <w:tblPr>
        <w:tblW w:w="10796"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28" w:type="dxa"/>
          <w:right w:w="28" w:type="dxa"/>
        </w:tblCellMar>
        <w:tblLook w:val="04A0" w:firstRow="1" w:lastRow="0" w:firstColumn="1" w:lastColumn="0" w:noHBand="0" w:noVBand="1"/>
      </w:tblPr>
      <w:tblGrid>
        <w:gridCol w:w="1563"/>
        <w:gridCol w:w="785"/>
        <w:gridCol w:w="1056"/>
        <w:gridCol w:w="1056"/>
        <w:gridCol w:w="1056"/>
        <w:gridCol w:w="1056"/>
        <w:gridCol w:w="1056"/>
        <w:gridCol w:w="1056"/>
        <w:gridCol w:w="1056"/>
        <w:gridCol w:w="1056"/>
      </w:tblGrid>
      <w:tr w:rsidR="00D94437" w14:paraId="5F8B6FE1" w14:textId="77777777" w:rsidTr="00D94437">
        <w:trPr>
          <w:trHeight w:val="585"/>
          <w:tblHeader/>
          <w:jc w:val="center"/>
        </w:trPr>
        <w:tc>
          <w:tcPr>
            <w:tcW w:w="1563" w:type="dxa"/>
            <w:tcBorders>
              <w:top w:val="single" w:sz="2" w:space="0" w:color="auto"/>
              <w:left w:val="single" w:sz="2" w:space="0" w:color="auto"/>
              <w:bottom w:val="single" w:sz="2" w:space="0" w:color="auto"/>
              <w:right w:val="single" w:sz="2" w:space="0" w:color="auto"/>
            </w:tcBorders>
            <w:vAlign w:val="center"/>
            <w:hideMark/>
          </w:tcPr>
          <w:p w14:paraId="26426F7C" w14:textId="77777777" w:rsidR="00D94437" w:rsidRDefault="00D94437">
            <w:pPr>
              <w:jc w:val="center"/>
              <w:rPr>
                <w:rFonts w:eastAsia="標楷體"/>
                <w:b/>
                <w:bCs/>
                <w:sz w:val="20"/>
              </w:rPr>
            </w:pPr>
            <w:r>
              <w:rPr>
                <w:rFonts w:eastAsia="標楷體" w:hint="eastAsia"/>
                <w:b/>
                <w:bCs/>
                <w:sz w:val="20"/>
              </w:rPr>
              <w:t>會計科目</w:t>
            </w:r>
          </w:p>
        </w:tc>
        <w:tc>
          <w:tcPr>
            <w:tcW w:w="785" w:type="dxa"/>
            <w:tcBorders>
              <w:top w:val="single" w:sz="2" w:space="0" w:color="auto"/>
              <w:left w:val="single" w:sz="2" w:space="0" w:color="auto"/>
              <w:bottom w:val="single" w:sz="2" w:space="0" w:color="auto"/>
              <w:right w:val="single" w:sz="4" w:space="0" w:color="auto"/>
            </w:tcBorders>
            <w:vAlign w:val="center"/>
            <w:hideMark/>
          </w:tcPr>
          <w:p w14:paraId="5DBBA530" w14:textId="77777777" w:rsidR="00D94437" w:rsidRDefault="00D94437">
            <w:pPr>
              <w:jc w:val="center"/>
              <w:rPr>
                <w:rFonts w:eastAsia="標楷體"/>
                <w:sz w:val="20"/>
              </w:rPr>
            </w:pPr>
            <w:r>
              <w:rPr>
                <w:rFonts w:eastAsia="標楷體" w:hint="eastAsia"/>
                <w:sz w:val="20"/>
              </w:rPr>
              <w:t>負責</w:t>
            </w:r>
          </w:p>
          <w:p w14:paraId="02BD04AC" w14:textId="77777777" w:rsidR="00D94437" w:rsidRDefault="00D94437">
            <w:pPr>
              <w:jc w:val="center"/>
              <w:rPr>
                <w:rFonts w:eastAsia="標楷體"/>
                <w:sz w:val="18"/>
                <w:szCs w:val="18"/>
              </w:rPr>
            </w:pPr>
            <w:r>
              <w:rPr>
                <w:rFonts w:eastAsia="標楷體" w:hint="eastAsia"/>
                <w:sz w:val="20"/>
              </w:rPr>
              <w:t>組室</w:t>
            </w:r>
          </w:p>
        </w:tc>
        <w:tc>
          <w:tcPr>
            <w:tcW w:w="1056" w:type="dxa"/>
            <w:tcBorders>
              <w:top w:val="single" w:sz="4" w:space="0" w:color="auto"/>
              <w:left w:val="single" w:sz="4" w:space="0" w:color="auto"/>
              <w:bottom w:val="single" w:sz="4" w:space="0" w:color="auto"/>
              <w:right w:val="single" w:sz="4" w:space="0" w:color="auto"/>
            </w:tcBorders>
            <w:vAlign w:val="center"/>
            <w:hideMark/>
          </w:tcPr>
          <w:p w14:paraId="2868F2FB" w14:textId="77777777" w:rsidR="00D94437" w:rsidRDefault="00D94437">
            <w:pPr>
              <w:jc w:val="center"/>
              <w:rPr>
                <w:rFonts w:eastAsia="標楷體"/>
                <w:b/>
                <w:bCs/>
                <w:sz w:val="20"/>
              </w:rPr>
            </w:pPr>
            <w:r>
              <w:rPr>
                <w:rFonts w:eastAsia="標楷體"/>
                <w:b/>
                <w:bCs/>
                <w:sz w:val="20"/>
              </w:rPr>
              <w:t>114</w:t>
            </w:r>
            <w:r>
              <w:rPr>
                <w:rFonts w:eastAsia="標楷體" w:hint="eastAsia"/>
                <w:b/>
                <w:bCs/>
                <w:sz w:val="20"/>
              </w:rPr>
              <w:t>年度</w:t>
            </w:r>
            <w:r>
              <w:rPr>
                <w:rFonts w:eastAsia="標楷體"/>
                <w:b/>
                <w:bCs/>
                <w:sz w:val="20"/>
              </w:rPr>
              <w:br/>
            </w:r>
            <w:r>
              <w:rPr>
                <w:rFonts w:eastAsia="標楷體" w:hint="eastAsia"/>
                <w:b/>
                <w:bCs/>
                <w:sz w:val="20"/>
              </w:rPr>
              <w:t>預計收入目標</w:t>
            </w:r>
          </w:p>
        </w:tc>
        <w:tc>
          <w:tcPr>
            <w:tcW w:w="1056" w:type="dxa"/>
            <w:tcBorders>
              <w:top w:val="single" w:sz="4" w:space="0" w:color="auto"/>
              <w:left w:val="single" w:sz="4" w:space="0" w:color="auto"/>
              <w:bottom w:val="single" w:sz="4" w:space="0" w:color="auto"/>
              <w:right w:val="single" w:sz="4" w:space="0" w:color="auto"/>
            </w:tcBorders>
            <w:vAlign w:val="center"/>
            <w:hideMark/>
          </w:tcPr>
          <w:p w14:paraId="5D3E5F60" w14:textId="77777777" w:rsidR="00D94437" w:rsidRDefault="00D94437">
            <w:pPr>
              <w:jc w:val="center"/>
              <w:rPr>
                <w:rFonts w:eastAsia="標楷體"/>
                <w:b/>
                <w:bCs/>
                <w:sz w:val="20"/>
              </w:rPr>
            </w:pPr>
            <w:r>
              <w:rPr>
                <w:rFonts w:eastAsia="標楷體"/>
                <w:b/>
                <w:bCs/>
                <w:sz w:val="20"/>
              </w:rPr>
              <w:t>109</w:t>
            </w:r>
            <w:r>
              <w:rPr>
                <w:rFonts w:eastAsia="標楷體" w:hint="eastAsia"/>
                <w:b/>
                <w:bCs/>
                <w:sz w:val="20"/>
              </w:rPr>
              <w:t>年</w:t>
            </w:r>
            <w:r>
              <w:rPr>
                <w:rFonts w:eastAsia="標楷體"/>
                <w:b/>
                <w:bCs/>
                <w:sz w:val="20"/>
              </w:rPr>
              <w:t>1</w:t>
            </w:r>
            <w:r>
              <w:rPr>
                <w:rFonts w:eastAsia="標楷體" w:hint="eastAsia"/>
                <w:b/>
                <w:bCs/>
                <w:sz w:val="20"/>
              </w:rPr>
              <w:t>月</w:t>
            </w:r>
            <w:r>
              <w:rPr>
                <w:rFonts w:eastAsia="標楷體"/>
                <w:b/>
                <w:bCs/>
                <w:sz w:val="20"/>
              </w:rPr>
              <w:br/>
            </w:r>
            <w:r>
              <w:rPr>
                <w:rFonts w:eastAsia="標楷體" w:hint="eastAsia"/>
                <w:b/>
                <w:bCs/>
                <w:sz w:val="20"/>
              </w:rPr>
              <w:t>收入</w:t>
            </w:r>
          </w:p>
        </w:tc>
        <w:tc>
          <w:tcPr>
            <w:tcW w:w="1056" w:type="dxa"/>
            <w:tcBorders>
              <w:top w:val="single" w:sz="4" w:space="0" w:color="auto"/>
              <w:left w:val="single" w:sz="4" w:space="0" w:color="auto"/>
              <w:bottom w:val="single" w:sz="4" w:space="0" w:color="auto"/>
              <w:right w:val="single" w:sz="4" w:space="0" w:color="auto"/>
            </w:tcBorders>
            <w:vAlign w:val="center"/>
            <w:hideMark/>
          </w:tcPr>
          <w:p w14:paraId="3CDDCEB3" w14:textId="77777777" w:rsidR="00D94437" w:rsidRDefault="00D94437">
            <w:pPr>
              <w:jc w:val="center"/>
              <w:rPr>
                <w:rFonts w:eastAsia="標楷體"/>
                <w:b/>
                <w:bCs/>
                <w:sz w:val="20"/>
              </w:rPr>
            </w:pPr>
            <w:r>
              <w:rPr>
                <w:rFonts w:eastAsia="標楷體"/>
                <w:b/>
                <w:bCs/>
                <w:sz w:val="20"/>
              </w:rPr>
              <w:t>110</w:t>
            </w:r>
            <w:r>
              <w:rPr>
                <w:rFonts w:eastAsia="標楷體" w:hint="eastAsia"/>
                <w:b/>
                <w:bCs/>
                <w:sz w:val="20"/>
              </w:rPr>
              <w:t>年</w:t>
            </w:r>
            <w:r>
              <w:rPr>
                <w:rFonts w:eastAsia="標楷體"/>
                <w:b/>
                <w:bCs/>
                <w:sz w:val="20"/>
              </w:rPr>
              <w:t>1</w:t>
            </w:r>
            <w:r>
              <w:rPr>
                <w:rFonts w:eastAsia="標楷體" w:hint="eastAsia"/>
                <w:b/>
                <w:bCs/>
                <w:sz w:val="20"/>
              </w:rPr>
              <w:t>月</w:t>
            </w:r>
            <w:r>
              <w:rPr>
                <w:rFonts w:eastAsia="標楷體"/>
                <w:b/>
                <w:bCs/>
                <w:sz w:val="20"/>
              </w:rPr>
              <w:br/>
            </w:r>
            <w:r>
              <w:rPr>
                <w:rFonts w:eastAsia="標楷體" w:hint="eastAsia"/>
                <w:b/>
                <w:bCs/>
                <w:sz w:val="20"/>
              </w:rPr>
              <w:t>收入</w:t>
            </w:r>
          </w:p>
        </w:tc>
        <w:tc>
          <w:tcPr>
            <w:tcW w:w="1056" w:type="dxa"/>
            <w:tcBorders>
              <w:top w:val="single" w:sz="2" w:space="0" w:color="auto"/>
              <w:left w:val="single" w:sz="4" w:space="0" w:color="auto"/>
              <w:bottom w:val="single" w:sz="2" w:space="0" w:color="auto"/>
              <w:right w:val="single" w:sz="2" w:space="0" w:color="auto"/>
            </w:tcBorders>
            <w:vAlign w:val="center"/>
            <w:hideMark/>
          </w:tcPr>
          <w:p w14:paraId="244F874A" w14:textId="77777777" w:rsidR="00D94437" w:rsidRDefault="00D94437">
            <w:pPr>
              <w:jc w:val="center"/>
              <w:rPr>
                <w:rFonts w:eastAsia="標楷體"/>
                <w:b/>
                <w:bCs/>
                <w:sz w:val="20"/>
              </w:rPr>
            </w:pPr>
            <w:r>
              <w:rPr>
                <w:rFonts w:eastAsia="標楷體"/>
                <w:b/>
                <w:bCs/>
                <w:sz w:val="20"/>
              </w:rPr>
              <w:t>111</w:t>
            </w:r>
            <w:r>
              <w:rPr>
                <w:rFonts w:eastAsia="標楷體" w:hint="eastAsia"/>
                <w:b/>
                <w:bCs/>
                <w:sz w:val="20"/>
              </w:rPr>
              <w:t>年</w:t>
            </w:r>
            <w:r>
              <w:rPr>
                <w:rFonts w:eastAsia="標楷體"/>
                <w:b/>
                <w:bCs/>
                <w:sz w:val="20"/>
              </w:rPr>
              <w:t>1</w:t>
            </w:r>
            <w:r>
              <w:rPr>
                <w:rFonts w:eastAsia="標楷體" w:hint="eastAsia"/>
                <w:b/>
                <w:bCs/>
                <w:sz w:val="20"/>
              </w:rPr>
              <w:t>月</w:t>
            </w:r>
            <w:r>
              <w:rPr>
                <w:rFonts w:eastAsia="標楷體"/>
                <w:b/>
                <w:bCs/>
                <w:sz w:val="20"/>
              </w:rPr>
              <w:br/>
            </w:r>
            <w:r>
              <w:rPr>
                <w:rFonts w:eastAsia="標楷體" w:hint="eastAsia"/>
                <w:b/>
                <w:bCs/>
                <w:sz w:val="20"/>
              </w:rPr>
              <w:t>收入</w:t>
            </w:r>
          </w:p>
        </w:tc>
        <w:tc>
          <w:tcPr>
            <w:tcW w:w="1056" w:type="dxa"/>
            <w:tcBorders>
              <w:top w:val="single" w:sz="2" w:space="0" w:color="auto"/>
              <w:left w:val="single" w:sz="2" w:space="0" w:color="auto"/>
              <w:bottom w:val="single" w:sz="2" w:space="0" w:color="auto"/>
              <w:right w:val="single" w:sz="2" w:space="0" w:color="auto"/>
            </w:tcBorders>
            <w:vAlign w:val="center"/>
            <w:hideMark/>
          </w:tcPr>
          <w:p w14:paraId="1A05E8B1" w14:textId="77777777" w:rsidR="00D94437" w:rsidRDefault="00D94437">
            <w:pPr>
              <w:jc w:val="center"/>
              <w:rPr>
                <w:rFonts w:eastAsia="標楷體"/>
                <w:b/>
                <w:bCs/>
                <w:sz w:val="20"/>
              </w:rPr>
            </w:pPr>
            <w:r>
              <w:rPr>
                <w:rFonts w:eastAsia="標楷體"/>
                <w:b/>
                <w:bCs/>
                <w:sz w:val="20"/>
              </w:rPr>
              <w:t>112</w:t>
            </w:r>
            <w:r>
              <w:rPr>
                <w:rFonts w:eastAsia="標楷體" w:hint="eastAsia"/>
                <w:b/>
                <w:bCs/>
                <w:sz w:val="20"/>
              </w:rPr>
              <w:t>年</w:t>
            </w:r>
            <w:r>
              <w:rPr>
                <w:rFonts w:eastAsia="標楷體"/>
                <w:b/>
                <w:bCs/>
                <w:sz w:val="20"/>
              </w:rPr>
              <w:t>1</w:t>
            </w:r>
            <w:r>
              <w:rPr>
                <w:rFonts w:eastAsia="標楷體" w:hint="eastAsia"/>
                <w:b/>
                <w:bCs/>
                <w:sz w:val="20"/>
              </w:rPr>
              <w:t>月</w:t>
            </w:r>
            <w:r>
              <w:rPr>
                <w:rFonts w:eastAsia="標楷體"/>
                <w:b/>
                <w:bCs/>
                <w:sz w:val="20"/>
              </w:rPr>
              <w:br/>
            </w:r>
            <w:r>
              <w:rPr>
                <w:rFonts w:eastAsia="標楷體" w:hint="eastAsia"/>
                <w:b/>
                <w:bCs/>
                <w:sz w:val="20"/>
              </w:rPr>
              <w:t>收入</w:t>
            </w:r>
          </w:p>
        </w:tc>
        <w:tc>
          <w:tcPr>
            <w:tcW w:w="1056" w:type="dxa"/>
            <w:tcBorders>
              <w:top w:val="single" w:sz="2" w:space="0" w:color="auto"/>
              <w:left w:val="single" w:sz="2" w:space="0" w:color="auto"/>
              <w:bottom w:val="single" w:sz="2" w:space="0" w:color="auto"/>
              <w:right w:val="single" w:sz="2" w:space="0" w:color="auto"/>
            </w:tcBorders>
            <w:vAlign w:val="center"/>
            <w:hideMark/>
          </w:tcPr>
          <w:p w14:paraId="6FBC9ABA" w14:textId="77777777" w:rsidR="00D94437" w:rsidRDefault="00D94437">
            <w:pPr>
              <w:jc w:val="center"/>
              <w:rPr>
                <w:rFonts w:eastAsia="標楷體"/>
                <w:b/>
                <w:bCs/>
                <w:sz w:val="20"/>
              </w:rPr>
            </w:pPr>
            <w:r>
              <w:rPr>
                <w:rFonts w:eastAsia="標楷體"/>
                <w:b/>
                <w:bCs/>
                <w:sz w:val="20"/>
              </w:rPr>
              <w:t>113</w:t>
            </w:r>
            <w:r>
              <w:rPr>
                <w:rFonts w:eastAsia="標楷體" w:hint="eastAsia"/>
                <w:b/>
                <w:bCs/>
                <w:sz w:val="20"/>
              </w:rPr>
              <w:t>年</w:t>
            </w:r>
            <w:r>
              <w:rPr>
                <w:rFonts w:eastAsia="標楷體"/>
                <w:b/>
                <w:bCs/>
                <w:sz w:val="20"/>
              </w:rPr>
              <w:t>1</w:t>
            </w:r>
            <w:r>
              <w:rPr>
                <w:rFonts w:eastAsia="標楷體" w:hint="eastAsia"/>
                <w:b/>
                <w:bCs/>
                <w:sz w:val="20"/>
              </w:rPr>
              <w:t>月</w:t>
            </w:r>
            <w:r>
              <w:rPr>
                <w:rFonts w:eastAsia="標楷體"/>
                <w:b/>
                <w:bCs/>
                <w:sz w:val="20"/>
              </w:rPr>
              <w:br/>
            </w:r>
            <w:r>
              <w:rPr>
                <w:rFonts w:eastAsia="標楷體" w:hint="eastAsia"/>
                <w:b/>
                <w:bCs/>
                <w:sz w:val="20"/>
              </w:rPr>
              <w:t>收入</w:t>
            </w:r>
          </w:p>
        </w:tc>
        <w:tc>
          <w:tcPr>
            <w:tcW w:w="1056" w:type="dxa"/>
            <w:tcBorders>
              <w:top w:val="single" w:sz="2" w:space="0" w:color="auto"/>
              <w:left w:val="single" w:sz="2" w:space="0" w:color="auto"/>
              <w:bottom w:val="single" w:sz="2" w:space="0" w:color="auto"/>
              <w:right w:val="single" w:sz="2" w:space="0" w:color="auto"/>
            </w:tcBorders>
            <w:vAlign w:val="center"/>
            <w:hideMark/>
          </w:tcPr>
          <w:p w14:paraId="3188B5E7" w14:textId="77777777" w:rsidR="00D94437" w:rsidRDefault="00D94437">
            <w:pPr>
              <w:jc w:val="center"/>
              <w:rPr>
                <w:rFonts w:eastAsia="標楷體"/>
                <w:b/>
                <w:bCs/>
                <w:sz w:val="20"/>
              </w:rPr>
            </w:pPr>
            <w:r>
              <w:rPr>
                <w:rFonts w:eastAsia="標楷體"/>
                <w:b/>
                <w:bCs/>
                <w:sz w:val="20"/>
              </w:rPr>
              <w:t>114</w:t>
            </w:r>
            <w:r>
              <w:rPr>
                <w:rFonts w:eastAsia="標楷體" w:hint="eastAsia"/>
                <w:b/>
                <w:bCs/>
                <w:sz w:val="20"/>
              </w:rPr>
              <w:t>年</w:t>
            </w:r>
            <w:r>
              <w:rPr>
                <w:rFonts w:eastAsia="標楷體"/>
                <w:b/>
                <w:bCs/>
                <w:sz w:val="20"/>
              </w:rPr>
              <w:t>1</w:t>
            </w:r>
            <w:r>
              <w:rPr>
                <w:rFonts w:eastAsia="標楷體" w:hint="eastAsia"/>
                <w:b/>
                <w:bCs/>
                <w:sz w:val="20"/>
              </w:rPr>
              <w:t>月</w:t>
            </w:r>
            <w:r>
              <w:rPr>
                <w:rFonts w:eastAsia="標楷體"/>
                <w:b/>
                <w:bCs/>
                <w:sz w:val="20"/>
              </w:rPr>
              <w:br/>
            </w:r>
            <w:r>
              <w:rPr>
                <w:rFonts w:eastAsia="標楷體" w:hint="eastAsia"/>
                <w:b/>
                <w:bCs/>
                <w:sz w:val="20"/>
              </w:rPr>
              <w:t>收入</w:t>
            </w:r>
          </w:p>
        </w:tc>
        <w:tc>
          <w:tcPr>
            <w:tcW w:w="1056" w:type="dxa"/>
            <w:tcBorders>
              <w:top w:val="single" w:sz="2" w:space="0" w:color="auto"/>
              <w:left w:val="single" w:sz="2" w:space="0" w:color="auto"/>
              <w:bottom w:val="single" w:sz="2" w:space="0" w:color="auto"/>
              <w:right w:val="single" w:sz="2" w:space="0" w:color="auto"/>
            </w:tcBorders>
            <w:vAlign w:val="center"/>
            <w:hideMark/>
          </w:tcPr>
          <w:p w14:paraId="64B71AC9" w14:textId="77777777" w:rsidR="00D94437" w:rsidRDefault="00D94437">
            <w:pPr>
              <w:jc w:val="center"/>
              <w:rPr>
                <w:rFonts w:eastAsia="標楷體"/>
                <w:b/>
                <w:bCs/>
                <w:sz w:val="20"/>
              </w:rPr>
            </w:pPr>
            <w:r>
              <w:rPr>
                <w:rFonts w:eastAsia="標楷體"/>
                <w:b/>
                <w:bCs/>
                <w:sz w:val="20"/>
              </w:rPr>
              <w:t>114</w:t>
            </w:r>
            <w:r>
              <w:rPr>
                <w:rFonts w:eastAsia="標楷體" w:hint="eastAsia"/>
                <w:b/>
                <w:bCs/>
                <w:sz w:val="20"/>
              </w:rPr>
              <w:t>年收入目標達成率</w:t>
            </w:r>
          </w:p>
        </w:tc>
      </w:tr>
      <w:tr w:rsidR="00D94437" w14:paraId="25E9AAB1" w14:textId="77777777" w:rsidTr="00D94437">
        <w:trPr>
          <w:trHeight w:val="300"/>
          <w:jc w:val="center"/>
        </w:trPr>
        <w:tc>
          <w:tcPr>
            <w:tcW w:w="1563" w:type="dxa"/>
            <w:tcBorders>
              <w:top w:val="single" w:sz="2" w:space="0" w:color="auto"/>
              <w:left w:val="single" w:sz="2" w:space="0" w:color="auto"/>
              <w:bottom w:val="single" w:sz="2" w:space="0" w:color="auto"/>
              <w:right w:val="single" w:sz="2" w:space="0" w:color="auto"/>
            </w:tcBorders>
            <w:hideMark/>
          </w:tcPr>
          <w:p w14:paraId="034FE2EF" w14:textId="77777777" w:rsidR="00D94437" w:rsidRDefault="00D94437">
            <w:pPr>
              <w:rPr>
                <w:rFonts w:eastAsia="標楷體"/>
                <w:b/>
                <w:bCs/>
                <w:sz w:val="20"/>
              </w:rPr>
            </w:pPr>
            <w:r>
              <w:rPr>
                <w:rFonts w:eastAsia="標楷體" w:hint="eastAsia"/>
                <w:b/>
                <w:bCs/>
                <w:sz w:val="20"/>
              </w:rPr>
              <w:t>服務收入</w:t>
            </w:r>
          </w:p>
        </w:tc>
        <w:tc>
          <w:tcPr>
            <w:tcW w:w="785" w:type="dxa"/>
            <w:tcBorders>
              <w:top w:val="single" w:sz="2" w:space="0" w:color="auto"/>
              <w:left w:val="single" w:sz="2" w:space="0" w:color="auto"/>
              <w:bottom w:val="single" w:sz="2" w:space="0" w:color="auto"/>
              <w:right w:val="single" w:sz="4" w:space="0" w:color="auto"/>
            </w:tcBorders>
            <w:hideMark/>
          </w:tcPr>
          <w:p w14:paraId="2AC19649" w14:textId="77777777" w:rsidR="00D94437" w:rsidRDefault="00D94437">
            <w:pPr>
              <w:rPr>
                <w:rFonts w:eastAsia="標楷體"/>
                <w:b/>
                <w:bCs/>
                <w:sz w:val="20"/>
              </w:rPr>
            </w:pPr>
          </w:p>
        </w:tc>
        <w:tc>
          <w:tcPr>
            <w:tcW w:w="1056" w:type="dxa"/>
            <w:tcBorders>
              <w:top w:val="single" w:sz="4" w:space="0" w:color="auto"/>
              <w:left w:val="single" w:sz="4" w:space="0" w:color="auto"/>
              <w:bottom w:val="single" w:sz="4" w:space="0" w:color="auto"/>
              <w:right w:val="single" w:sz="4" w:space="0" w:color="auto"/>
            </w:tcBorders>
            <w:hideMark/>
          </w:tcPr>
          <w:p w14:paraId="5FAF2F7C" w14:textId="77777777" w:rsidR="00D94437" w:rsidRDefault="00D94437">
            <w:pPr>
              <w:jc w:val="right"/>
              <w:rPr>
                <w:rFonts w:eastAsia="標楷體"/>
                <w:b/>
                <w:bCs/>
                <w:sz w:val="20"/>
              </w:rPr>
            </w:pPr>
            <w:r>
              <w:rPr>
                <w:rFonts w:eastAsia="標楷體"/>
                <w:b/>
                <w:bCs/>
                <w:sz w:val="20"/>
              </w:rPr>
              <w:t>43,114</w:t>
            </w:r>
          </w:p>
        </w:tc>
        <w:tc>
          <w:tcPr>
            <w:tcW w:w="1056" w:type="dxa"/>
            <w:tcBorders>
              <w:top w:val="single" w:sz="4" w:space="0" w:color="auto"/>
              <w:left w:val="single" w:sz="4" w:space="0" w:color="auto"/>
              <w:bottom w:val="single" w:sz="4" w:space="0" w:color="auto"/>
              <w:right w:val="single" w:sz="4" w:space="0" w:color="auto"/>
            </w:tcBorders>
            <w:hideMark/>
          </w:tcPr>
          <w:p w14:paraId="5EBD8508" w14:textId="77777777" w:rsidR="00D94437" w:rsidRDefault="00D94437">
            <w:pPr>
              <w:jc w:val="right"/>
              <w:rPr>
                <w:rFonts w:eastAsia="標楷體"/>
                <w:b/>
                <w:bCs/>
                <w:sz w:val="20"/>
              </w:rPr>
            </w:pPr>
            <w:r>
              <w:rPr>
                <w:rFonts w:eastAsia="標楷體"/>
                <w:b/>
                <w:bCs/>
                <w:sz w:val="20"/>
              </w:rPr>
              <w:t>5,817</w:t>
            </w:r>
          </w:p>
        </w:tc>
        <w:tc>
          <w:tcPr>
            <w:tcW w:w="1056" w:type="dxa"/>
            <w:tcBorders>
              <w:top w:val="single" w:sz="4" w:space="0" w:color="auto"/>
              <w:left w:val="single" w:sz="4" w:space="0" w:color="auto"/>
              <w:bottom w:val="single" w:sz="4" w:space="0" w:color="auto"/>
              <w:right w:val="single" w:sz="4" w:space="0" w:color="auto"/>
            </w:tcBorders>
            <w:hideMark/>
          </w:tcPr>
          <w:p w14:paraId="27A56DB5" w14:textId="77777777" w:rsidR="00D94437" w:rsidRDefault="00D94437">
            <w:pPr>
              <w:jc w:val="right"/>
              <w:rPr>
                <w:rFonts w:eastAsia="標楷體"/>
                <w:b/>
                <w:bCs/>
                <w:sz w:val="20"/>
              </w:rPr>
            </w:pPr>
            <w:r>
              <w:rPr>
                <w:rFonts w:eastAsia="標楷體"/>
                <w:b/>
                <w:bCs/>
                <w:sz w:val="20"/>
              </w:rPr>
              <w:t>2,921</w:t>
            </w:r>
          </w:p>
        </w:tc>
        <w:tc>
          <w:tcPr>
            <w:tcW w:w="1056" w:type="dxa"/>
            <w:tcBorders>
              <w:top w:val="single" w:sz="2" w:space="0" w:color="auto"/>
              <w:left w:val="single" w:sz="4" w:space="0" w:color="auto"/>
              <w:bottom w:val="single" w:sz="2" w:space="0" w:color="auto"/>
              <w:right w:val="single" w:sz="2" w:space="0" w:color="auto"/>
            </w:tcBorders>
            <w:hideMark/>
          </w:tcPr>
          <w:p w14:paraId="106E7E84" w14:textId="77777777" w:rsidR="00D94437" w:rsidRDefault="00D94437">
            <w:pPr>
              <w:jc w:val="right"/>
              <w:rPr>
                <w:rFonts w:eastAsia="標楷體"/>
                <w:b/>
                <w:bCs/>
                <w:sz w:val="20"/>
              </w:rPr>
            </w:pPr>
            <w:r>
              <w:rPr>
                <w:rFonts w:eastAsia="標楷體"/>
                <w:b/>
                <w:bCs/>
                <w:sz w:val="20"/>
              </w:rPr>
              <w:t>3,464</w:t>
            </w:r>
          </w:p>
        </w:tc>
        <w:tc>
          <w:tcPr>
            <w:tcW w:w="1056" w:type="dxa"/>
            <w:tcBorders>
              <w:top w:val="single" w:sz="2" w:space="0" w:color="auto"/>
              <w:left w:val="single" w:sz="2" w:space="0" w:color="auto"/>
              <w:bottom w:val="single" w:sz="2" w:space="0" w:color="auto"/>
              <w:right w:val="single" w:sz="2" w:space="0" w:color="auto"/>
            </w:tcBorders>
            <w:hideMark/>
          </w:tcPr>
          <w:p w14:paraId="79F8458C" w14:textId="77777777" w:rsidR="00D94437" w:rsidRDefault="00D94437">
            <w:pPr>
              <w:jc w:val="right"/>
              <w:rPr>
                <w:rFonts w:eastAsia="標楷體"/>
                <w:b/>
                <w:bCs/>
                <w:sz w:val="20"/>
              </w:rPr>
            </w:pPr>
            <w:r>
              <w:rPr>
                <w:rFonts w:eastAsia="標楷體"/>
                <w:b/>
                <w:bCs/>
                <w:sz w:val="20"/>
              </w:rPr>
              <w:t>3,478</w:t>
            </w:r>
          </w:p>
        </w:tc>
        <w:tc>
          <w:tcPr>
            <w:tcW w:w="1056" w:type="dxa"/>
            <w:tcBorders>
              <w:top w:val="single" w:sz="2" w:space="0" w:color="auto"/>
              <w:left w:val="single" w:sz="2" w:space="0" w:color="auto"/>
              <w:bottom w:val="single" w:sz="2" w:space="0" w:color="auto"/>
              <w:right w:val="single" w:sz="2" w:space="0" w:color="auto"/>
            </w:tcBorders>
            <w:hideMark/>
          </w:tcPr>
          <w:p w14:paraId="44910385" w14:textId="77777777" w:rsidR="00D94437" w:rsidRDefault="00D94437">
            <w:pPr>
              <w:jc w:val="right"/>
              <w:rPr>
                <w:rFonts w:eastAsia="標楷體"/>
                <w:b/>
                <w:bCs/>
                <w:sz w:val="20"/>
              </w:rPr>
            </w:pPr>
            <w:r>
              <w:rPr>
                <w:rFonts w:eastAsia="標楷體"/>
                <w:b/>
                <w:bCs/>
                <w:sz w:val="20"/>
              </w:rPr>
              <w:t>5,352</w:t>
            </w:r>
          </w:p>
        </w:tc>
        <w:tc>
          <w:tcPr>
            <w:tcW w:w="1056" w:type="dxa"/>
            <w:tcBorders>
              <w:top w:val="single" w:sz="2" w:space="0" w:color="auto"/>
              <w:left w:val="single" w:sz="2" w:space="0" w:color="auto"/>
              <w:bottom w:val="single" w:sz="2" w:space="0" w:color="auto"/>
              <w:right w:val="single" w:sz="2" w:space="0" w:color="auto"/>
            </w:tcBorders>
            <w:hideMark/>
          </w:tcPr>
          <w:p w14:paraId="0A40E24E" w14:textId="77777777" w:rsidR="00D94437" w:rsidRDefault="00D94437">
            <w:pPr>
              <w:jc w:val="right"/>
              <w:rPr>
                <w:rFonts w:eastAsia="標楷體"/>
                <w:b/>
                <w:bCs/>
                <w:sz w:val="20"/>
              </w:rPr>
            </w:pPr>
            <w:r>
              <w:rPr>
                <w:rFonts w:eastAsia="標楷體"/>
                <w:b/>
                <w:bCs/>
                <w:sz w:val="20"/>
              </w:rPr>
              <w:t>3,367</w:t>
            </w:r>
          </w:p>
        </w:tc>
        <w:tc>
          <w:tcPr>
            <w:tcW w:w="1056" w:type="dxa"/>
            <w:tcBorders>
              <w:top w:val="single" w:sz="2" w:space="0" w:color="auto"/>
              <w:left w:val="single" w:sz="2" w:space="0" w:color="auto"/>
              <w:bottom w:val="single" w:sz="2" w:space="0" w:color="auto"/>
              <w:right w:val="single" w:sz="2" w:space="0" w:color="auto"/>
            </w:tcBorders>
            <w:hideMark/>
          </w:tcPr>
          <w:p w14:paraId="76368DC5" w14:textId="77777777" w:rsidR="00D94437" w:rsidRDefault="00D94437">
            <w:pPr>
              <w:jc w:val="right"/>
              <w:rPr>
                <w:rFonts w:eastAsia="標楷體"/>
                <w:b/>
                <w:bCs/>
                <w:sz w:val="20"/>
              </w:rPr>
            </w:pPr>
            <w:r>
              <w:rPr>
                <w:rFonts w:eastAsia="標楷體"/>
                <w:b/>
                <w:bCs/>
                <w:sz w:val="20"/>
              </w:rPr>
              <w:t>7.81%</w:t>
            </w:r>
          </w:p>
        </w:tc>
      </w:tr>
      <w:tr w:rsidR="00D94437" w14:paraId="49BBCCAC" w14:textId="77777777" w:rsidTr="00D94437">
        <w:trPr>
          <w:trHeight w:val="235"/>
          <w:jc w:val="center"/>
        </w:trPr>
        <w:tc>
          <w:tcPr>
            <w:tcW w:w="1563" w:type="dxa"/>
            <w:tcBorders>
              <w:top w:val="single" w:sz="2" w:space="0" w:color="auto"/>
              <w:left w:val="single" w:sz="2" w:space="0" w:color="auto"/>
              <w:bottom w:val="single" w:sz="2" w:space="0" w:color="auto"/>
              <w:right w:val="single" w:sz="2" w:space="0" w:color="auto"/>
            </w:tcBorders>
            <w:hideMark/>
          </w:tcPr>
          <w:p w14:paraId="1045FFFA" w14:textId="77777777" w:rsidR="00D94437" w:rsidRDefault="00D94437">
            <w:pPr>
              <w:ind w:firstLineChars="100" w:firstLine="200"/>
              <w:rPr>
                <w:rFonts w:eastAsia="標楷體"/>
                <w:sz w:val="20"/>
              </w:rPr>
            </w:pPr>
            <w:r>
              <w:rPr>
                <w:rFonts w:eastAsia="標楷體" w:hint="eastAsia"/>
                <w:sz w:val="20"/>
              </w:rPr>
              <w:t>常設展示廳</w:t>
            </w:r>
          </w:p>
        </w:tc>
        <w:tc>
          <w:tcPr>
            <w:tcW w:w="785" w:type="dxa"/>
            <w:tcBorders>
              <w:top w:val="single" w:sz="2" w:space="0" w:color="auto"/>
              <w:left w:val="single" w:sz="2" w:space="0" w:color="auto"/>
              <w:bottom w:val="single" w:sz="2" w:space="0" w:color="auto"/>
              <w:right w:val="single" w:sz="4" w:space="0" w:color="auto"/>
            </w:tcBorders>
            <w:vAlign w:val="center"/>
            <w:hideMark/>
          </w:tcPr>
          <w:p w14:paraId="6879CBB8" w14:textId="77777777" w:rsidR="00D94437" w:rsidRDefault="00D94437">
            <w:pPr>
              <w:jc w:val="center"/>
              <w:rPr>
                <w:rFonts w:eastAsia="標楷體"/>
                <w:sz w:val="18"/>
                <w:szCs w:val="18"/>
              </w:rPr>
            </w:pPr>
            <w:r>
              <w:rPr>
                <w:rFonts w:eastAsia="標楷體" w:hint="eastAsia"/>
                <w:sz w:val="20"/>
              </w:rPr>
              <w:t>公服組</w:t>
            </w:r>
          </w:p>
        </w:tc>
        <w:tc>
          <w:tcPr>
            <w:tcW w:w="1056" w:type="dxa"/>
            <w:tcBorders>
              <w:top w:val="single" w:sz="4" w:space="0" w:color="auto"/>
              <w:left w:val="single" w:sz="4" w:space="0" w:color="auto"/>
              <w:bottom w:val="single" w:sz="4" w:space="0" w:color="auto"/>
              <w:right w:val="single" w:sz="4" w:space="0" w:color="auto"/>
            </w:tcBorders>
            <w:hideMark/>
          </w:tcPr>
          <w:p w14:paraId="23895100" w14:textId="77777777" w:rsidR="00D94437" w:rsidRDefault="00D94437">
            <w:pPr>
              <w:jc w:val="right"/>
              <w:rPr>
                <w:rFonts w:eastAsia="標楷體"/>
                <w:sz w:val="20"/>
              </w:rPr>
            </w:pPr>
            <w:r>
              <w:rPr>
                <w:rFonts w:eastAsia="標楷體"/>
                <w:sz w:val="20"/>
              </w:rPr>
              <w:t>21,422</w:t>
            </w:r>
          </w:p>
        </w:tc>
        <w:tc>
          <w:tcPr>
            <w:tcW w:w="1056" w:type="dxa"/>
            <w:tcBorders>
              <w:top w:val="single" w:sz="4" w:space="0" w:color="auto"/>
              <w:left w:val="single" w:sz="4" w:space="0" w:color="auto"/>
              <w:bottom w:val="single" w:sz="4" w:space="0" w:color="auto"/>
              <w:right w:val="single" w:sz="4" w:space="0" w:color="auto"/>
            </w:tcBorders>
            <w:hideMark/>
          </w:tcPr>
          <w:p w14:paraId="65F529D7" w14:textId="77777777" w:rsidR="00D94437" w:rsidRDefault="00D94437">
            <w:pPr>
              <w:jc w:val="right"/>
              <w:rPr>
                <w:rFonts w:eastAsia="標楷體"/>
                <w:sz w:val="20"/>
              </w:rPr>
            </w:pPr>
            <w:r>
              <w:rPr>
                <w:rFonts w:eastAsia="標楷體"/>
                <w:sz w:val="20"/>
              </w:rPr>
              <w:t>1,855</w:t>
            </w:r>
          </w:p>
        </w:tc>
        <w:tc>
          <w:tcPr>
            <w:tcW w:w="1056" w:type="dxa"/>
            <w:tcBorders>
              <w:top w:val="single" w:sz="4" w:space="0" w:color="auto"/>
              <w:left w:val="single" w:sz="4" w:space="0" w:color="auto"/>
              <w:bottom w:val="single" w:sz="4" w:space="0" w:color="auto"/>
              <w:right w:val="single" w:sz="4" w:space="0" w:color="auto"/>
            </w:tcBorders>
            <w:hideMark/>
          </w:tcPr>
          <w:p w14:paraId="095309D5" w14:textId="77777777" w:rsidR="00D94437" w:rsidRDefault="00D94437">
            <w:pPr>
              <w:jc w:val="right"/>
              <w:rPr>
                <w:rFonts w:eastAsia="標楷體"/>
                <w:sz w:val="20"/>
              </w:rPr>
            </w:pPr>
            <w:r>
              <w:rPr>
                <w:rFonts w:eastAsia="標楷體"/>
                <w:sz w:val="20"/>
              </w:rPr>
              <w:t>759</w:t>
            </w:r>
          </w:p>
        </w:tc>
        <w:tc>
          <w:tcPr>
            <w:tcW w:w="1056" w:type="dxa"/>
            <w:tcBorders>
              <w:top w:val="single" w:sz="2" w:space="0" w:color="auto"/>
              <w:left w:val="single" w:sz="4" w:space="0" w:color="auto"/>
              <w:bottom w:val="single" w:sz="2" w:space="0" w:color="auto"/>
              <w:right w:val="single" w:sz="2" w:space="0" w:color="auto"/>
            </w:tcBorders>
            <w:hideMark/>
          </w:tcPr>
          <w:p w14:paraId="51ACD2FF" w14:textId="77777777" w:rsidR="00D94437" w:rsidRDefault="00D94437">
            <w:pPr>
              <w:jc w:val="right"/>
              <w:rPr>
                <w:rFonts w:eastAsia="標楷體"/>
                <w:sz w:val="20"/>
              </w:rPr>
            </w:pPr>
            <w:r>
              <w:rPr>
                <w:rFonts w:eastAsia="標楷體"/>
                <w:sz w:val="20"/>
              </w:rPr>
              <w:t>852</w:t>
            </w:r>
          </w:p>
        </w:tc>
        <w:tc>
          <w:tcPr>
            <w:tcW w:w="1056" w:type="dxa"/>
            <w:tcBorders>
              <w:top w:val="single" w:sz="2" w:space="0" w:color="auto"/>
              <w:left w:val="single" w:sz="2" w:space="0" w:color="auto"/>
              <w:bottom w:val="single" w:sz="2" w:space="0" w:color="auto"/>
              <w:right w:val="single" w:sz="2" w:space="0" w:color="auto"/>
            </w:tcBorders>
            <w:hideMark/>
          </w:tcPr>
          <w:p w14:paraId="6E275754" w14:textId="77777777" w:rsidR="00D94437" w:rsidRDefault="00D94437">
            <w:pPr>
              <w:jc w:val="right"/>
              <w:rPr>
                <w:rFonts w:eastAsia="標楷體"/>
                <w:sz w:val="20"/>
              </w:rPr>
            </w:pPr>
            <w:r>
              <w:rPr>
                <w:rFonts w:eastAsia="標楷體"/>
                <w:sz w:val="20"/>
              </w:rPr>
              <w:t>1,463</w:t>
            </w:r>
          </w:p>
        </w:tc>
        <w:tc>
          <w:tcPr>
            <w:tcW w:w="1056" w:type="dxa"/>
            <w:tcBorders>
              <w:top w:val="single" w:sz="2" w:space="0" w:color="auto"/>
              <w:left w:val="single" w:sz="2" w:space="0" w:color="auto"/>
              <w:bottom w:val="single" w:sz="2" w:space="0" w:color="auto"/>
              <w:right w:val="single" w:sz="2" w:space="0" w:color="auto"/>
            </w:tcBorders>
            <w:hideMark/>
          </w:tcPr>
          <w:p w14:paraId="764E116C" w14:textId="77777777" w:rsidR="00D94437" w:rsidRDefault="00D94437">
            <w:pPr>
              <w:jc w:val="right"/>
              <w:rPr>
                <w:rFonts w:eastAsia="標楷體"/>
                <w:sz w:val="20"/>
              </w:rPr>
            </w:pPr>
            <w:r>
              <w:rPr>
                <w:rFonts w:eastAsia="標楷體"/>
                <w:sz w:val="20"/>
              </w:rPr>
              <w:t>1,274</w:t>
            </w:r>
          </w:p>
        </w:tc>
        <w:tc>
          <w:tcPr>
            <w:tcW w:w="1056" w:type="dxa"/>
            <w:tcBorders>
              <w:top w:val="single" w:sz="2" w:space="0" w:color="auto"/>
              <w:left w:val="single" w:sz="2" w:space="0" w:color="auto"/>
              <w:bottom w:val="single" w:sz="2" w:space="0" w:color="auto"/>
              <w:right w:val="single" w:sz="2" w:space="0" w:color="auto"/>
            </w:tcBorders>
            <w:hideMark/>
          </w:tcPr>
          <w:p w14:paraId="2BFF4942" w14:textId="77777777" w:rsidR="00D94437" w:rsidRDefault="00D94437">
            <w:pPr>
              <w:jc w:val="right"/>
              <w:rPr>
                <w:rFonts w:eastAsia="標楷體"/>
                <w:sz w:val="20"/>
              </w:rPr>
            </w:pPr>
            <w:r>
              <w:rPr>
                <w:rFonts w:eastAsia="標楷體"/>
                <w:sz w:val="20"/>
              </w:rPr>
              <w:t>1,848</w:t>
            </w:r>
          </w:p>
        </w:tc>
        <w:tc>
          <w:tcPr>
            <w:tcW w:w="1056" w:type="dxa"/>
            <w:tcBorders>
              <w:top w:val="single" w:sz="2" w:space="0" w:color="auto"/>
              <w:left w:val="single" w:sz="2" w:space="0" w:color="auto"/>
              <w:bottom w:val="single" w:sz="2" w:space="0" w:color="auto"/>
              <w:right w:val="single" w:sz="2" w:space="0" w:color="auto"/>
            </w:tcBorders>
            <w:hideMark/>
          </w:tcPr>
          <w:p w14:paraId="7BAA278A" w14:textId="77777777" w:rsidR="00D94437" w:rsidRDefault="00D94437">
            <w:pPr>
              <w:jc w:val="right"/>
              <w:rPr>
                <w:rFonts w:eastAsia="標楷體"/>
                <w:sz w:val="20"/>
              </w:rPr>
            </w:pPr>
            <w:r>
              <w:rPr>
                <w:rFonts w:eastAsia="標楷體"/>
                <w:b/>
                <w:bCs/>
                <w:sz w:val="20"/>
              </w:rPr>
              <w:t>8.63%</w:t>
            </w:r>
          </w:p>
        </w:tc>
      </w:tr>
      <w:tr w:rsidR="00D94437" w14:paraId="082AAF1A" w14:textId="77777777" w:rsidTr="00D94437">
        <w:trPr>
          <w:trHeight w:val="300"/>
          <w:jc w:val="center"/>
        </w:trPr>
        <w:tc>
          <w:tcPr>
            <w:tcW w:w="1563" w:type="dxa"/>
            <w:tcBorders>
              <w:top w:val="single" w:sz="2" w:space="0" w:color="auto"/>
              <w:left w:val="single" w:sz="2" w:space="0" w:color="auto"/>
              <w:bottom w:val="single" w:sz="2" w:space="0" w:color="auto"/>
              <w:right w:val="single" w:sz="2" w:space="0" w:color="auto"/>
            </w:tcBorders>
            <w:hideMark/>
          </w:tcPr>
          <w:p w14:paraId="44A7BFEC" w14:textId="77777777" w:rsidR="00D94437" w:rsidRDefault="00D94437">
            <w:pPr>
              <w:ind w:firstLineChars="100" w:firstLine="200"/>
              <w:rPr>
                <w:rFonts w:eastAsia="標楷體"/>
                <w:sz w:val="20"/>
              </w:rPr>
            </w:pPr>
            <w:r>
              <w:rPr>
                <w:rFonts w:eastAsia="標楷體" w:hint="eastAsia"/>
                <w:sz w:val="20"/>
              </w:rPr>
              <w:t>特展</w:t>
            </w:r>
          </w:p>
        </w:tc>
        <w:tc>
          <w:tcPr>
            <w:tcW w:w="785" w:type="dxa"/>
            <w:tcBorders>
              <w:top w:val="single" w:sz="2" w:space="0" w:color="auto"/>
              <w:left w:val="single" w:sz="2" w:space="0" w:color="auto"/>
              <w:bottom w:val="single" w:sz="2" w:space="0" w:color="auto"/>
              <w:right w:val="single" w:sz="4" w:space="0" w:color="auto"/>
            </w:tcBorders>
            <w:vAlign w:val="center"/>
            <w:hideMark/>
          </w:tcPr>
          <w:p w14:paraId="727A879D" w14:textId="77777777" w:rsidR="00D94437" w:rsidRDefault="00D94437">
            <w:pPr>
              <w:jc w:val="center"/>
              <w:rPr>
                <w:rFonts w:eastAsia="標楷體"/>
                <w:sz w:val="18"/>
                <w:szCs w:val="18"/>
              </w:rPr>
            </w:pPr>
            <w:r>
              <w:rPr>
                <w:rFonts w:eastAsia="標楷體" w:hint="eastAsia"/>
                <w:sz w:val="20"/>
              </w:rPr>
              <w:t>展示組</w:t>
            </w:r>
          </w:p>
        </w:tc>
        <w:tc>
          <w:tcPr>
            <w:tcW w:w="1056" w:type="dxa"/>
            <w:tcBorders>
              <w:top w:val="single" w:sz="4" w:space="0" w:color="auto"/>
              <w:left w:val="single" w:sz="4" w:space="0" w:color="auto"/>
              <w:bottom w:val="single" w:sz="4" w:space="0" w:color="auto"/>
              <w:right w:val="single" w:sz="4" w:space="0" w:color="auto"/>
            </w:tcBorders>
            <w:hideMark/>
          </w:tcPr>
          <w:p w14:paraId="61B18BCB" w14:textId="77777777" w:rsidR="00D94437" w:rsidRDefault="00D94437">
            <w:pPr>
              <w:jc w:val="right"/>
              <w:rPr>
                <w:rFonts w:eastAsia="標楷體"/>
                <w:sz w:val="20"/>
              </w:rPr>
            </w:pPr>
            <w:r>
              <w:rPr>
                <w:rFonts w:eastAsia="標楷體"/>
                <w:sz w:val="20"/>
              </w:rPr>
              <w:t>11,500</w:t>
            </w:r>
          </w:p>
        </w:tc>
        <w:tc>
          <w:tcPr>
            <w:tcW w:w="1056" w:type="dxa"/>
            <w:tcBorders>
              <w:top w:val="single" w:sz="4" w:space="0" w:color="auto"/>
              <w:left w:val="single" w:sz="4" w:space="0" w:color="auto"/>
              <w:bottom w:val="single" w:sz="4" w:space="0" w:color="auto"/>
              <w:right w:val="single" w:sz="4" w:space="0" w:color="auto"/>
            </w:tcBorders>
            <w:hideMark/>
          </w:tcPr>
          <w:p w14:paraId="734CCB07" w14:textId="77777777" w:rsidR="00D94437" w:rsidRDefault="00D94437">
            <w:pPr>
              <w:jc w:val="right"/>
              <w:rPr>
                <w:rFonts w:eastAsia="標楷體"/>
                <w:sz w:val="20"/>
              </w:rPr>
            </w:pPr>
            <w:r>
              <w:rPr>
                <w:rFonts w:eastAsia="標楷體"/>
                <w:sz w:val="20"/>
              </w:rPr>
              <w:t>3,238</w:t>
            </w:r>
          </w:p>
        </w:tc>
        <w:tc>
          <w:tcPr>
            <w:tcW w:w="1056" w:type="dxa"/>
            <w:tcBorders>
              <w:top w:val="single" w:sz="4" w:space="0" w:color="auto"/>
              <w:left w:val="single" w:sz="4" w:space="0" w:color="auto"/>
              <w:bottom w:val="single" w:sz="4" w:space="0" w:color="auto"/>
              <w:right w:val="single" w:sz="4" w:space="0" w:color="auto"/>
            </w:tcBorders>
            <w:hideMark/>
          </w:tcPr>
          <w:p w14:paraId="6415B50A" w14:textId="77777777" w:rsidR="00D94437" w:rsidRDefault="00D94437">
            <w:pPr>
              <w:jc w:val="right"/>
              <w:rPr>
                <w:rFonts w:eastAsia="標楷體"/>
                <w:sz w:val="20"/>
              </w:rPr>
            </w:pPr>
            <w:r>
              <w:rPr>
                <w:rFonts w:eastAsia="標楷體"/>
                <w:sz w:val="20"/>
              </w:rPr>
              <w:t>1,635</w:t>
            </w:r>
          </w:p>
        </w:tc>
        <w:tc>
          <w:tcPr>
            <w:tcW w:w="1056" w:type="dxa"/>
            <w:tcBorders>
              <w:top w:val="single" w:sz="2" w:space="0" w:color="auto"/>
              <w:left w:val="single" w:sz="4" w:space="0" w:color="auto"/>
              <w:bottom w:val="single" w:sz="2" w:space="0" w:color="auto"/>
              <w:right w:val="single" w:sz="2" w:space="0" w:color="auto"/>
            </w:tcBorders>
            <w:hideMark/>
          </w:tcPr>
          <w:p w14:paraId="2FCF373F" w14:textId="77777777" w:rsidR="00D94437" w:rsidRDefault="00D94437">
            <w:pPr>
              <w:jc w:val="right"/>
              <w:rPr>
                <w:rFonts w:eastAsia="標楷體"/>
                <w:sz w:val="20"/>
              </w:rPr>
            </w:pPr>
            <w:r>
              <w:rPr>
                <w:rFonts w:eastAsia="標楷體"/>
                <w:sz w:val="20"/>
              </w:rPr>
              <w:t>2,264</w:t>
            </w:r>
          </w:p>
        </w:tc>
        <w:tc>
          <w:tcPr>
            <w:tcW w:w="1056" w:type="dxa"/>
            <w:tcBorders>
              <w:top w:val="single" w:sz="2" w:space="0" w:color="auto"/>
              <w:left w:val="single" w:sz="2" w:space="0" w:color="auto"/>
              <w:bottom w:val="single" w:sz="2" w:space="0" w:color="auto"/>
              <w:right w:val="single" w:sz="2" w:space="0" w:color="auto"/>
            </w:tcBorders>
            <w:hideMark/>
          </w:tcPr>
          <w:p w14:paraId="3B8733F8" w14:textId="77777777" w:rsidR="00D94437" w:rsidRDefault="00D94437">
            <w:pPr>
              <w:jc w:val="right"/>
              <w:rPr>
                <w:rFonts w:eastAsia="標楷體"/>
                <w:sz w:val="20"/>
              </w:rPr>
            </w:pPr>
            <w:r>
              <w:rPr>
                <w:rFonts w:eastAsia="標楷體"/>
                <w:sz w:val="20"/>
              </w:rPr>
              <w:t>1,209</w:t>
            </w:r>
          </w:p>
        </w:tc>
        <w:tc>
          <w:tcPr>
            <w:tcW w:w="1056" w:type="dxa"/>
            <w:tcBorders>
              <w:top w:val="single" w:sz="2" w:space="0" w:color="auto"/>
              <w:left w:val="single" w:sz="2" w:space="0" w:color="auto"/>
              <w:bottom w:val="single" w:sz="2" w:space="0" w:color="auto"/>
              <w:right w:val="single" w:sz="2" w:space="0" w:color="auto"/>
            </w:tcBorders>
            <w:hideMark/>
          </w:tcPr>
          <w:p w14:paraId="4CE180E4" w14:textId="77777777" w:rsidR="00D94437" w:rsidRDefault="00D94437">
            <w:pPr>
              <w:jc w:val="right"/>
              <w:rPr>
                <w:rFonts w:eastAsia="標楷體"/>
                <w:sz w:val="20"/>
              </w:rPr>
            </w:pPr>
            <w:r>
              <w:rPr>
                <w:rFonts w:eastAsia="標楷體"/>
                <w:sz w:val="20"/>
              </w:rPr>
              <w:t>3,491</w:t>
            </w:r>
          </w:p>
        </w:tc>
        <w:tc>
          <w:tcPr>
            <w:tcW w:w="1056" w:type="dxa"/>
            <w:tcBorders>
              <w:top w:val="single" w:sz="2" w:space="0" w:color="auto"/>
              <w:left w:val="single" w:sz="2" w:space="0" w:color="auto"/>
              <w:bottom w:val="single" w:sz="2" w:space="0" w:color="auto"/>
              <w:right w:val="single" w:sz="2" w:space="0" w:color="auto"/>
            </w:tcBorders>
            <w:hideMark/>
          </w:tcPr>
          <w:p w14:paraId="021A95D4" w14:textId="77777777" w:rsidR="00D94437" w:rsidRDefault="00D94437">
            <w:pPr>
              <w:jc w:val="right"/>
              <w:rPr>
                <w:rFonts w:eastAsia="標楷體"/>
                <w:sz w:val="20"/>
              </w:rPr>
            </w:pPr>
            <w:r>
              <w:rPr>
                <w:rFonts w:eastAsia="標楷體"/>
                <w:sz w:val="20"/>
              </w:rPr>
              <w:t>774</w:t>
            </w:r>
          </w:p>
        </w:tc>
        <w:tc>
          <w:tcPr>
            <w:tcW w:w="1056" w:type="dxa"/>
            <w:tcBorders>
              <w:top w:val="single" w:sz="2" w:space="0" w:color="auto"/>
              <w:left w:val="single" w:sz="2" w:space="0" w:color="auto"/>
              <w:bottom w:val="single" w:sz="2" w:space="0" w:color="auto"/>
              <w:right w:val="single" w:sz="2" w:space="0" w:color="auto"/>
            </w:tcBorders>
            <w:hideMark/>
          </w:tcPr>
          <w:p w14:paraId="50F2A82D" w14:textId="77777777" w:rsidR="00D94437" w:rsidRDefault="00D94437">
            <w:pPr>
              <w:jc w:val="right"/>
              <w:rPr>
                <w:rFonts w:eastAsia="標楷體"/>
                <w:sz w:val="20"/>
              </w:rPr>
            </w:pPr>
            <w:r>
              <w:rPr>
                <w:rFonts w:eastAsia="標楷體"/>
                <w:b/>
                <w:bCs/>
                <w:color w:val="FF0000"/>
                <w:sz w:val="20"/>
              </w:rPr>
              <w:t>6.73%</w:t>
            </w:r>
          </w:p>
        </w:tc>
      </w:tr>
      <w:tr w:rsidR="00D94437" w14:paraId="61B43D4F" w14:textId="77777777" w:rsidTr="00D94437">
        <w:trPr>
          <w:trHeight w:val="300"/>
          <w:jc w:val="center"/>
        </w:trPr>
        <w:tc>
          <w:tcPr>
            <w:tcW w:w="1563" w:type="dxa"/>
            <w:tcBorders>
              <w:top w:val="single" w:sz="2" w:space="0" w:color="auto"/>
              <w:left w:val="single" w:sz="2" w:space="0" w:color="auto"/>
              <w:bottom w:val="single" w:sz="2" w:space="0" w:color="auto"/>
              <w:right w:val="single" w:sz="2" w:space="0" w:color="auto"/>
            </w:tcBorders>
            <w:hideMark/>
          </w:tcPr>
          <w:p w14:paraId="688C4060" w14:textId="77777777" w:rsidR="00D94437" w:rsidRDefault="00D94437">
            <w:pPr>
              <w:ind w:firstLineChars="100" w:firstLine="200"/>
              <w:rPr>
                <w:rFonts w:eastAsia="標楷體"/>
                <w:sz w:val="20"/>
              </w:rPr>
            </w:pPr>
            <w:r>
              <w:rPr>
                <w:rFonts w:eastAsia="標楷體" w:hint="eastAsia"/>
                <w:sz w:val="20"/>
              </w:rPr>
              <w:t>電影院</w:t>
            </w:r>
          </w:p>
        </w:tc>
        <w:tc>
          <w:tcPr>
            <w:tcW w:w="785" w:type="dxa"/>
            <w:tcBorders>
              <w:top w:val="single" w:sz="2" w:space="0" w:color="auto"/>
              <w:left w:val="single" w:sz="2" w:space="0" w:color="auto"/>
              <w:bottom w:val="single" w:sz="2" w:space="0" w:color="auto"/>
              <w:right w:val="single" w:sz="4" w:space="0" w:color="auto"/>
            </w:tcBorders>
            <w:vAlign w:val="center"/>
            <w:hideMark/>
          </w:tcPr>
          <w:p w14:paraId="678E8B19" w14:textId="77777777" w:rsidR="00D94437" w:rsidRDefault="00D94437">
            <w:pPr>
              <w:jc w:val="center"/>
              <w:rPr>
                <w:rFonts w:eastAsia="標楷體"/>
                <w:sz w:val="18"/>
                <w:szCs w:val="18"/>
              </w:rPr>
            </w:pPr>
            <w:r>
              <w:rPr>
                <w:rFonts w:eastAsia="標楷體" w:hint="eastAsia"/>
                <w:sz w:val="20"/>
              </w:rPr>
              <w:t>公服組</w:t>
            </w:r>
          </w:p>
        </w:tc>
        <w:tc>
          <w:tcPr>
            <w:tcW w:w="1056" w:type="dxa"/>
            <w:tcBorders>
              <w:top w:val="single" w:sz="4" w:space="0" w:color="auto"/>
              <w:left w:val="single" w:sz="4" w:space="0" w:color="auto"/>
              <w:bottom w:val="single" w:sz="4" w:space="0" w:color="auto"/>
              <w:right w:val="single" w:sz="4" w:space="0" w:color="auto"/>
            </w:tcBorders>
            <w:hideMark/>
          </w:tcPr>
          <w:p w14:paraId="627B3152" w14:textId="77777777" w:rsidR="00D94437" w:rsidRDefault="00D94437">
            <w:pPr>
              <w:jc w:val="right"/>
              <w:rPr>
                <w:rFonts w:eastAsia="標楷體"/>
                <w:sz w:val="20"/>
              </w:rPr>
            </w:pPr>
            <w:r>
              <w:rPr>
                <w:rFonts w:eastAsia="標楷體"/>
                <w:sz w:val="20"/>
              </w:rPr>
              <w:t>5,002</w:t>
            </w:r>
          </w:p>
        </w:tc>
        <w:tc>
          <w:tcPr>
            <w:tcW w:w="1056" w:type="dxa"/>
            <w:tcBorders>
              <w:top w:val="single" w:sz="4" w:space="0" w:color="auto"/>
              <w:left w:val="single" w:sz="4" w:space="0" w:color="auto"/>
              <w:bottom w:val="single" w:sz="4" w:space="0" w:color="auto"/>
              <w:right w:val="single" w:sz="4" w:space="0" w:color="auto"/>
            </w:tcBorders>
            <w:hideMark/>
          </w:tcPr>
          <w:p w14:paraId="2B1FFE91" w14:textId="77777777" w:rsidR="00D94437" w:rsidRDefault="00D94437">
            <w:pPr>
              <w:jc w:val="right"/>
              <w:rPr>
                <w:rFonts w:eastAsia="標楷體"/>
                <w:sz w:val="20"/>
              </w:rPr>
            </w:pPr>
            <w:r>
              <w:rPr>
                <w:rFonts w:eastAsia="標楷體"/>
                <w:sz w:val="20"/>
              </w:rPr>
              <w:t>366</w:t>
            </w:r>
          </w:p>
        </w:tc>
        <w:tc>
          <w:tcPr>
            <w:tcW w:w="1056" w:type="dxa"/>
            <w:tcBorders>
              <w:top w:val="single" w:sz="4" w:space="0" w:color="auto"/>
              <w:left w:val="single" w:sz="4" w:space="0" w:color="auto"/>
              <w:bottom w:val="single" w:sz="4" w:space="0" w:color="auto"/>
              <w:right w:val="single" w:sz="4" w:space="0" w:color="auto"/>
            </w:tcBorders>
            <w:hideMark/>
          </w:tcPr>
          <w:p w14:paraId="0575CA1C" w14:textId="77777777" w:rsidR="00D94437" w:rsidRDefault="00D94437">
            <w:pPr>
              <w:jc w:val="right"/>
              <w:rPr>
                <w:rFonts w:eastAsia="標楷體"/>
                <w:sz w:val="20"/>
              </w:rPr>
            </w:pPr>
            <w:r>
              <w:rPr>
                <w:rFonts w:eastAsia="標楷體"/>
                <w:sz w:val="20"/>
              </w:rPr>
              <w:t>277</w:t>
            </w:r>
          </w:p>
        </w:tc>
        <w:tc>
          <w:tcPr>
            <w:tcW w:w="1056" w:type="dxa"/>
            <w:tcBorders>
              <w:top w:val="single" w:sz="2" w:space="0" w:color="auto"/>
              <w:left w:val="single" w:sz="4" w:space="0" w:color="auto"/>
              <w:bottom w:val="single" w:sz="2" w:space="0" w:color="auto"/>
              <w:right w:val="single" w:sz="2" w:space="0" w:color="auto"/>
            </w:tcBorders>
            <w:hideMark/>
          </w:tcPr>
          <w:p w14:paraId="12D747F3" w14:textId="77777777" w:rsidR="00D94437" w:rsidRDefault="00D94437">
            <w:pPr>
              <w:jc w:val="right"/>
              <w:rPr>
                <w:rFonts w:eastAsia="標楷體"/>
                <w:sz w:val="20"/>
              </w:rPr>
            </w:pPr>
            <w:r>
              <w:rPr>
                <w:rFonts w:eastAsia="標楷體"/>
                <w:sz w:val="20"/>
              </w:rPr>
              <w:t>127</w:t>
            </w:r>
          </w:p>
        </w:tc>
        <w:tc>
          <w:tcPr>
            <w:tcW w:w="1056" w:type="dxa"/>
            <w:tcBorders>
              <w:top w:val="single" w:sz="2" w:space="0" w:color="auto"/>
              <w:left w:val="single" w:sz="2" w:space="0" w:color="auto"/>
              <w:bottom w:val="single" w:sz="2" w:space="0" w:color="auto"/>
              <w:right w:val="single" w:sz="2" w:space="0" w:color="auto"/>
            </w:tcBorders>
            <w:hideMark/>
          </w:tcPr>
          <w:p w14:paraId="67EFFC75" w14:textId="77777777" w:rsidR="00D94437" w:rsidRDefault="00D94437">
            <w:pPr>
              <w:jc w:val="right"/>
              <w:rPr>
                <w:rFonts w:eastAsia="標楷體"/>
                <w:sz w:val="20"/>
              </w:rPr>
            </w:pPr>
            <w:r>
              <w:rPr>
                <w:rFonts w:eastAsia="標楷體"/>
                <w:sz w:val="20"/>
              </w:rPr>
              <w:t>409</w:t>
            </w:r>
          </w:p>
        </w:tc>
        <w:tc>
          <w:tcPr>
            <w:tcW w:w="1056" w:type="dxa"/>
            <w:tcBorders>
              <w:top w:val="single" w:sz="2" w:space="0" w:color="auto"/>
              <w:left w:val="single" w:sz="2" w:space="0" w:color="auto"/>
              <w:bottom w:val="single" w:sz="2" w:space="0" w:color="auto"/>
              <w:right w:val="single" w:sz="2" w:space="0" w:color="auto"/>
            </w:tcBorders>
            <w:hideMark/>
          </w:tcPr>
          <w:p w14:paraId="7CB503C5" w14:textId="77777777" w:rsidR="00D94437" w:rsidRDefault="00D94437">
            <w:pPr>
              <w:jc w:val="right"/>
              <w:rPr>
                <w:rFonts w:eastAsia="標楷體"/>
                <w:sz w:val="20"/>
              </w:rPr>
            </w:pPr>
            <w:r>
              <w:rPr>
                <w:rFonts w:eastAsia="標楷體"/>
                <w:sz w:val="20"/>
              </w:rPr>
              <w:t>257</w:t>
            </w:r>
          </w:p>
        </w:tc>
        <w:tc>
          <w:tcPr>
            <w:tcW w:w="1056" w:type="dxa"/>
            <w:tcBorders>
              <w:top w:val="single" w:sz="2" w:space="0" w:color="auto"/>
              <w:left w:val="single" w:sz="2" w:space="0" w:color="auto"/>
              <w:bottom w:val="single" w:sz="2" w:space="0" w:color="auto"/>
              <w:right w:val="single" w:sz="2" w:space="0" w:color="auto"/>
            </w:tcBorders>
            <w:hideMark/>
          </w:tcPr>
          <w:p w14:paraId="475E92A7" w14:textId="77777777" w:rsidR="00D94437" w:rsidRDefault="00D94437">
            <w:pPr>
              <w:jc w:val="right"/>
              <w:rPr>
                <w:rFonts w:eastAsia="標楷體"/>
                <w:sz w:val="20"/>
              </w:rPr>
            </w:pPr>
            <w:r>
              <w:rPr>
                <w:rFonts w:eastAsia="標楷體"/>
                <w:sz w:val="20"/>
              </w:rPr>
              <w:t>366</w:t>
            </w:r>
          </w:p>
        </w:tc>
        <w:tc>
          <w:tcPr>
            <w:tcW w:w="1056" w:type="dxa"/>
            <w:tcBorders>
              <w:top w:val="single" w:sz="2" w:space="0" w:color="auto"/>
              <w:left w:val="single" w:sz="2" w:space="0" w:color="auto"/>
              <w:bottom w:val="single" w:sz="2" w:space="0" w:color="auto"/>
              <w:right w:val="single" w:sz="2" w:space="0" w:color="auto"/>
            </w:tcBorders>
            <w:hideMark/>
          </w:tcPr>
          <w:p w14:paraId="122CF4B3" w14:textId="77777777" w:rsidR="00D94437" w:rsidRDefault="00D94437">
            <w:pPr>
              <w:jc w:val="right"/>
              <w:rPr>
                <w:rFonts w:eastAsia="標楷體"/>
                <w:color w:val="FF0000"/>
                <w:sz w:val="20"/>
              </w:rPr>
            </w:pPr>
            <w:r>
              <w:rPr>
                <w:rFonts w:eastAsia="標楷體"/>
                <w:b/>
                <w:bCs/>
                <w:color w:val="FF0000"/>
                <w:sz w:val="20"/>
              </w:rPr>
              <w:t>7.32%</w:t>
            </w:r>
          </w:p>
        </w:tc>
      </w:tr>
      <w:tr w:rsidR="00D94437" w14:paraId="1880C990" w14:textId="77777777" w:rsidTr="00D94437">
        <w:trPr>
          <w:trHeight w:val="300"/>
          <w:jc w:val="center"/>
        </w:trPr>
        <w:tc>
          <w:tcPr>
            <w:tcW w:w="1563" w:type="dxa"/>
            <w:tcBorders>
              <w:top w:val="single" w:sz="2" w:space="0" w:color="auto"/>
              <w:left w:val="single" w:sz="2" w:space="0" w:color="auto"/>
              <w:bottom w:val="single" w:sz="2" w:space="0" w:color="auto"/>
              <w:right w:val="single" w:sz="2" w:space="0" w:color="auto"/>
            </w:tcBorders>
            <w:hideMark/>
          </w:tcPr>
          <w:p w14:paraId="5AA0E813" w14:textId="77777777" w:rsidR="00D94437" w:rsidRDefault="00D94437">
            <w:pPr>
              <w:ind w:firstLineChars="100" w:firstLine="200"/>
              <w:rPr>
                <w:rFonts w:eastAsia="標楷體"/>
                <w:sz w:val="20"/>
              </w:rPr>
            </w:pPr>
            <w:r>
              <w:rPr>
                <w:rFonts w:eastAsia="標楷體" w:hint="eastAsia"/>
                <w:sz w:val="20"/>
              </w:rPr>
              <w:t>體驗設施</w:t>
            </w:r>
          </w:p>
        </w:tc>
        <w:tc>
          <w:tcPr>
            <w:tcW w:w="785" w:type="dxa"/>
            <w:tcBorders>
              <w:top w:val="single" w:sz="2" w:space="0" w:color="auto"/>
              <w:left w:val="single" w:sz="2" w:space="0" w:color="auto"/>
              <w:bottom w:val="single" w:sz="2" w:space="0" w:color="auto"/>
              <w:right w:val="single" w:sz="4" w:space="0" w:color="auto"/>
            </w:tcBorders>
            <w:vAlign w:val="center"/>
            <w:hideMark/>
          </w:tcPr>
          <w:p w14:paraId="69F3FBB7" w14:textId="77777777" w:rsidR="00D94437" w:rsidRDefault="00D94437">
            <w:pPr>
              <w:jc w:val="center"/>
              <w:rPr>
                <w:rFonts w:eastAsia="標楷體"/>
                <w:sz w:val="18"/>
                <w:szCs w:val="18"/>
              </w:rPr>
            </w:pPr>
            <w:r>
              <w:rPr>
                <w:rFonts w:eastAsia="標楷體" w:hint="eastAsia"/>
                <w:sz w:val="20"/>
              </w:rPr>
              <w:t>公服組</w:t>
            </w:r>
          </w:p>
        </w:tc>
        <w:tc>
          <w:tcPr>
            <w:tcW w:w="1056" w:type="dxa"/>
            <w:tcBorders>
              <w:top w:val="single" w:sz="4" w:space="0" w:color="auto"/>
              <w:left w:val="single" w:sz="4" w:space="0" w:color="auto"/>
              <w:bottom w:val="single" w:sz="4" w:space="0" w:color="auto"/>
              <w:right w:val="single" w:sz="4" w:space="0" w:color="auto"/>
            </w:tcBorders>
            <w:hideMark/>
          </w:tcPr>
          <w:p w14:paraId="500C7B03" w14:textId="77777777" w:rsidR="00D94437" w:rsidRDefault="00D94437">
            <w:pPr>
              <w:jc w:val="right"/>
              <w:rPr>
                <w:rFonts w:eastAsia="標楷體"/>
                <w:sz w:val="20"/>
              </w:rPr>
            </w:pPr>
            <w:r>
              <w:rPr>
                <w:rFonts w:eastAsia="標楷體"/>
                <w:sz w:val="20"/>
              </w:rPr>
              <w:t>5,190</w:t>
            </w:r>
          </w:p>
        </w:tc>
        <w:tc>
          <w:tcPr>
            <w:tcW w:w="1056" w:type="dxa"/>
            <w:tcBorders>
              <w:top w:val="single" w:sz="4" w:space="0" w:color="auto"/>
              <w:left w:val="single" w:sz="4" w:space="0" w:color="auto"/>
              <w:bottom w:val="single" w:sz="4" w:space="0" w:color="auto"/>
              <w:right w:val="single" w:sz="4" w:space="0" w:color="auto"/>
            </w:tcBorders>
            <w:hideMark/>
          </w:tcPr>
          <w:p w14:paraId="09D812A3" w14:textId="77777777" w:rsidR="00D94437" w:rsidRDefault="00D94437">
            <w:pPr>
              <w:jc w:val="right"/>
              <w:rPr>
                <w:rFonts w:eastAsia="標楷體"/>
                <w:sz w:val="20"/>
              </w:rPr>
            </w:pPr>
            <w:r>
              <w:rPr>
                <w:rFonts w:eastAsia="標楷體"/>
                <w:sz w:val="20"/>
              </w:rPr>
              <w:t>357</w:t>
            </w:r>
          </w:p>
        </w:tc>
        <w:tc>
          <w:tcPr>
            <w:tcW w:w="1056" w:type="dxa"/>
            <w:tcBorders>
              <w:top w:val="single" w:sz="4" w:space="0" w:color="auto"/>
              <w:left w:val="single" w:sz="4" w:space="0" w:color="auto"/>
              <w:bottom w:val="single" w:sz="4" w:space="0" w:color="auto"/>
              <w:right w:val="single" w:sz="4" w:space="0" w:color="auto"/>
            </w:tcBorders>
            <w:hideMark/>
          </w:tcPr>
          <w:p w14:paraId="414FA3F3" w14:textId="77777777" w:rsidR="00D94437" w:rsidRDefault="00D94437">
            <w:pPr>
              <w:jc w:val="right"/>
              <w:rPr>
                <w:rFonts w:eastAsia="標楷體"/>
                <w:sz w:val="20"/>
              </w:rPr>
            </w:pPr>
            <w:r>
              <w:rPr>
                <w:rFonts w:eastAsia="標楷體"/>
                <w:sz w:val="20"/>
              </w:rPr>
              <w:t>251</w:t>
            </w:r>
          </w:p>
        </w:tc>
        <w:tc>
          <w:tcPr>
            <w:tcW w:w="1056" w:type="dxa"/>
            <w:tcBorders>
              <w:top w:val="single" w:sz="2" w:space="0" w:color="auto"/>
              <w:left w:val="single" w:sz="4" w:space="0" w:color="auto"/>
              <w:bottom w:val="single" w:sz="2" w:space="0" w:color="auto"/>
              <w:right w:val="single" w:sz="2" w:space="0" w:color="auto"/>
            </w:tcBorders>
            <w:hideMark/>
          </w:tcPr>
          <w:p w14:paraId="2751659D" w14:textId="77777777" w:rsidR="00D94437" w:rsidRDefault="00D94437">
            <w:pPr>
              <w:jc w:val="right"/>
              <w:rPr>
                <w:rFonts w:eastAsia="標楷體"/>
                <w:sz w:val="20"/>
              </w:rPr>
            </w:pPr>
            <w:r>
              <w:rPr>
                <w:rFonts w:eastAsia="標楷體"/>
                <w:sz w:val="20"/>
              </w:rPr>
              <w:t>221</w:t>
            </w:r>
          </w:p>
        </w:tc>
        <w:tc>
          <w:tcPr>
            <w:tcW w:w="1056" w:type="dxa"/>
            <w:tcBorders>
              <w:top w:val="single" w:sz="2" w:space="0" w:color="auto"/>
              <w:left w:val="single" w:sz="2" w:space="0" w:color="auto"/>
              <w:bottom w:val="single" w:sz="2" w:space="0" w:color="auto"/>
              <w:right w:val="single" w:sz="2" w:space="0" w:color="auto"/>
            </w:tcBorders>
            <w:hideMark/>
          </w:tcPr>
          <w:p w14:paraId="78B404AF" w14:textId="77777777" w:rsidR="00D94437" w:rsidRDefault="00D94437">
            <w:pPr>
              <w:jc w:val="right"/>
              <w:rPr>
                <w:rFonts w:eastAsia="標楷體"/>
                <w:sz w:val="20"/>
              </w:rPr>
            </w:pPr>
            <w:r>
              <w:rPr>
                <w:rFonts w:eastAsia="標楷體"/>
                <w:sz w:val="20"/>
              </w:rPr>
              <w:t>397</w:t>
            </w:r>
          </w:p>
        </w:tc>
        <w:tc>
          <w:tcPr>
            <w:tcW w:w="1056" w:type="dxa"/>
            <w:tcBorders>
              <w:top w:val="single" w:sz="2" w:space="0" w:color="auto"/>
              <w:left w:val="single" w:sz="2" w:space="0" w:color="auto"/>
              <w:bottom w:val="single" w:sz="2" w:space="0" w:color="auto"/>
              <w:right w:val="single" w:sz="2" w:space="0" w:color="auto"/>
            </w:tcBorders>
            <w:hideMark/>
          </w:tcPr>
          <w:p w14:paraId="2D24A6CF" w14:textId="77777777" w:rsidR="00D94437" w:rsidRDefault="00D94437">
            <w:pPr>
              <w:jc w:val="right"/>
              <w:rPr>
                <w:rFonts w:eastAsia="標楷體"/>
                <w:sz w:val="20"/>
              </w:rPr>
            </w:pPr>
            <w:r>
              <w:rPr>
                <w:rFonts w:eastAsia="標楷體"/>
                <w:sz w:val="20"/>
              </w:rPr>
              <w:t>330</w:t>
            </w:r>
          </w:p>
        </w:tc>
        <w:tc>
          <w:tcPr>
            <w:tcW w:w="1056" w:type="dxa"/>
            <w:tcBorders>
              <w:top w:val="single" w:sz="2" w:space="0" w:color="auto"/>
              <w:left w:val="single" w:sz="2" w:space="0" w:color="auto"/>
              <w:bottom w:val="single" w:sz="2" w:space="0" w:color="auto"/>
              <w:right w:val="single" w:sz="2" w:space="0" w:color="auto"/>
            </w:tcBorders>
            <w:hideMark/>
          </w:tcPr>
          <w:p w14:paraId="72202924" w14:textId="77777777" w:rsidR="00D94437" w:rsidRDefault="00D94437">
            <w:pPr>
              <w:jc w:val="right"/>
              <w:rPr>
                <w:rFonts w:eastAsia="標楷體"/>
                <w:sz w:val="20"/>
              </w:rPr>
            </w:pPr>
            <w:r>
              <w:rPr>
                <w:rFonts w:eastAsia="標楷體"/>
                <w:sz w:val="20"/>
              </w:rPr>
              <w:t>380</w:t>
            </w:r>
          </w:p>
        </w:tc>
        <w:tc>
          <w:tcPr>
            <w:tcW w:w="1056" w:type="dxa"/>
            <w:tcBorders>
              <w:top w:val="single" w:sz="2" w:space="0" w:color="auto"/>
              <w:left w:val="single" w:sz="2" w:space="0" w:color="auto"/>
              <w:bottom w:val="single" w:sz="2" w:space="0" w:color="auto"/>
              <w:right w:val="single" w:sz="2" w:space="0" w:color="auto"/>
            </w:tcBorders>
            <w:hideMark/>
          </w:tcPr>
          <w:p w14:paraId="56D73107" w14:textId="77777777" w:rsidR="00D94437" w:rsidRDefault="00D94437">
            <w:pPr>
              <w:jc w:val="right"/>
              <w:rPr>
                <w:rFonts w:eastAsia="標楷體"/>
                <w:color w:val="FF0000"/>
                <w:sz w:val="20"/>
              </w:rPr>
            </w:pPr>
            <w:r>
              <w:rPr>
                <w:rFonts w:eastAsia="標楷體"/>
                <w:b/>
                <w:bCs/>
                <w:color w:val="FF0000"/>
                <w:sz w:val="20"/>
              </w:rPr>
              <w:t>7.32%</w:t>
            </w:r>
          </w:p>
        </w:tc>
      </w:tr>
      <w:tr w:rsidR="00D94437" w14:paraId="3282EC6D" w14:textId="77777777" w:rsidTr="00D94437">
        <w:trPr>
          <w:trHeight w:val="300"/>
          <w:jc w:val="center"/>
        </w:trPr>
        <w:tc>
          <w:tcPr>
            <w:tcW w:w="1563" w:type="dxa"/>
            <w:tcBorders>
              <w:top w:val="single" w:sz="2" w:space="0" w:color="auto"/>
              <w:left w:val="single" w:sz="2" w:space="0" w:color="auto"/>
              <w:bottom w:val="single" w:sz="2" w:space="0" w:color="auto"/>
              <w:right w:val="single" w:sz="2" w:space="0" w:color="auto"/>
            </w:tcBorders>
            <w:hideMark/>
          </w:tcPr>
          <w:p w14:paraId="1FC161FF" w14:textId="77777777" w:rsidR="00D94437" w:rsidRDefault="00D94437">
            <w:pPr>
              <w:rPr>
                <w:rFonts w:eastAsia="標楷體"/>
                <w:b/>
                <w:bCs/>
                <w:sz w:val="20"/>
              </w:rPr>
            </w:pPr>
            <w:r>
              <w:rPr>
                <w:rFonts w:eastAsia="標楷體" w:hint="eastAsia"/>
                <w:b/>
                <w:bCs/>
                <w:sz w:val="20"/>
              </w:rPr>
              <w:t>建教合作收入</w:t>
            </w:r>
          </w:p>
        </w:tc>
        <w:tc>
          <w:tcPr>
            <w:tcW w:w="785" w:type="dxa"/>
            <w:tcBorders>
              <w:top w:val="single" w:sz="2" w:space="0" w:color="auto"/>
              <w:left w:val="single" w:sz="2" w:space="0" w:color="auto"/>
              <w:bottom w:val="single" w:sz="2" w:space="0" w:color="auto"/>
              <w:right w:val="single" w:sz="4" w:space="0" w:color="auto"/>
            </w:tcBorders>
          </w:tcPr>
          <w:p w14:paraId="58D92E74" w14:textId="77777777" w:rsidR="00D94437" w:rsidRDefault="00D94437">
            <w:pPr>
              <w:jc w:val="center"/>
              <w:rPr>
                <w:rFonts w:eastAsia="標楷體"/>
                <w:sz w:val="18"/>
                <w:szCs w:val="18"/>
              </w:rPr>
            </w:pPr>
          </w:p>
        </w:tc>
        <w:tc>
          <w:tcPr>
            <w:tcW w:w="1056" w:type="dxa"/>
            <w:tcBorders>
              <w:top w:val="single" w:sz="4" w:space="0" w:color="auto"/>
              <w:left w:val="single" w:sz="4" w:space="0" w:color="auto"/>
              <w:bottom w:val="single" w:sz="4" w:space="0" w:color="auto"/>
              <w:right w:val="single" w:sz="4" w:space="0" w:color="auto"/>
            </w:tcBorders>
            <w:hideMark/>
          </w:tcPr>
          <w:p w14:paraId="1ED80889" w14:textId="77777777" w:rsidR="00D94437" w:rsidRDefault="00D94437">
            <w:pPr>
              <w:jc w:val="right"/>
              <w:rPr>
                <w:rFonts w:eastAsia="標楷體"/>
                <w:b/>
                <w:bCs/>
                <w:sz w:val="20"/>
              </w:rPr>
            </w:pPr>
            <w:r>
              <w:rPr>
                <w:rFonts w:eastAsia="標楷體"/>
                <w:b/>
                <w:bCs/>
                <w:sz w:val="20"/>
              </w:rPr>
              <w:t>60,000</w:t>
            </w:r>
          </w:p>
        </w:tc>
        <w:tc>
          <w:tcPr>
            <w:tcW w:w="1056" w:type="dxa"/>
            <w:tcBorders>
              <w:top w:val="single" w:sz="4" w:space="0" w:color="auto"/>
              <w:left w:val="single" w:sz="4" w:space="0" w:color="auto"/>
              <w:bottom w:val="single" w:sz="4" w:space="0" w:color="auto"/>
              <w:right w:val="single" w:sz="4" w:space="0" w:color="auto"/>
            </w:tcBorders>
            <w:hideMark/>
          </w:tcPr>
          <w:p w14:paraId="60CC34ED" w14:textId="77777777" w:rsidR="00D94437" w:rsidRDefault="00D94437">
            <w:pPr>
              <w:jc w:val="right"/>
              <w:rPr>
                <w:rFonts w:eastAsia="標楷體"/>
                <w:b/>
                <w:bCs/>
                <w:sz w:val="20"/>
              </w:rPr>
            </w:pPr>
            <w:r>
              <w:rPr>
                <w:rFonts w:eastAsia="標楷體"/>
                <w:b/>
                <w:bCs/>
                <w:sz w:val="20"/>
              </w:rPr>
              <w:t>1,819</w:t>
            </w:r>
          </w:p>
        </w:tc>
        <w:tc>
          <w:tcPr>
            <w:tcW w:w="1056" w:type="dxa"/>
            <w:tcBorders>
              <w:top w:val="single" w:sz="4" w:space="0" w:color="auto"/>
              <w:left w:val="single" w:sz="4" w:space="0" w:color="auto"/>
              <w:bottom w:val="single" w:sz="4" w:space="0" w:color="auto"/>
              <w:right w:val="single" w:sz="4" w:space="0" w:color="auto"/>
            </w:tcBorders>
            <w:hideMark/>
          </w:tcPr>
          <w:p w14:paraId="15175B0A" w14:textId="77777777" w:rsidR="00D94437" w:rsidRDefault="00D94437">
            <w:pPr>
              <w:jc w:val="right"/>
              <w:rPr>
                <w:rFonts w:eastAsia="標楷體"/>
                <w:b/>
                <w:bCs/>
                <w:sz w:val="20"/>
              </w:rPr>
            </w:pPr>
            <w:r>
              <w:rPr>
                <w:rFonts w:eastAsia="標楷體"/>
                <w:b/>
                <w:bCs/>
                <w:sz w:val="20"/>
              </w:rPr>
              <w:t>2,830</w:t>
            </w:r>
          </w:p>
        </w:tc>
        <w:tc>
          <w:tcPr>
            <w:tcW w:w="1056" w:type="dxa"/>
            <w:tcBorders>
              <w:top w:val="single" w:sz="2" w:space="0" w:color="auto"/>
              <w:left w:val="single" w:sz="4" w:space="0" w:color="auto"/>
              <w:bottom w:val="single" w:sz="2" w:space="0" w:color="auto"/>
              <w:right w:val="single" w:sz="2" w:space="0" w:color="auto"/>
            </w:tcBorders>
            <w:hideMark/>
          </w:tcPr>
          <w:p w14:paraId="3C0C5A89" w14:textId="77777777" w:rsidR="00D94437" w:rsidRDefault="00D94437">
            <w:pPr>
              <w:jc w:val="right"/>
              <w:rPr>
                <w:rFonts w:eastAsia="標楷體"/>
                <w:b/>
                <w:bCs/>
                <w:sz w:val="20"/>
              </w:rPr>
            </w:pPr>
            <w:r>
              <w:rPr>
                <w:rFonts w:eastAsia="標楷體"/>
                <w:b/>
                <w:bCs/>
                <w:sz w:val="20"/>
              </w:rPr>
              <w:t>2,991</w:t>
            </w:r>
          </w:p>
        </w:tc>
        <w:tc>
          <w:tcPr>
            <w:tcW w:w="1056" w:type="dxa"/>
            <w:tcBorders>
              <w:top w:val="single" w:sz="2" w:space="0" w:color="auto"/>
              <w:left w:val="single" w:sz="2" w:space="0" w:color="auto"/>
              <w:bottom w:val="single" w:sz="2" w:space="0" w:color="auto"/>
              <w:right w:val="single" w:sz="2" w:space="0" w:color="auto"/>
            </w:tcBorders>
            <w:hideMark/>
          </w:tcPr>
          <w:p w14:paraId="40FA13AF" w14:textId="77777777" w:rsidR="00D94437" w:rsidRDefault="00D94437">
            <w:pPr>
              <w:jc w:val="right"/>
              <w:rPr>
                <w:rFonts w:eastAsia="標楷體"/>
                <w:b/>
                <w:bCs/>
                <w:sz w:val="20"/>
              </w:rPr>
            </w:pPr>
            <w:r>
              <w:rPr>
                <w:rFonts w:eastAsia="標楷體"/>
                <w:b/>
                <w:bCs/>
                <w:sz w:val="20"/>
              </w:rPr>
              <w:t>6,145</w:t>
            </w:r>
          </w:p>
        </w:tc>
        <w:tc>
          <w:tcPr>
            <w:tcW w:w="1056" w:type="dxa"/>
            <w:tcBorders>
              <w:top w:val="single" w:sz="2" w:space="0" w:color="auto"/>
              <w:left w:val="single" w:sz="2" w:space="0" w:color="auto"/>
              <w:bottom w:val="single" w:sz="2" w:space="0" w:color="auto"/>
              <w:right w:val="single" w:sz="2" w:space="0" w:color="auto"/>
            </w:tcBorders>
            <w:hideMark/>
          </w:tcPr>
          <w:p w14:paraId="54D1F937" w14:textId="77777777" w:rsidR="00D94437" w:rsidRDefault="00D94437">
            <w:pPr>
              <w:jc w:val="right"/>
              <w:rPr>
                <w:rFonts w:eastAsia="標楷體"/>
                <w:b/>
                <w:bCs/>
                <w:sz w:val="20"/>
              </w:rPr>
            </w:pPr>
            <w:r>
              <w:rPr>
                <w:rFonts w:eastAsia="標楷體"/>
                <w:b/>
                <w:bCs/>
                <w:sz w:val="20"/>
              </w:rPr>
              <w:t>502</w:t>
            </w:r>
          </w:p>
        </w:tc>
        <w:tc>
          <w:tcPr>
            <w:tcW w:w="1056" w:type="dxa"/>
            <w:tcBorders>
              <w:top w:val="single" w:sz="2" w:space="0" w:color="auto"/>
              <w:left w:val="single" w:sz="2" w:space="0" w:color="auto"/>
              <w:bottom w:val="single" w:sz="2" w:space="0" w:color="auto"/>
              <w:right w:val="single" w:sz="2" w:space="0" w:color="auto"/>
            </w:tcBorders>
            <w:hideMark/>
          </w:tcPr>
          <w:p w14:paraId="16528840" w14:textId="77777777" w:rsidR="00D94437" w:rsidRDefault="00D94437">
            <w:pPr>
              <w:jc w:val="right"/>
              <w:rPr>
                <w:rFonts w:eastAsia="標楷體"/>
                <w:b/>
                <w:bCs/>
                <w:sz w:val="20"/>
              </w:rPr>
            </w:pPr>
            <w:r>
              <w:rPr>
                <w:rFonts w:eastAsia="標楷體"/>
                <w:b/>
                <w:bCs/>
                <w:sz w:val="20"/>
              </w:rPr>
              <w:t>1,490</w:t>
            </w:r>
          </w:p>
        </w:tc>
        <w:tc>
          <w:tcPr>
            <w:tcW w:w="1056" w:type="dxa"/>
            <w:tcBorders>
              <w:top w:val="single" w:sz="2" w:space="0" w:color="auto"/>
              <w:left w:val="single" w:sz="2" w:space="0" w:color="auto"/>
              <w:bottom w:val="single" w:sz="2" w:space="0" w:color="auto"/>
              <w:right w:val="single" w:sz="2" w:space="0" w:color="auto"/>
            </w:tcBorders>
            <w:hideMark/>
          </w:tcPr>
          <w:p w14:paraId="7741CDD9" w14:textId="77777777" w:rsidR="00D94437" w:rsidRDefault="00D94437">
            <w:pPr>
              <w:jc w:val="right"/>
              <w:rPr>
                <w:rFonts w:eastAsia="標楷體"/>
                <w:b/>
                <w:bCs/>
                <w:sz w:val="20"/>
              </w:rPr>
            </w:pPr>
            <w:r>
              <w:rPr>
                <w:rFonts w:eastAsia="標楷體"/>
                <w:b/>
                <w:bCs/>
                <w:sz w:val="20"/>
              </w:rPr>
              <w:t>2.48%</w:t>
            </w:r>
          </w:p>
        </w:tc>
      </w:tr>
      <w:tr w:rsidR="00D94437" w14:paraId="4E414018" w14:textId="77777777" w:rsidTr="00D94437">
        <w:trPr>
          <w:trHeight w:val="300"/>
          <w:jc w:val="center"/>
        </w:trPr>
        <w:tc>
          <w:tcPr>
            <w:tcW w:w="1563" w:type="dxa"/>
            <w:tcBorders>
              <w:top w:val="single" w:sz="2" w:space="0" w:color="auto"/>
              <w:left w:val="single" w:sz="2" w:space="0" w:color="auto"/>
              <w:bottom w:val="single" w:sz="2" w:space="0" w:color="auto"/>
              <w:right w:val="single" w:sz="2" w:space="0" w:color="auto"/>
            </w:tcBorders>
            <w:hideMark/>
          </w:tcPr>
          <w:p w14:paraId="63B4EF55" w14:textId="77777777" w:rsidR="00D94437" w:rsidRDefault="00D94437">
            <w:pPr>
              <w:rPr>
                <w:rFonts w:eastAsia="標楷體"/>
                <w:b/>
                <w:bCs/>
                <w:sz w:val="20"/>
              </w:rPr>
            </w:pPr>
            <w:r>
              <w:rPr>
                <w:rFonts w:eastAsia="標楷體" w:hint="eastAsia"/>
                <w:b/>
                <w:bCs/>
                <w:sz w:val="20"/>
              </w:rPr>
              <w:t>推廣教育收入</w:t>
            </w:r>
          </w:p>
        </w:tc>
        <w:tc>
          <w:tcPr>
            <w:tcW w:w="785" w:type="dxa"/>
            <w:tcBorders>
              <w:top w:val="single" w:sz="2" w:space="0" w:color="auto"/>
              <w:left w:val="single" w:sz="2" w:space="0" w:color="auto"/>
              <w:bottom w:val="single" w:sz="2" w:space="0" w:color="auto"/>
              <w:right w:val="single" w:sz="4" w:space="0" w:color="auto"/>
            </w:tcBorders>
            <w:hideMark/>
          </w:tcPr>
          <w:p w14:paraId="2F4E72A3" w14:textId="77777777" w:rsidR="00D94437" w:rsidRDefault="00D94437">
            <w:pPr>
              <w:jc w:val="center"/>
              <w:rPr>
                <w:rFonts w:eastAsia="標楷體"/>
                <w:sz w:val="18"/>
                <w:szCs w:val="18"/>
              </w:rPr>
            </w:pPr>
            <w:r>
              <w:rPr>
                <w:rFonts w:eastAsia="標楷體" w:hint="eastAsia"/>
                <w:b/>
                <w:bCs/>
                <w:sz w:val="20"/>
              </w:rPr>
              <w:t>科教組</w:t>
            </w:r>
          </w:p>
        </w:tc>
        <w:tc>
          <w:tcPr>
            <w:tcW w:w="1056" w:type="dxa"/>
            <w:tcBorders>
              <w:top w:val="single" w:sz="4" w:space="0" w:color="auto"/>
              <w:left w:val="single" w:sz="4" w:space="0" w:color="auto"/>
              <w:bottom w:val="single" w:sz="4" w:space="0" w:color="auto"/>
              <w:right w:val="single" w:sz="4" w:space="0" w:color="auto"/>
            </w:tcBorders>
            <w:hideMark/>
          </w:tcPr>
          <w:p w14:paraId="6F909A20" w14:textId="77777777" w:rsidR="00D94437" w:rsidRDefault="00D94437">
            <w:pPr>
              <w:jc w:val="right"/>
              <w:rPr>
                <w:rFonts w:eastAsia="標楷體"/>
                <w:b/>
                <w:bCs/>
                <w:sz w:val="20"/>
              </w:rPr>
            </w:pPr>
            <w:r>
              <w:rPr>
                <w:rFonts w:eastAsia="標楷體"/>
                <w:b/>
                <w:bCs/>
                <w:sz w:val="20"/>
              </w:rPr>
              <w:t>16,000</w:t>
            </w:r>
          </w:p>
        </w:tc>
        <w:tc>
          <w:tcPr>
            <w:tcW w:w="1056" w:type="dxa"/>
            <w:tcBorders>
              <w:top w:val="single" w:sz="4" w:space="0" w:color="auto"/>
              <w:left w:val="single" w:sz="4" w:space="0" w:color="auto"/>
              <w:bottom w:val="single" w:sz="4" w:space="0" w:color="auto"/>
              <w:right w:val="single" w:sz="4" w:space="0" w:color="auto"/>
            </w:tcBorders>
            <w:hideMark/>
          </w:tcPr>
          <w:p w14:paraId="19759F56" w14:textId="77777777" w:rsidR="00D94437" w:rsidRDefault="00D94437">
            <w:pPr>
              <w:jc w:val="right"/>
              <w:rPr>
                <w:rFonts w:eastAsia="標楷體"/>
                <w:b/>
                <w:bCs/>
                <w:sz w:val="20"/>
              </w:rPr>
            </w:pPr>
            <w:r>
              <w:rPr>
                <w:rFonts w:eastAsia="標楷體"/>
                <w:b/>
                <w:bCs/>
                <w:sz w:val="20"/>
              </w:rPr>
              <w:t>164</w:t>
            </w:r>
          </w:p>
        </w:tc>
        <w:tc>
          <w:tcPr>
            <w:tcW w:w="1056" w:type="dxa"/>
            <w:tcBorders>
              <w:top w:val="single" w:sz="4" w:space="0" w:color="auto"/>
              <w:left w:val="single" w:sz="4" w:space="0" w:color="auto"/>
              <w:bottom w:val="single" w:sz="4" w:space="0" w:color="auto"/>
              <w:right w:val="single" w:sz="4" w:space="0" w:color="auto"/>
            </w:tcBorders>
            <w:hideMark/>
          </w:tcPr>
          <w:p w14:paraId="506E5453" w14:textId="77777777" w:rsidR="00D94437" w:rsidRDefault="00D94437">
            <w:pPr>
              <w:jc w:val="right"/>
              <w:rPr>
                <w:rFonts w:eastAsia="標楷體"/>
                <w:b/>
                <w:bCs/>
                <w:sz w:val="20"/>
              </w:rPr>
            </w:pPr>
            <w:r>
              <w:rPr>
                <w:rFonts w:eastAsia="標楷體"/>
                <w:b/>
                <w:bCs/>
                <w:sz w:val="20"/>
              </w:rPr>
              <w:t>383</w:t>
            </w:r>
          </w:p>
        </w:tc>
        <w:tc>
          <w:tcPr>
            <w:tcW w:w="1056" w:type="dxa"/>
            <w:tcBorders>
              <w:top w:val="single" w:sz="2" w:space="0" w:color="auto"/>
              <w:left w:val="single" w:sz="4" w:space="0" w:color="auto"/>
              <w:bottom w:val="single" w:sz="2" w:space="0" w:color="auto"/>
              <w:right w:val="single" w:sz="2" w:space="0" w:color="auto"/>
            </w:tcBorders>
            <w:hideMark/>
          </w:tcPr>
          <w:p w14:paraId="33A5C2D4" w14:textId="77777777" w:rsidR="00D94437" w:rsidRDefault="00D94437">
            <w:pPr>
              <w:jc w:val="right"/>
              <w:rPr>
                <w:rFonts w:eastAsia="標楷體"/>
                <w:b/>
                <w:bCs/>
                <w:sz w:val="20"/>
              </w:rPr>
            </w:pPr>
            <w:r>
              <w:rPr>
                <w:rFonts w:eastAsia="標楷體"/>
                <w:b/>
                <w:bCs/>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79300E36" w14:textId="77777777" w:rsidR="00D94437" w:rsidRDefault="00D94437">
            <w:pPr>
              <w:jc w:val="right"/>
              <w:rPr>
                <w:rFonts w:eastAsia="標楷體"/>
                <w:b/>
                <w:bCs/>
                <w:sz w:val="20"/>
              </w:rPr>
            </w:pPr>
            <w:r>
              <w:rPr>
                <w:rFonts w:eastAsia="標楷體"/>
                <w:b/>
                <w:bCs/>
                <w:sz w:val="20"/>
              </w:rPr>
              <w:t>497</w:t>
            </w:r>
          </w:p>
        </w:tc>
        <w:tc>
          <w:tcPr>
            <w:tcW w:w="1056" w:type="dxa"/>
            <w:tcBorders>
              <w:top w:val="single" w:sz="2" w:space="0" w:color="auto"/>
              <w:left w:val="single" w:sz="2" w:space="0" w:color="auto"/>
              <w:bottom w:val="single" w:sz="2" w:space="0" w:color="auto"/>
              <w:right w:val="single" w:sz="2" w:space="0" w:color="auto"/>
            </w:tcBorders>
            <w:hideMark/>
          </w:tcPr>
          <w:p w14:paraId="439E2D98" w14:textId="77777777" w:rsidR="00D94437" w:rsidRDefault="00D94437">
            <w:pPr>
              <w:jc w:val="right"/>
              <w:rPr>
                <w:rFonts w:eastAsia="標楷體"/>
                <w:b/>
                <w:bCs/>
                <w:sz w:val="20"/>
              </w:rPr>
            </w:pPr>
            <w:r>
              <w:rPr>
                <w:rFonts w:eastAsia="標楷體"/>
                <w:b/>
                <w:bCs/>
                <w:sz w:val="20"/>
              </w:rPr>
              <w:t>184</w:t>
            </w:r>
          </w:p>
        </w:tc>
        <w:tc>
          <w:tcPr>
            <w:tcW w:w="1056" w:type="dxa"/>
            <w:tcBorders>
              <w:top w:val="single" w:sz="2" w:space="0" w:color="auto"/>
              <w:left w:val="single" w:sz="2" w:space="0" w:color="auto"/>
              <w:bottom w:val="single" w:sz="2" w:space="0" w:color="auto"/>
              <w:right w:val="single" w:sz="2" w:space="0" w:color="auto"/>
            </w:tcBorders>
            <w:hideMark/>
          </w:tcPr>
          <w:p w14:paraId="2648035A" w14:textId="77777777" w:rsidR="00D94437" w:rsidRDefault="00D94437">
            <w:pPr>
              <w:jc w:val="right"/>
              <w:rPr>
                <w:rFonts w:eastAsia="標楷體"/>
                <w:b/>
                <w:bCs/>
                <w:sz w:val="20"/>
              </w:rPr>
            </w:pPr>
            <w:r>
              <w:rPr>
                <w:rFonts w:eastAsia="標楷體"/>
                <w:b/>
                <w:bCs/>
                <w:sz w:val="20"/>
              </w:rPr>
              <w:t>2,355</w:t>
            </w:r>
          </w:p>
        </w:tc>
        <w:tc>
          <w:tcPr>
            <w:tcW w:w="1056" w:type="dxa"/>
            <w:tcBorders>
              <w:top w:val="single" w:sz="2" w:space="0" w:color="auto"/>
              <w:left w:val="single" w:sz="2" w:space="0" w:color="auto"/>
              <w:bottom w:val="single" w:sz="2" w:space="0" w:color="auto"/>
              <w:right w:val="single" w:sz="2" w:space="0" w:color="auto"/>
            </w:tcBorders>
            <w:hideMark/>
          </w:tcPr>
          <w:p w14:paraId="33B55316" w14:textId="77777777" w:rsidR="00D94437" w:rsidRDefault="00D94437">
            <w:pPr>
              <w:jc w:val="right"/>
              <w:rPr>
                <w:rFonts w:eastAsia="標楷體"/>
                <w:b/>
                <w:bCs/>
                <w:sz w:val="20"/>
              </w:rPr>
            </w:pPr>
            <w:r>
              <w:rPr>
                <w:rFonts w:eastAsia="標楷體"/>
                <w:b/>
                <w:bCs/>
                <w:sz w:val="20"/>
              </w:rPr>
              <w:t>14.72%</w:t>
            </w:r>
          </w:p>
        </w:tc>
      </w:tr>
      <w:tr w:rsidR="00D94437" w14:paraId="051BF29C" w14:textId="77777777" w:rsidTr="00D94437">
        <w:trPr>
          <w:trHeight w:val="300"/>
          <w:jc w:val="center"/>
        </w:trPr>
        <w:tc>
          <w:tcPr>
            <w:tcW w:w="1563" w:type="dxa"/>
            <w:tcBorders>
              <w:top w:val="single" w:sz="2" w:space="0" w:color="auto"/>
              <w:left w:val="single" w:sz="2" w:space="0" w:color="auto"/>
              <w:bottom w:val="single" w:sz="2" w:space="0" w:color="auto"/>
              <w:right w:val="single" w:sz="2" w:space="0" w:color="auto"/>
            </w:tcBorders>
            <w:hideMark/>
          </w:tcPr>
          <w:p w14:paraId="3844AF09" w14:textId="77777777" w:rsidR="00D94437" w:rsidRDefault="00D94437">
            <w:pPr>
              <w:ind w:firstLineChars="100" w:firstLine="200"/>
              <w:rPr>
                <w:rFonts w:eastAsia="標楷體"/>
                <w:sz w:val="20"/>
              </w:rPr>
            </w:pPr>
            <w:r>
              <w:rPr>
                <w:rFonts w:eastAsia="標楷體" w:hint="eastAsia"/>
                <w:sz w:val="20"/>
              </w:rPr>
              <w:t>展示組</w:t>
            </w:r>
          </w:p>
        </w:tc>
        <w:tc>
          <w:tcPr>
            <w:tcW w:w="785" w:type="dxa"/>
            <w:tcBorders>
              <w:top w:val="single" w:sz="2" w:space="0" w:color="auto"/>
              <w:left w:val="single" w:sz="2" w:space="0" w:color="auto"/>
              <w:bottom w:val="single" w:sz="2" w:space="0" w:color="auto"/>
              <w:right w:val="single" w:sz="4" w:space="0" w:color="auto"/>
            </w:tcBorders>
            <w:vAlign w:val="center"/>
            <w:hideMark/>
          </w:tcPr>
          <w:p w14:paraId="3DFBCFB3" w14:textId="77777777" w:rsidR="00D94437" w:rsidRDefault="00D94437">
            <w:pPr>
              <w:jc w:val="center"/>
              <w:rPr>
                <w:rFonts w:eastAsia="標楷體"/>
                <w:sz w:val="18"/>
                <w:szCs w:val="18"/>
              </w:rPr>
            </w:pPr>
            <w:r>
              <w:rPr>
                <w:rFonts w:eastAsia="標楷體" w:hint="eastAsia"/>
                <w:sz w:val="20"/>
              </w:rPr>
              <w:t>展示組</w:t>
            </w:r>
          </w:p>
        </w:tc>
        <w:tc>
          <w:tcPr>
            <w:tcW w:w="1056" w:type="dxa"/>
            <w:tcBorders>
              <w:top w:val="single" w:sz="4" w:space="0" w:color="auto"/>
              <w:left w:val="single" w:sz="4" w:space="0" w:color="auto"/>
              <w:bottom w:val="single" w:sz="4" w:space="0" w:color="auto"/>
              <w:right w:val="single" w:sz="4" w:space="0" w:color="auto"/>
            </w:tcBorders>
            <w:hideMark/>
          </w:tcPr>
          <w:p w14:paraId="005BE14B" w14:textId="77777777" w:rsidR="00D94437" w:rsidRDefault="00D94437">
            <w:pPr>
              <w:jc w:val="right"/>
              <w:rPr>
                <w:rFonts w:eastAsia="標楷體"/>
                <w:sz w:val="20"/>
              </w:rPr>
            </w:pPr>
            <w:r>
              <w:rPr>
                <w:rFonts w:eastAsia="標楷體"/>
                <w:sz w:val="20"/>
              </w:rPr>
              <w:t>150</w:t>
            </w:r>
          </w:p>
        </w:tc>
        <w:tc>
          <w:tcPr>
            <w:tcW w:w="1056" w:type="dxa"/>
            <w:tcBorders>
              <w:top w:val="single" w:sz="4" w:space="0" w:color="auto"/>
              <w:left w:val="single" w:sz="4" w:space="0" w:color="auto"/>
              <w:bottom w:val="single" w:sz="4" w:space="0" w:color="auto"/>
              <w:right w:val="single" w:sz="4" w:space="0" w:color="auto"/>
            </w:tcBorders>
            <w:hideMark/>
          </w:tcPr>
          <w:p w14:paraId="5FDEB6DD" w14:textId="77777777" w:rsidR="00D94437" w:rsidRDefault="00D94437">
            <w:pPr>
              <w:jc w:val="right"/>
              <w:rPr>
                <w:rFonts w:eastAsia="標楷體"/>
                <w:sz w:val="20"/>
              </w:rPr>
            </w:pPr>
            <w:r>
              <w:rPr>
                <w:rFonts w:eastAsia="標楷體"/>
                <w:sz w:val="20"/>
              </w:rPr>
              <w:t>1</w:t>
            </w:r>
          </w:p>
        </w:tc>
        <w:tc>
          <w:tcPr>
            <w:tcW w:w="1056" w:type="dxa"/>
            <w:tcBorders>
              <w:top w:val="single" w:sz="4" w:space="0" w:color="auto"/>
              <w:left w:val="single" w:sz="4" w:space="0" w:color="auto"/>
              <w:bottom w:val="single" w:sz="4" w:space="0" w:color="auto"/>
              <w:right w:val="single" w:sz="4" w:space="0" w:color="auto"/>
            </w:tcBorders>
            <w:hideMark/>
          </w:tcPr>
          <w:p w14:paraId="7E1A1419" w14:textId="77777777" w:rsidR="00D94437" w:rsidRDefault="00D94437">
            <w:pPr>
              <w:jc w:val="right"/>
              <w:rPr>
                <w:rFonts w:eastAsia="標楷體"/>
                <w:sz w:val="20"/>
              </w:rPr>
            </w:pPr>
            <w:r>
              <w:rPr>
                <w:rFonts w:eastAsia="標楷體"/>
                <w:sz w:val="20"/>
              </w:rPr>
              <w:t>5</w:t>
            </w:r>
          </w:p>
        </w:tc>
        <w:tc>
          <w:tcPr>
            <w:tcW w:w="1056" w:type="dxa"/>
            <w:tcBorders>
              <w:top w:val="single" w:sz="2" w:space="0" w:color="auto"/>
              <w:left w:val="single" w:sz="4" w:space="0" w:color="auto"/>
              <w:bottom w:val="single" w:sz="2" w:space="0" w:color="auto"/>
              <w:right w:val="single" w:sz="2" w:space="0" w:color="auto"/>
            </w:tcBorders>
            <w:hideMark/>
          </w:tcPr>
          <w:p w14:paraId="49820D2D"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1D404833" w14:textId="77777777" w:rsidR="00D94437" w:rsidRDefault="00D94437">
            <w:pPr>
              <w:jc w:val="right"/>
              <w:rPr>
                <w:rFonts w:eastAsia="標楷體"/>
                <w:sz w:val="20"/>
              </w:rPr>
            </w:pPr>
            <w:r>
              <w:rPr>
                <w:rFonts w:eastAsia="標楷體"/>
                <w:sz w:val="20"/>
              </w:rPr>
              <w:t>1</w:t>
            </w:r>
          </w:p>
        </w:tc>
        <w:tc>
          <w:tcPr>
            <w:tcW w:w="1056" w:type="dxa"/>
            <w:tcBorders>
              <w:top w:val="single" w:sz="2" w:space="0" w:color="auto"/>
              <w:left w:val="single" w:sz="2" w:space="0" w:color="auto"/>
              <w:bottom w:val="single" w:sz="2" w:space="0" w:color="auto"/>
              <w:right w:val="single" w:sz="2" w:space="0" w:color="auto"/>
            </w:tcBorders>
            <w:hideMark/>
          </w:tcPr>
          <w:p w14:paraId="461E7FA1" w14:textId="77777777" w:rsidR="00D94437" w:rsidRDefault="00D94437">
            <w:pPr>
              <w:jc w:val="right"/>
              <w:rPr>
                <w:rFonts w:eastAsia="標楷體"/>
                <w:sz w:val="20"/>
              </w:rPr>
            </w:pPr>
            <w:r>
              <w:rPr>
                <w:rFonts w:eastAsia="標楷體"/>
                <w:sz w:val="20"/>
              </w:rPr>
              <w:t>10</w:t>
            </w:r>
          </w:p>
        </w:tc>
        <w:tc>
          <w:tcPr>
            <w:tcW w:w="1056" w:type="dxa"/>
            <w:tcBorders>
              <w:top w:val="single" w:sz="2" w:space="0" w:color="auto"/>
              <w:left w:val="single" w:sz="2" w:space="0" w:color="auto"/>
              <w:bottom w:val="single" w:sz="2" w:space="0" w:color="auto"/>
              <w:right w:val="single" w:sz="2" w:space="0" w:color="auto"/>
            </w:tcBorders>
            <w:hideMark/>
          </w:tcPr>
          <w:p w14:paraId="1B1318AF" w14:textId="77777777" w:rsidR="00D94437" w:rsidRDefault="00D94437">
            <w:pPr>
              <w:jc w:val="right"/>
              <w:rPr>
                <w:rFonts w:eastAsia="標楷體"/>
                <w:sz w:val="20"/>
              </w:rPr>
            </w:pPr>
            <w:r>
              <w:rPr>
                <w:rFonts w:eastAsia="標楷體"/>
                <w:sz w:val="20"/>
              </w:rPr>
              <w:t>27</w:t>
            </w:r>
          </w:p>
        </w:tc>
        <w:tc>
          <w:tcPr>
            <w:tcW w:w="1056" w:type="dxa"/>
            <w:tcBorders>
              <w:top w:val="single" w:sz="2" w:space="0" w:color="auto"/>
              <w:left w:val="single" w:sz="2" w:space="0" w:color="auto"/>
              <w:bottom w:val="single" w:sz="2" w:space="0" w:color="auto"/>
              <w:right w:val="single" w:sz="2" w:space="0" w:color="auto"/>
            </w:tcBorders>
            <w:hideMark/>
          </w:tcPr>
          <w:p w14:paraId="46A6B935" w14:textId="77777777" w:rsidR="00D94437" w:rsidRDefault="00D94437">
            <w:pPr>
              <w:jc w:val="right"/>
              <w:rPr>
                <w:rFonts w:eastAsia="標楷體"/>
                <w:sz w:val="20"/>
              </w:rPr>
            </w:pPr>
            <w:r>
              <w:rPr>
                <w:rFonts w:eastAsia="標楷體"/>
                <w:b/>
                <w:bCs/>
                <w:sz w:val="20"/>
              </w:rPr>
              <w:t>18.00%</w:t>
            </w:r>
          </w:p>
        </w:tc>
      </w:tr>
      <w:tr w:rsidR="00D94437" w14:paraId="656CF1B6" w14:textId="77777777" w:rsidTr="00D94437">
        <w:trPr>
          <w:trHeight w:val="300"/>
          <w:jc w:val="center"/>
        </w:trPr>
        <w:tc>
          <w:tcPr>
            <w:tcW w:w="1563" w:type="dxa"/>
            <w:tcBorders>
              <w:top w:val="single" w:sz="2" w:space="0" w:color="auto"/>
              <w:left w:val="single" w:sz="2" w:space="0" w:color="auto"/>
              <w:bottom w:val="single" w:sz="2" w:space="0" w:color="auto"/>
              <w:right w:val="single" w:sz="2" w:space="0" w:color="auto"/>
            </w:tcBorders>
            <w:hideMark/>
          </w:tcPr>
          <w:p w14:paraId="1C3701AC" w14:textId="77777777" w:rsidR="00D94437" w:rsidRDefault="00D94437">
            <w:pPr>
              <w:ind w:firstLineChars="100" w:firstLine="200"/>
              <w:rPr>
                <w:rFonts w:eastAsia="標楷體"/>
                <w:sz w:val="20"/>
              </w:rPr>
            </w:pPr>
            <w:r>
              <w:rPr>
                <w:rFonts w:eastAsia="標楷體" w:hint="eastAsia"/>
                <w:sz w:val="20"/>
              </w:rPr>
              <w:t>公服組</w:t>
            </w:r>
          </w:p>
        </w:tc>
        <w:tc>
          <w:tcPr>
            <w:tcW w:w="785" w:type="dxa"/>
            <w:tcBorders>
              <w:top w:val="single" w:sz="2" w:space="0" w:color="auto"/>
              <w:left w:val="single" w:sz="2" w:space="0" w:color="auto"/>
              <w:bottom w:val="single" w:sz="2" w:space="0" w:color="auto"/>
              <w:right w:val="single" w:sz="4" w:space="0" w:color="auto"/>
            </w:tcBorders>
            <w:hideMark/>
          </w:tcPr>
          <w:p w14:paraId="0547E367" w14:textId="77777777" w:rsidR="00D94437" w:rsidRDefault="00D94437">
            <w:pPr>
              <w:jc w:val="center"/>
              <w:rPr>
                <w:rFonts w:eastAsia="標楷體"/>
                <w:sz w:val="18"/>
                <w:szCs w:val="18"/>
              </w:rPr>
            </w:pPr>
            <w:r>
              <w:rPr>
                <w:rFonts w:eastAsia="標楷體" w:hint="eastAsia"/>
                <w:sz w:val="20"/>
              </w:rPr>
              <w:t>公服組</w:t>
            </w:r>
          </w:p>
        </w:tc>
        <w:tc>
          <w:tcPr>
            <w:tcW w:w="1056" w:type="dxa"/>
            <w:tcBorders>
              <w:top w:val="single" w:sz="4" w:space="0" w:color="auto"/>
              <w:left w:val="single" w:sz="4" w:space="0" w:color="auto"/>
              <w:bottom w:val="single" w:sz="4" w:space="0" w:color="auto"/>
              <w:right w:val="single" w:sz="4" w:space="0" w:color="auto"/>
            </w:tcBorders>
            <w:hideMark/>
          </w:tcPr>
          <w:p w14:paraId="31EB9792" w14:textId="77777777" w:rsidR="00D94437" w:rsidRDefault="00D94437">
            <w:pPr>
              <w:jc w:val="right"/>
              <w:rPr>
                <w:rFonts w:eastAsia="標楷體"/>
                <w:sz w:val="20"/>
              </w:rPr>
            </w:pPr>
            <w:r>
              <w:rPr>
                <w:rFonts w:eastAsia="標楷體" w:hint="eastAsia"/>
                <w:b/>
                <w:bCs/>
                <w:sz w:val="20"/>
              </w:rPr>
              <w:t xml:space="preserve">　</w:t>
            </w:r>
          </w:p>
        </w:tc>
        <w:tc>
          <w:tcPr>
            <w:tcW w:w="1056" w:type="dxa"/>
            <w:tcBorders>
              <w:top w:val="single" w:sz="4" w:space="0" w:color="auto"/>
              <w:left w:val="single" w:sz="4" w:space="0" w:color="auto"/>
              <w:bottom w:val="single" w:sz="4" w:space="0" w:color="auto"/>
              <w:right w:val="single" w:sz="4" w:space="0" w:color="auto"/>
            </w:tcBorders>
            <w:hideMark/>
          </w:tcPr>
          <w:p w14:paraId="36229BE0" w14:textId="77777777" w:rsidR="00D94437" w:rsidRDefault="00D94437">
            <w:pPr>
              <w:jc w:val="right"/>
              <w:rPr>
                <w:rFonts w:eastAsia="標楷體"/>
                <w:sz w:val="20"/>
              </w:rPr>
            </w:pPr>
            <w:r>
              <w:rPr>
                <w:rFonts w:eastAsia="標楷體"/>
                <w:sz w:val="20"/>
              </w:rPr>
              <w:t>43</w:t>
            </w:r>
          </w:p>
        </w:tc>
        <w:tc>
          <w:tcPr>
            <w:tcW w:w="1056" w:type="dxa"/>
            <w:tcBorders>
              <w:top w:val="single" w:sz="4" w:space="0" w:color="auto"/>
              <w:left w:val="single" w:sz="4" w:space="0" w:color="auto"/>
              <w:bottom w:val="single" w:sz="4" w:space="0" w:color="auto"/>
              <w:right w:val="single" w:sz="4" w:space="0" w:color="auto"/>
            </w:tcBorders>
            <w:hideMark/>
          </w:tcPr>
          <w:p w14:paraId="68C2A010" w14:textId="77777777" w:rsidR="00D94437" w:rsidRDefault="00D94437">
            <w:pPr>
              <w:jc w:val="right"/>
              <w:rPr>
                <w:rFonts w:eastAsia="標楷體"/>
                <w:sz w:val="20"/>
              </w:rPr>
            </w:pPr>
            <w:r>
              <w:rPr>
                <w:rFonts w:eastAsia="標楷體"/>
                <w:sz w:val="20"/>
              </w:rPr>
              <w:t>105</w:t>
            </w:r>
          </w:p>
        </w:tc>
        <w:tc>
          <w:tcPr>
            <w:tcW w:w="1056" w:type="dxa"/>
            <w:tcBorders>
              <w:top w:val="single" w:sz="2" w:space="0" w:color="auto"/>
              <w:left w:val="single" w:sz="4" w:space="0" w:color="auto"/>
              <w:bottom w:val="single" w:sz="2" w:space="0" w:color="auto"/>
              <w:right w:val="single" w:sz="2" w:space="0" w:color="auto"/>
            </w:tcBorders>
            <w:hideMark/>
          </w:tcPr>
          <w:p w14:paraId="0D836ECA"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063E0138" w14:textId="77777777" w:rsidR="00D94437" w:rsidRDefault="00D94437">
            <w:pPr>
              <w:jc w:val="right"/>
              <w:rPr>
                <w:rFonts w:eastAsia="標楷體"/>
                <w:sz w:val="20"/>
              </w:rPr>
            </w:pPr>
            <w:r>
              <w:rPr>
                <w:rFonts w:eastAsia="標楷體"/>
                <w:sz w:val="20"/>
              </w:rPr>
              <w:t>31</w:t>
            </w:r>
          </w:p>
        </w:tc>
        <w:tc>
          <w:tcPr>
            <w:tcW w:w="1056" w:type="dxa"/>
            <w:tcBorders>
              <w:top w:val="single" w:sz="2" w:space="0" w:color="auto"/>
              <w:left w:val="single" w:sz="2" w:space="0" w:color="auto"/>
              <w:bottom w:val="single" w:sz="2" w:space="0" w:color="auto"/>
              <w:right w:val="single" w:sz="2" w:space="0" w:color="auto"/>
            </w:tcBorders>
            <w:hideMark/>
          </w:tcPr>
          <w:p w14:paraId="13C17FE9" w14:textId="77777777" w:rsidR="00D94437" w:rsidRDefault="00D94437">
            <w:pPr>
              <w:jc w:val="right"/>
              <w:rPr>
                <w:rFonts w:eastAsia="標楷體"/>
                <w:sz w:val="20"/>
              </w:rPr>
            </w:pPr>
            <w:r>
              <w:rPr>
                <w:rFonts w:eastAsia="標楷體"/>
                <w:sz w:val="20"/>
              </w:rPr>
              <w:t>20</w:t>
            </w:r>
          </w:p>
        </w:tc>
        <w:tc>
          <w:tcPr>
            <w:tcW w:w="1056" w:type="dxa"/>
            <w:tcBorders>
              <w:top w:val="single" w:sz="2" w:space="0" w:color="auto"/>
              <w:left w:val="single" w:sz="2" w:space="0" w:color="auto"/>
              <w:bottom w:val="single" w:sz="2" w:space="0" w:color="auto"/>
              <w:right w:val="single" w:sz="2" w:space="0" w:color="auto"/>
            </w:tcBorders>
            <w:hideMark/>
          </w:tcPr>
          <w:p w14:paraId="0154DAD3"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2F5B8793" w14:textId="77777777" w:rsidR="00D94437" w:rsidRDefault="00D94437">
            <w:pPr>
              <w:jc w:val="right"/>
              <w:rPr>
                <w:rFonts w:eastAsia="標楷體"/>
                <w:sz w:val="20"/>
              </w:rPr>
            </w:pPr>
            <w:r>
              <w:rPr>
                <w:rFonts w:eastAsia="標楷體" w:hint="eastAsia"/>
                <w:b/>
                <w:bCs/>
                <w:sz w:val="20"/>
              </w:rPr>
              <w:t xml:space="preserve">　</w:t>
            </w:r>
          </w:p>
        </w:tc>
      </w:tr>
      <w:tr w:rsidR="00D94437" w14:paraId="41C195E4" w14:textId="77777777" w:rsidTr="00D94437">
        <w:trPr>
          <w:trHeight w:val="300"/>
          <w:jc w:val="center"/>
        </w:trPr>
        <w:tc>
          <w:tcPr>
            <w:tcW w:w="1563" w:type="dxa"/>
            <w:tcBorders>
              <w:top w:val="single" w:sz="2" w:space="0" w:color="auto"/>
              <w:left w:val="single" w:sz="2" w:space="0" w:color="auto"/>
              <w:bottom w:val="single" w:sz="2" w:space="0" w:color="auto"/>
              <w:right w:val="single" w:sz="2" w:space="0" w:color="auto"/>
            </w:tcBorders>
            <w:hideMark/>
          </w:tcPr>
          <w:p w14:paraId="1F81BA42" w14:textId="77777777" w:rsidR="00D94437" w:rsidRDefault="00D94437">
            <w:pPr>
              <w:ind w:firstLineChars="100" w:firstLine="200"/>
              <w:rPr>
                <w:rFonts w:eastAsia="標楷體"/>
                <w:sz w:val="20"/>
              </w:rPr>
            </w:pPr>
            <w:r>
              <w:rPr>
                <w:rFonts w:eastAsia="標楷體" w:hint="eastAsia"/>
                <w:sz w:val="20"/>
              </w:rPr>
              <w:t>科教組</w:t>
            </w:r>
          </w:p>
        </w:tc>
        <w:tc>
          <w:tcPr>
            <w:tcW w:w="785" w:type="dxa"/>
            <w:tcBorders>
              <w:top w:val="single" w:sz="2" w:space="0" w:color="auto"/>
              <w:left w:val="single" w:sz="2" w:space="0" w:color="auto"/>
              <w:bottom w:val="single" w:sz="2" w:space="0" w:color="auto"/>
              <w:right w:val="single" w:sz="4" w:space="0" w:color="auto"/>
            </w:tcBorders>
            <w:hideMark/>
          </w:tcPr>
          <w:p w14:paraId="4ED33DC2" w14:textId="77777777" w:rsidR="00D94437" w:rsidRDefault="00D94437">
            <w:pPr>
              <w:jc w:val="center"/>
              <w:rPr>
                <w:rFonts w:eastAsia="標楷體"/>
                <w:sz w:val="18"/>
                <w:szCs w:val="18"/>
              </w:rPr>
            </w:pPr>
            <w:r>
              <w:rPr>
                <w:rFonts w:eastAsia="標楷體" w:hint="eastAsia"/>
                <w:sz w:val="20"/>
              </w:rPr>
              <w:t>科教組</w:t>
            </w:r>
          </w:p>
        </w:tc>
        <w:tc>
          <w:tcPr>
            <w:tcW w:w="1056" w:type="dxa"/>
            <w:tcBorders>
              <w:top w:val="single" w:sz="4" w:space="0" w:color="auto"/>
              <w:left w:val="single" w:sz="4" w:space="0" w:color="auto"/>
              <w:bottom w:val="single" w:sz="4" w:space="0" w:color="auto"/>
              <w:right w:val="single" w:sz="4" w:space="0" w:color="auto"/>
            </w:tcBorders>
            <w:hideMark/>
          </w:tcPr>
          <w:p w14:paraId="18F515C5" w14:textId="77777777" w:rsidR="00D94437" w:rsidRDefault="00D94437">
            <w:pPr>
              <w:jc w:val="right"/>
              <w:rPr>
                <w:rFonts w:eastAsia="標楷體"/>
                <w:sz w:val="20"/>
              </w:rPr>
            </w:pPr>
            <w:r>
              <w:rPr>
                <w:rFonts w:eastAsia="標楷體"/>
                <w:sz w:val="20"/>
              </w:rPr>
              <w:t>15,850</w:t>
            </w:r>
          </w:p>
        </w:tc>
        <w:tc>
          <w:tcPr>
            <w:tcW w:w="1056" w:type="dxa"/>
            <w:tcBorders>
              <w:top w:val="single" w:sz="4" w:space="0" w:color="auto"/>
              <w:left w:val="single" w:sz="4" w:space="0" w:color="auto"/>
              <w:bottom w:val="single" w:sz="4" w:space="0" w:color="auto"/>
              <w:right w:val="single" w:sz="4" w:space="0" w:color="auto"/>
            </w:tcBorders>
            <w:hideMark/>
          </w:tcPr>
          <w:p w14:paraId="0D50D553" w14:textId="77777777" w:rsidR="00D94437" w:rsidRDefault="00D94437">
            <w:pPr>
              <w:jc w:val="right"/>
              <w:rPr>
                <w:rFonts w:eastAsia="標楷體"/>
                <w:sz w:val="20"/>
              </w:rPr>
            </w:pPr>
            <w:r>
              <w:rPr>
                <w:rFonts w:eastAsia="標楷體"/>
                <w:sz w:val="20"/>
              </w:rPr>
              <w:t>120</w:t>
            </w:r>
          </w:p>
        </w:tc>
        <w:tc>
          <w:tcPr>
            <w:tcW w:w="1056" w:type="dxa"/>
            <w:tcBorders>
              <w:top w:val="single" w:sz="4" w:space="0" w:color="auto"/>
              <w:left w:val="single" w:sz="4" w:space="0" w:color="auto"/>
              <w:bottom w:val="single" w:sz="4" w:space="0" w:color="auto"/>
              <w:right w:val="single" w:sz="4" w:space="0" w:color="auto"/>
            </w:tcBorders>
            <w:hideMark/>
          </w:tcPr>
          <w:p w14:paraId="711491D0" w14:textId="77777777" w:rsidR="00D94437" w:rsidRDefault="00D94437">
            <w:pPr>
              <w:jc w:val="right"/>
              <w:rPr>
                <w:rFonts w:eastAsia="標楷體"/>
                <w:sz w:val="20"/>
              </w:rPr>
            </w:pPr>
            <w:r>
              <w:rPr>
                <w:rFonts w:eastAsia="標楷體"/>
                <w:sz w:val="20"/>
              </w:rPr>
              <w:t>273</w:t>
            </w:r>
          </w:p>
        </w:tc>
        <w:tc>
          <w:tcPr>
            <w:tcW w:w="1056" w:type="dxa"/>
            <w:tcBorders>
              <w:top w:val="single" w:sz="2" w:space="0" w:color="auto"/>
              <w:left w:val="single" w:sz="4" w:space="0" w:color="auto"/>
              <w:bottom w:val="single" w:sz="2" w:space="0" w:color="auto"/>
              <w:right w:val="single" w:sz="2" w:space="0" w:color="auto"/>
            </w:tcBorders>
            <w:hideMark/>
          </w:tcPr>
          <w:p w14:paraId="3D2ACF66"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2E635931" w14:textId="77777777" w:rsidR="00D94437" w:rsidRDefault="00D94437">
            <w:pPr>
              <w:jc w:val="right"/>
              <w:rPr>
                <w:rFonts w:eastAsia="標楷體"/>
                <w:sz w:val="20"/>
              </w:rPr>
            </w:pPr>
            <w:r>
              <w:rPr>
                <w:rFonts w:eastAsia="標楷體"/>
                <w:sz w:val="20"/>
              </w:rPr>
              <w:t>465</w:t>
            </w:r>
          </w:p>
        </w:tc>
        <w:tc>
          <w:tcPr>
            <w:tcW w:w="1056" w:type="dxa"/>
            <w:tcBorders>
              <w:top w:val="single" w:sz="2" w:space="0" w:color="auto"/>
              <w:left w:val="single" w:sz="2" w:space="0" w:color="auto"/>
              <w:bottom w:val="single" w:sz="2" w:space="0" w:color="auto"/>
              <w:right w:val="single" w:sz="2" w:space="0" w:color="auto"/>
            </w:tcBorders>
            <w:hideMark/>
          </w:tcPr>
          <w:p w14:paraId="34617E2D" w14:textId="77777777" w:rsidR="00D94437" w:rsidRDefault="00D94437">
            <w:pPr>
              <w:jc w:val="right"/>
              <w:rPr>
                <w:rFonts w:eastAsia="標楷體"/>
                <w:sz w:val="20"/>
              </w:rPr>
            </w:pPr>
            <w:r>
              <w:rPr>
                <w:rFonts w:eastAsia="標楷體"/>
                <w:sz w:val="20"/>
              </w:rPr>
              <w:t>154</w:t>
            </w:r>
          </w:p>
        </w:tc>
        <w:tc>
          <w:tcPr>
            <w:tcW w:w="1056" w:type="dxa"/>
            <w:tcBorders>
              <w:top w:val="single" w:sz="2" w:space="0" w:color="auto"/>
              <w:left w:val="single" w:sz="2" w:space="0" w:color="auto"/>
              <w:bottom w:val="single" w:sz="2" w:space="0" w:color="auto"/>
              <w:right w:val="single" w:sz="2" w:space="0" w:color="auto"/>
            </w:tcBorders>
            <w:hideMark/>
          </w:tcPr>
          <w:p w14:paraId="1B3241DE" w14:textId="77777777" w:rsidR="00D94437" w:rsidRDefault="00D94437">
            <w:pPr>
              <w:jc w:val="right"/>
              <w:rPr>
                <w:rFonts w:eastAsia="標楷體"/>
                <w:sz w:val="20"/>
              </w:rPr>
            </w:pPr>
            <w:r>
              <w:rPr>
                <w:rFonts w:eastAsia="標楷體"/>
                <w:sz w:val="20"/>
              </w:rPr>
              <w:t>2,328</w:t>
            </w:r>
          </w:p>
        </w:tc>
        <w:tc>
          <w:tcPr>
            <w:tcW w:w="1056" w:type="dxa"/>
            <w:tcBorders>
              <w:top w:val="single" w:sz="2" w:space="0" w:color="auto"/>
              <w:left w:val="single" w:sz="2" w:space="0" w:color="auto"/>
              <w:bottom w:val="single" w:sz="2" w:space="0" w:color="auto"/>
              <w:right w:val="single" w:sz="2" w:space="0" w:color="auto"/>
            </w:tcBorders>
            <w:hideMark/>
          </w:tcPr>
          <w:p w14:paraId="721599FE" w14:textId="77777777" w:rsidR="00D94437" w:rsidRDefault="00D94437">
            <w:pPr>
              <w:jc w:val="right"/>
              <w:rPr>
                <w:rFonts w:eastAsia="標楷體"/>
                <w:sz w:val="20"/>
              </w:rPr>
            </w:pPr>
            <w:r>
              <w:rPr>
                <w:rFonts w:eastAsia="標楷體"/>
                <w:b/>
                <w:bCs/>
                <w:sz w:val="20"/>
              </w:rPr>
              <w:t>14.69%</w:t>
            </w:r>
          </w:p>
        </w:tc>
      </w:tr>
      <w:tr w:rsidR="00D94437" w14:paraId="236C52DF" w14:textId="77777777" w:rsidTr="00D94437">
        <w:trPr>
          <w:trHeight w:val="300"/>
          <w:jc w:val="center"/>
        </w:trPr>
        <w:tc>
          <w:tcPr>
            <w:tcW w:w="1563" w:type="dxa"/>
            <w:tcBorders>
              <w:top w:val="single" w:sz="2" w:space="0" w:color="auto"/>
              <w:left w:val="single" w:sz="2" w:space="0" w:color="auto"/>
              <w:bottom w:val="single" w:sz="2" w:space="0" w:color="auto"/>
              <w:right w:val="single" w:sz="2" w:space="0" w:color="auto"/>
            </w:tcBorders>
            <w:hideMark/>
          </w:tcPr>
          <w:p w14:paraId="3AA025F8" w14:textId="77777777" w:rsidR="00D94437" w:rsidRDefault="00D94437">
            <w:pPr>
              <w:ind w:firstLineChars="100" w:firstLine="200"/>
              <w:rPr>
                <w:rFonts w:eastAsia="標楷體"/>
                <w:sz w:val="20"/>
              </w:rPr>
            </w:pPr>
            <w:r>
              <w:rPr>
                <w:rFonts w:eastAsia="標楷體" w:hint="eastAsia"/>
                <w:sz w:val="20"/>
              </w:rPr>
              <w:t>蒐研組</w:t>
            </w:r>
          </w:p>
        </w:tc>
        <w:tc>
          <w:tcPr>
            <w:tcW w:w="785" w:type="dxa"/>
            <w:tcBorders>
              <w:top w:val="single" w:sz="2" w:space="0" w:color="auto"/>
              <w:left w:val="single" w:sz="2" w:space="0" w:color="auto"/>
              <w:bottom w:val="single" w:sz="2" w:space="0" w:color="auto"/>
              <w:right w:val="single" w:sz="4" w:space="0" w:color="auto"/>
            </w:tcBorders>
            <w:hideMark/>
          </w:tcPr>
          <w:p w14:paraId="2CDD6247" w14:textId="77777777" w:rsidR="00D94437" w:rsidRDefault="00D94437">
            <w:pPr>
              <w:jc w:val="center"/>
              <w:rPr>
                <w:rFonts w:eastAsia="標楷體"/>
                <w:sz w:val="18"/>
                <w:szCs w:val="18"/>
              </w:rPr>
            </w:pPr>
            <w:r>
              <w:rPr>
                <w:rFonts w:eastAsia="標楷體" w:hint="eastAsia"/>
                <w:sz w:val="20"/>
              </w:rPr>
              <w:t>蒐研組</w:t>
            </w:r>
          </w:p>
        </w:tc>
        <w:tc>
          <w:tcPr>
            <w:tcW w:w="1056" w:type="dxa"/>
            <w:tcBorders>
              <w:top w:val="single" w:sz="4" w:space="0" w:color="auto"/>
              <w:left w:val="single" w:sz="4" w:space="0" w:color="auto"/>
              <w:bottom w:val="single" w:sz="4" w:space="0" w:color="auto"/>
              <w:right w:val="single" w:sz="4" w:space="0" w:color="auto"/>
            </w:tcBorders>
            <w:hideMark/>
          </w:tcPr>
          <w:p w14:paraId="441006B3" w14:textId="77777777" w:rsidR="00D94437" w:rsidRDefault="00D94437">
            <w:pPr>
              <w:jc w:val="right"/>
              <w:rPr>
                <w:rFonts w:eastAsia="標楷體"/>
                <w:sz w:val="20"/>
              </w:rPr>
            </w:pPr>
            <w:r>
              <w:rPr>
                <w:rFonts w:eastAsia="標楷體" w:hint="eastAsia"/>
                <w:b/>
                <w:bCs/>
                <w:sz w:val="20"/>
              </w:rPr>
              <w:t xml:space="preserve">　</w:t>
            </w:r>
          </w:p>
        </w:tc>
        <w:tc>
          <w:tcPr>
            <w:tcW w:w="1056" w:type="dxa"/>
            <w:tcBorders>
              <w:top w:val="single" w:sz="4" w:space="0" w:color="auto"/>
              <w:left w:val="single" w:sz="4" w:space="0" w:color="auto"/>
              <w:bottom w:val="single" w:sz="4" w:space="0" w:color="auto"/>
              <w:right w:val="single" w:sz="4" w:space="0" w:color="auto"/>
            </w:tcBorders>
            <w:hideMark/>
          </w:tcPr>
          <w:p w14:paraId="35DDD0C1" w14:textId="77777777" w:rsidR="00D94437" w:rsidRDefault="00D94437">
            <w:pPr>
              <w:jc w:val="right"/>
              <w:rPr>
                <w:rFonts w:eastAsia="標楷體"/>
                <w:sz w:val="20"/>
              </w:rPr>
            </w:pPr>
            <w:r>
              <w:rPr>
                <w:rFonts w:eastAsia="標楷體"/>
                <w:sz w:val="20"/>
              </w:rPr>
              <w:t>0</w:t>
            </w:r>
          </w:p>
        </w:tc>
        <w:tc>
          <w:tcPr>
            <w:tcW w:w="1056" w:type="dxa"/>
            <w:tcBorders>
              <w:top w:val="single" w:sz="4" w:space="0" w:color="auto"/>
              <w:left w:val="single" w:sz="4" w:space="0" w:color="auto"/>
              <w:bottom w:val="single" w:sz="4" w:space="0" w:color="auto"/>
              <w:right w:val="single" w:sz="4" w:space="0" w:color="auto"/>
            </w:tcBorders>
            <w:hideMark/>
          </w:tcPr>
          <w:p w14:paraId="199E39C8"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4" w:space="0" w:color="auto"/>
              <w:bottom w:val="single" w:sz="2" w:space="0" w:color="auto"/>
              <w:right w:val="single" w:sz="2" w:space="0" w:color="auto"/>
            </w:tcBorders>
            <w:hideMark/>
          </w:tcPr>
          <w:p w14:paraId="661B73F0"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463BA690"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7971BD1F"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1B715429"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65B67326" w14:textId="77777777" w:rsidR="00D94437" w:rsidRDefault="00D94437">
            <w:pPr>
              <w:jc w:val="right"/>
              <w:rPr>
                <w:rFonts w:eastAsia="標楷體"/>
                <w:sz w:val="20"/>
              </w:rPr>
            </w:pPr>
            <w:r>
              <w:rPr>
                <w:rFonts w:eastAsia="標楷體" w:hint="eastAsia"/>
                <w:b/>
                <w:bCs/>
                <w:sz w:val="20"/>
              </w:rPr>
              <w:t xml:space="preserve">　</w:t>
            </w:r>
          </w:p>
        </w:tc>
      </w:tr>
      <w:tr w:rsidR="00D94437" w14:paraId="1682B180" w14:textId="77777777" w:rsidTr="00D94437">
        <w:trPr>
          <w:trHeight w:val="300"/>
          <w:jc w:val="center"/>
        </w:trPr>
        <w:tc>
          <w:tcPr>
            <w:tcW w:w="1563" w:type="dxa"/>
            <w:tcBorders>
              <w:top w:val="single" w:sz="2" w:space="0" w:color="auto"/>
              <w:left w:val="single" w:sz="2" w:space="0" w:color="auto"/>
              <w:bottom w:val="single" w:sz="2" w:space="0" w:color="auto"/>
              <w:right w:val="single" w:sz="2" w:space="0" w:color="auto"/>
            </w:tcBorders>
            <w:hideMark/>
          </w:tcPr>
          <w:p w14:paraId="0DB3F53B" w14:textId="77777777" w:rsidR="00D94437" w:rsidRDefault="00D94437">
            <w:pPr>
              <w:rPr>
                <w:rFonts w:eastAsia="標楷體"/>
                <w:b/>
                <w:bCs/>
                <w:sz w:val="20"/>
              </w:rPr>
            </w:pPr>
            <w:r>
              <w:rPr>
                <w:rFonts w:eastAsia="標楷體" w:hint="eastAsia"/>
                <w:b/>
                <w:bCs/>
                <w:sz w:val="20"/>
              </w:rPr>
              <w:t>其他補助收入</w:t>
            </w:r>
          </w:p>
        </w:tc>
        <w:tc>
          <w:tcPr>
            <w:tcW w:w="785" w:type="dxa"/>
            <w:tcBorders>
              <w:top w:val="single" w:sz="2" w:space="0" w:color="auto"/>
              <w:left w:val="single" w:sz="2" w:space="0" w:color="auto"/>
              <w:bottom w:val="single" w:sz="2" w:space="0" w:color="auto"/>
              <w:right w:val="single" w:sz="4" w:space="0" w:color="auto"/>
            </w:tcBorders>
            <w:hideMark/>
          </w:tcPr>
          <w:p w14:paraId="4BD37F19" w14:textId="77777777" w:rsidR="00D94437" w:rsidRDefault="00D94437">
            <w:pPr>
              <w:jc w:val="center"/>
              <w:rPr>
                <w:rFonts w:eastAsia="標楷體"/>
                <w:sz w:val="18"/>
                <w:szCs w:val="18"/>
              </w:rPr>
            </w:pPr>
            <w:r>
              <w:rPr>
                <w:rFonts w:eastAsia="標楷體" w:hint="eastAsia"/>
                <w:b/>
                <w:bCs/>
                <w:sz w:val="20"/>
              </w:rPr>
              <w:t xml:space="preserve">　</w:t>
            </w:r>
          </w:p>
        </w:tc>
        <w:tc>
          <w:tcPr>
            <w:tcW w:w="1056" w:type="dxa"/>
            <w:tcBorders>
              <w:top w:val="single" w:sz="4" w:space="0" w:color="auto"/>
              <w:left w:val="single" w:sz="4" w:space="0" w:color="auto"/>
              <w:bottom w:val="single" w:sz="4" w:space="0" w:color="auto"/>
              <w:right w:val="single" w:sz="4" w:space="0" w:color="auto"/>
            </w:tcBorders>
            <w:hideMark/>
          </w:tcPr>
          <w:p w14:paraId="0BBFB16F" w14:textId="77777777" w:rsidR="00D94437" w:rsidRDefault="00D94437">
            <w:pPr>
              <w:jc w:val="right"/>
              <w:rPr>
                <w:rFonts w:eastAsia="標楷體"/>
                <w:b/>
                <w:bCs/>
                <w:sz w:val="20"/>
              </w:rPr>
            </w:pPr>
            <w:r>
              <w:rPr>
                <w:rFonts w:eastAsia="標楷體"/>
                <w:b/>
                <w:bCs/>
                <w:sz w:val="20"/>
              </w:rPr>
              <w:t>59,585</w:t>
            </w:r>
          </w:p>
        </w:tc>
        <w:tc>
          <w:tcPr>
            <w:tcW w:w="1056" w:type="dxa"/>
            <w:tcBorders>
              <w:top w:val="single" w:sz="4" w:space="0" w:color="auto"/>
              <w:left w:val="single" w:sz="4" w:space="0" w:color="auto"/>
              <w:bottom w:val="single" w:sz="4" w:space="0" w:color="auto"/>
              <w:right w:val="single" w:sz="4" w:space="0" w:color="auto"/>
            </w:tcBorders>
            <w:hideMark/>
          </w:tcPr>
          <w:p w14:paraId="5406B083" w14:textId="77777777" w:rsidR="00D94437" w:rsidRDefault="00D94437">
            <w:pPr>
              <w:jc w:val="right"/>
              <w:rPr>
                <w:rFonts w:eastAsia="標楷體"/>
                <w:b/>
                <w:bCs/>
                <w:sz w:val="20"/>
              </w:rPr>
            </w:pPr>
            <w:r>
              <w:rPr>
                <w:rFonts w:eastAsia="標楷體"/>
                <w:b/>
                <w:bCs/>
                <w:sz w:val="20"/>
              </w:rPr>
              <w:t>973</w:t>
            </w:r>
          </w:p>
        </w:tc>
        <w:tc>
          <w:tcPr>
            <w:tcW w:w="1056" w:type="dxa"/>
            <w:tcBorders>
              <w:top w:val="single" w:sz="4" w:space="0" w:color="auto"/>
              <w:left w:val="single" w:sz="4" w:space="0" w:color="auto"/>
              <w:bottom w:val="single" w:sz="4" w:space="0" w:color="auto"/>
              <w:right w:val="single" w:sz="4" w:space="0" w:color="auto"/>
            </w:tcBorders>
            <w:hideMark/>
          </w:tcPr>
          <w:p w14:paraId="1FAE6C7B" w14:textId="77777777" w:rsidR="00D94437" w:rsidRDefault="00D94437">
            <w:pPr>
              <w:jc w:val="right"/>
              <w:rPr>
                <w:rFonts w:eastAsia="標楷體"/>
                <w:b/>
                <w:bCs/>
                <w:sz w:val="20"/>
              </w:rPr>
            </w:pPr>
            <w:r>
              <w:rPr>
                <w:rFonts w:eastAsia="標楷體"/>
                <w:b/>
                <w:bCs/>
                <w:sz w:val="20"/>
              </w:rPr>
              <w:t>644</w:t>
            </w:r>
          </w:p>
        </w:tc>
        <w:tc>
          <w:tcPr>
            <w:tcW w:w="1056" w:type="dxa"/>
            <w:tcBorders>
              <w:top w:val="single" w:sz="2" w:space="0" w:color="auto"/>
              <w:left w:val="single" w:sz="4" w:space="0" w:color="auto"/>
              <w:bottom w:val="single" w:sz="2" w:space="0" w:color="auto"/>
              <w:right w:val="single" w:sz="2" w:space="0" w:color="auto"/>
            </w:tcBorders>
            <w:hideMark/>
          </w:tcPr>
          <w:p w14:paraId="01846AD4" w14:textId="77777777" w:rsidR="00D94437" w:rsidRDefault="00D94437">
            <w:pPr>
              <w:jc w:val="right"/>
              <w:rPr>
                <w:rFonts w:eastAsia="標楷體"/>
                <w:b/>
                <w:bCs/>
                <w:sz w:val="20"/>
              </w:rPr>
            </w:pPr>
            <w:r>
              <w:rPr>
                <w:rFonts w:eastAsia="標楷體"/>
                <w:b/>
                <w:bCs/>
                <w:sz w:val="20"/>
              </w:rPr>
              <w:t>736</w:t>
            </w:r>
          </w:p>
        </w:tc>
        <w:tc>
          <w:tcPr>
            <w:tcW w:w="1056" w:type="dxa"/>
            <w:tcBorders>
              <w:top w:val="single" w:sz="2" w:space="0" w:color="auto"/>
              <w:left w:val="single" w:sz="2" w:space="0" w:color="auto"/>
              <w:bottom w:val="single" w:sz="2" w:space="0" w:color="auto"/>
              <w:right w:val="single" w:sz="2" w:space="0" w:color="auto"/>
            </w:tcBorders>
            <w:hideMark/>
          </w:tcPr>
          <w:p w14:paraId="5002E6B6" w14:textId="77777777" w:rsidR="00D94437" w:rsidRDefault="00D94437">
            <w:pPr>
              <w:jc w:val="right"/>
              <w:rPr>
                <w:rFonts w:eastAsia="標楷體"/>
                <w:b/>
                <w:bCs/>
                <w:sz w:val="20"/>
              </w:rPr>
            </w:pPr>
            <w:r>
              <w:rPr>
                <w:rFonts w:eastAsia="標楷體"/>
                <w:b/>
                <w:bCs/>
                <w:sz w:val="20"/>
              </w:rPr>
              <w:t>692</w:t>
            </w:r>
          </w:p>
        </w:tc>
        <w:tc>
          <w:tcPr>
            <w:tcW w:w="1056" w:type="dxa"/>
            <w:tcBorders>
              <w:top w:val="single" w:sz="2" w:space="0" w:color="auto"/>
              <w:left w:val="single" w:sz="2" w:space="0" w:color="auto"/>
              <w:bottom w:val="single" w:sz="2" w:space="0" w:color="auto"/>
              <w:right w:val="single" w:sz="2" w:space="0" w:color="auto"/>
            </w:tcBorders>
            <w:hideMark/>
          </w:tcPr>
          <w:p w14:paraId="1A59A797" w14:textId="77777777" w:rsidR="00D94437" w:rsidRDefault="00D94437">
            <w:pPr>
              <w:jc w:val="right"/>
              <w:rPr>
                <w:rFonts w:eastAsia="標楷體"/>
                <w:b/>
                <w:bCs/>
                <w:sz w:val="20"/>
              </w:rPr>
            </w:pPr>
            <w:r>
              <w:rPr>
                <w:rFonts w:eastAsia="標楷體"/>
                <w:b/>
                <w:bCs/>
                <w:sz w:val="20"/>
              </w:rPr>
              <w:t>3,360</w:t>
            </w:r>
          </w:p>
        </w:tc>
        <w:tc>
          <w:tcPr>
            <w:tcW w:w="1056" w:type="dxa"/>
            <w:tcBorders>
              <w:top w:val="single" w:sz="2" w:space="0" w:color="auto"/>
              <w:left w:val="single" w:sz="2" w:space="0" w:color="auto"/>
              <w:bottom w:val="single" w:sz="2" w:space="0" w:color="auto"/>
              <w:right w:val="single" w:sz="2" w:space="0" w:color="auto"/>
            </w:tcBorders>
            <w:hideMark/>
          </w:tcPr>
          <w:p w14:paraId="7C7F1821" w14:textId="77777777" w:rsidR="00D94437" w:rsidRDefault="00D94437">
            <w:pPr>
              <w:jc w:val="right"/>
              <w:rPr>
                <w:rFonts w:eastAsia="標楷體"/>
                <w:b/>
                <w:bCs/>
                <w:sz w:val="20"/>
              </w:rPr>
            </w:pPr>
            <w:r>
              <w:rPr>
                <w:rFonts w:eastAsia="標楷體"/>
                <w:b/>
                <w:bCs/>
                <w:sz w:val="20"/>
              </w:rPr>
              <w:t>2,622</w:t>
            </w:r>
          </w:p>
        </w:tc>
        <w:tc>
          <w:tcPr>
            <w:tcW w:w="1056" w:type="dxa"/>
            <w:tcBorders>
              <w:top w:val="single" w:sz="2" w:space="0" w:color="auto"/>
              <w:left w:val="single" w:sz="2" w:space="0" w:color="auto"/>
              <w:bottom w:val="single" w:sz="2" w:space="0" w:color="auto"/>
              <w:right w:val="single" w:sz="2" w:space="0" w:color="auto"/>
            </w:tcBorders>
            <w:hideMark/>
          </w:tcPr>
          <w:p w14:paraId="32CDA6BF" w14:textId="77777777" w:rsidR="00D94437" w:rsidRDefault="00D94437">
            <w:pPr>
              <w:jc w:val="right"/>
              <w:rPr>
                <w:rFonts w:eastAsia="標楷體"/>
                <w:b/>
                <w:bCs/>
                <w:sz w:val="20"/>
              </w:rPr>
            </w:pPr>
            <w:r>
              <w:rPr>
                <w:rFonts w:eastAsia="標楷體"/>
                <w:b/>
                <w:bCs/>
                <w:sz w:val="20"/>
              </w:rPr>
              <w:t>4.40%</w:t>
            </w:r>
          </w:p>
        </w:tc>
      </w:tr>
      <w:tr w:rsidR="00D94437" w14:paraId="2CEBB906" w14:textId="77777777" w:rsidTr="00D94437">
        <w:trPr>
          <w:trHeight w:val="300"/>
          <w:jc w:val="center"/>
        </w:trPr>
        <w:tc>
          <w:tcPr>
            <w:tcW w:w="1563" w:type="dxa"/>
            <w:tcBorders>
              <w:top w:val="single" w:sz="2" w:space="0" w:color="auto"/>
              <w:left w:val="single" w:sz="2" w:space="0" w:color="auto"/>
              <w:bottom w:val="single" w:sz="2" w:space="0" w:color="auto"/>
              <w:right w:val="single" w:sz="2" w:space="0" w:color="auto"/>
            </w:tcBorders>
            <w:hideMark/>
          </w:tcPr>
          <w:p w14:paraId="2EE0333F" w14:textId="77777777" w:rsidR="00D94437" w:rsidRDefault="00D94437">
            <w:pPr>
              <w:rPr>
                <w:rFonts w:eastAsia="標楷體"/>
                <w:bCs/>
                <w:sz w:val="20"/>
              </w:rPr>
            </w:pPr>
            <w:r>
              <w:rPr>
                <w:rFonts w:eastAsia="標楷體" w:hint="eastAsia"/>
                <w:b/>
                <w:bCs/>
                <w:sz w:val="20"/>
              </w:rPr>
              <w:t>雜項業務收入</w:t>
            </w:r>
          </w:p>
        </w:tc>
        <w:tc>
          <w:tcPr>
            <w:tcW w:w="785" w:type="dxa"/>
            <w:tcBorders>
              <w:top w:val="single" w:sz="2" w:space="0" w:color="auto"/>
              <w:left w:val="single" w:sz="2" w:space="0" w:color="auto"/>
              <w:bottom w:val="single" w:sz="2" w:space="0" w:color="auto"/>
              <w:right w:val="single" w:sz="4" w:space="0" w:color="auto"/>
            </w:tcBorders>
            <w:hideMark/>
          </w:tcPr>
          <w:p w14:paraId="6A1AD71E" w14:textId="77777777" w:rsidR="00D94437" w:rsidRDefault="00D94437">
            <w:pPr>
              <w:jc w:val="center"/>
              <w:rPr>
                <w:rFonts w:eastAsia="標楷體"/>
                <w:sz w:val="18"/>
                <w:szCs w:val="18"/>
              </w:rPr>
            </w:pPr>
            <w:r>
              <w:rPr>
                <w:rFonts w:eastAsia="標楷體" w:hint="eastAsia"/>
                <w:b/>
                <w:bCs/>
                <w:sz w:val="20"/>
              </w:rPr>
              <w:t>公服組</w:t>
            </w:r>
          </w:p>
        </w:tc>
        <w:tc>
          <w:tcPr>
            <w:tcW w:w="1056" w:type="dxa"/>
            <w:tcBorders>
              <w:top w:val="single" w:sz="4" w:space="0" w:color="auto"/>
              <w:left w:val="single" w:sz="4" w:space="0" w:color="auto"/>
              <w:bottom w:val="single" w:sz="4" w:space="0" w:color="auto"/>
              <w:right w:val="single" w:sz="4" w:space="0" w:color="auto"/>
            </w:tcBorders>
            <w:hideMark/>
          </w:tcPr>
          <w:p w14:paraId="22BB94EF" w14:textId="77777777" w:rsidR="00D94437" w:rsidRDefault="00D94437">
            <w:pPr>
              <w:jc w:val="right"/>
              <w:rPr>
                <w:rFonts w:eastAsia="標楷體"/>
                <w:b/>
                <w:bCs/>
                <w:sz w:val="20"/>
              </w:rPr>
            </w:pPr>
            <w:r>
              <w:rPr>
                <w:rFonts w:eastAsia="標楷體" w:hint="eastAsia"/>
                <w:b/>
                <w:bCs/>
                <w:sz w:val="20"/>
              </w:rPr>
              <w:t xml:space="preserve">　</w:t>
            </w:r>
          </w:p>
        </w:tc>
        <w:tc>
          <w:tcPr>
            <w:tcW w:w="1056" w:type="dxa"/>
            <w:tcBorders>
              <w:top w:val="single" w:sz="4" w:space="0" w:color="auto"/>
              <w:left w:val="single" w:sz="4" w:space="0" w:color="auto"/>
              <w:bottom w:val="single" w:sz="4" w:space="0" w:color="auto"/>
              <w:right w:val="single" w:sz="4" w:space="0" w:color="auto"/>
            </w:tcBorders>
            <w:hideMark/>
          </w:tcPr>
          <w:p w14:paraId="114D520B" w14:textId="77777777" w:rsidR="00D94437" w:rsidRDefault="00D94437">
            <w:pPr>
              <w:jc w:val="right"/>
              <w:rPr>
                <w:rFonts w:eastAsia="標楷體"/>
                <w:b/>
                <w:bCs/>
                <w:sz w:val="20"/>
              </w:rPr>
            </w:pPr>
            <w:r>
              <w:rPr>
                <w:rFonts w:eastAsia="標楷體"/>
                <w:b/>
                <w:bCs/>
                <w:sz w:val="20"/>
              </w:rPr>
              <w:t>0</w:t>
            </w:r>
          </w:p>
        </w:tc>
        <w:tc>
          <w:tcPr>
            <w:tcW w:w="1056" w:type="dxa"/>
            <w:tcBorders>
              <w:top w:val="single" w:sz="4" w:space="0" w:color="auto"/>
              <w:left w:val="single" w:sz="4" w:space="0" w:color="auto"/>
              <w:bottom w:val="single" w:sz="4" w:space="0" w:color="auto"/>
              <w:right w:val="single" w:sz="4" w:space="0" w:color="auto"/>
            </w:tcBorders>
            <w:hideMark/>
          </w:tcPr>
          <w:p w14:paraId="5E5132D5" w14:textId="77777777" w:rsidR="00D94437" w:rsidRDefault="00D94437">
            <w:pPr>
              <w:jc w:val="right"/>
              <w:rPr>
                <w:rFonts w:eastAsia="標楷體"/>
                <w:b/>
                <w:bCs/>
                <w:sz w:val="20"/>
              </w:rPr>
            </w:pPr>
            <w:r>
              <w:rPr>
                <w:rFonts w:eastAsia="標楷體"/>
                <w:b/>
                <w:bCs/>
                <w:sz w:val="20"/>
              </w:rPr>
              <w:t>87</w:t>
            </w:r>
          </w:p>
        </w:tc>
        <w:tc>
          <w:tcPr>
            <w:tcW w:w="1056" w:type="dxa"/>
            <w:tcBorders>
              <w:top w:val="single" w:sz="2" w:space="0" w:color="auto"/>
              <w:left w:val="single" w:sz="4" w:space="0" w:color="auto"/>
              <w:bottom w:val="single" w:sz="2" w:space="0" w:color="auto"/>
              <w:right w:val="single" w:sz="2" w:space="0" w:color="auto"/>
            </w:tcBorders>
            <w:hideMark/>
          </w:tcPr>
          <w:p w14:paraId="6C17F01D" w14:textId="77777777" w:rsidR="00D94437" w:rsidRDefault="00D94437">
            <w:pPr>
              <w:jc w:val="right"/>
              <w:rPr>
                <w:rFonts w:eastAsia="標楷體"/>
                <w:b/>
                <w:bCs/>
                <w:sz w:val="20"/>
              </w:rPr>
            </w:pPr>
            <w:r>
              <w:rPr>
                <w:rFonts w:eastAsia="標楷體"/>
                <w:b/>
                <w:bCs/>
                <w:sz w:val="20"/>
              </w:rPr>
              <w:t>145</w:t>
            </w:r>
          </w:p>
        </w:tc>
        <w:tc>
          <w:tcPr>
            <w:tcW w:w="1056" w:type="dxa"/>
            <w:tcBorders>
              <w:top w:val="single" w:sz="2" w:space="0" w:color="auto"/>
              <w:left w:val="single" w:sz="2" w:space="0" w:color="auto"/>
              <w:bottom w:val="single" w:sz="2" w:space="0" w:color="auto"/>
              <w:right w:val="single" w:sz="2" w:space="0" w:color="auto"/>
            </w:tcBorders>
            <w:hideMark/>
          </w:tcPr>
          <w:p w14:paraId="6D638776" w14:textId="77777777" w:rsidR="00D94437" w:rsidRDefault="00D94437">
            <w:pPr>
              <w:jc w:val="right"/>
              <w:rPr>
                <w:rFonts w:eastAsia="標楷體"/>
                <w:b/>
                <w:bCs/>
                <w:sz w:val="20"/>
              </w:rPr>
            </w:pPr>
            <w:r>
              <w:rPr>
                <w:rFonts w:eastAsia="標楷體"/>
                <w:b/>
                <w:bCs/>
                <w:sz w:val="20"/>
              </w:rPr>
              <w:t>155</w:t>
            </w:r>
          </w:p>
        </w:tc>
        <w:tc>
          <w:tcPr>
            <w:tcW w:w="1056" w:type="dxa"/>
            <w:tcBorders>
              <w:top w:val="single" w:sz="2" w:space="0" w:color="auto"/>
              <w:left w:val="single" w:sz="2" w:space="0" w:color="auto"/>
              <w:bottom w:val="single" w:sz="2" w:space="0" w:color="auto"/>
              <w:right w:val="single" w:sz="2" w:space="0" w:color="auto"/>
            </w:tcBorders>
            <w:hideMark/>
          </w:tcPr>
          <w:p w14:paraId="1E50AEAF" w14:textId="77777777" w:rsidR="00D94437" w:rsidRDefault="00D94437">
            <w:pPr>
              <w:jc w:val="right"/>
              <w:rPr>
                <w:rFonts w:eastAsia="標楷體"/>
                <w:b/>
                <w:bCs/>
                <w:sz w:val="20"/>
              </w:rPr>
            </w:pPr>
            <w:r>
              <w:rPr>
                <w:rFonts w:eastAsia="標楷體"/>
                <w:b/>
                <w:bCs/>
                <w:sz w:val="20"/>
              </w:rPr>
              <w:t>15</w:t>
            </w:r>
          </w:p>
        </w:tc>
        <w:tc>
          <w:tcPr>
            <w:tcW w:w="1056" w:type="dxa"/>
            <w:tcBorders>
              <w:top w:val="single" w:sz="2" w:space="0" w:color="auto"/>
              <w:left w:val="single" w:sz="2" w:space="0" w:color="auto"/>
              <w:bottom w:val="single" w:sz="2" w:space="0" w:color="auto"/>
              <w:right w:val="single" w:sz="2" w:space="0" w:color="auto"/>
            </w:tcBorders>
            <w:hideMark/>
          </w:tcPr>
          <w:p w14:paraId="184A29F2" w14:textId="77777777" w:rsidR="00D94437" w:rsidRDefault="00D94437">
            <w:pPr>
              <w:jc w:val="right"/>
              <w:rPr>
                <w:rFonts w:eastAsia="標楷體"/>
                <w:b/>
                <w:bCs/>
                <w:sz w:val="20"/>
              </w:rPr>
            </w:pPr>
            <w:r>
              <w:rPr>
                <w:rFonts w:eastAsia="標楷體"/>
                <w:b/>
                <w:bCs/>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7037EF7E" w14:textId="77777777" w:rsidR="00D94437" w:rsidRDefault="00D94437">
            <w:pPr>
              <w:jc w:val="right"/>
              <w:rPr>
                <w:rFonts w:eastAsia="標楷體"/>
                <w:b/>
                <w:bCs/>
                <w:sz w:val="20"/>
              </w:rPr>
            </w:pPr>
            <w:r>
              <w:rPr>
                <w:rFonts w:eastAsia="標楷體" w:hint="eastAsia"/>
                <w:b/>
                <w:bCs/>
                <w:sz w:val="20"/>
              </w:rPr>
              <w:t xml:space="preserve">　</w:t>
            </w:r>
          </w:p>
        </w:tc>
      </w:tr>
      <w:tr w:rsidR="00D94437" w14:paraId="706EE99F" w14:textId="77777777" w:rsidTr="00D94437">
        <w:trPr>
          <w:trHeight w:val="300"/>
          <w:jc w:val="center"/>
        </w:trPr>
        <w:tc>
          <w:tcPr>
            <w:tcW w:w="1563" w:type="dxa"/>
            <w:tcBorders>
              <w:top w:val="single" w:sz="2" w:space="0" w:color="auto"/>
              <w:left w:val="single" w:sz="2" w:space="0" w:color="auto"/>
              <w:bottom w:val="single" w:sz="2" w:space="0" w:color="auto"/>
              <w:right w:val="single" w:sz="2" w:space="0" w:color="auto"/>
            </w:tcBorders>
            <w:hideMark/>
          </w:tcPr>
          <w:p w14:paraId="6A25E595" w14:textId="77777777" w:rsidR="00D94437" w:rsidRDefault="00D94437">
            <w:pPr>
              <w:rPr>
                <w:rFonts w:eastAsia="標楷體"/>
                <w:b/>
                <w:bCs/>
                <w:sz w:val="20"/>
              </w:rPr>
            </w:pPr>
            <w:r>
              <w:rPr>
                <w:rFonts w:eastAsia="標楷體" w:hint="eastAsia"/>
                <w:b/>
                <w:bCs/>
                <w:sz w:val="20"/>
              </w:rPr>
              <w:t>財務收入</w:t>
            </w:r>
          </w:p>
        </w:tc>
        <w:tc>
          <w:tcPr>
            <w:tcW w:w="785" w:type="dxa"/>
            <w:tcBorders>
              <w:top w:val="single" w:sz="2" w:space="0" w:color="auto"/>
              <w:left w:val="single" w:sz="2" w:space="0" w:color="auto"/>
              <w:bottom w:val="single" w:sz="2" w:space="0" w:color="auto"/>
              <w:right w:val="single" w:sz="4" w:space="0" w:color="auto"/>
            </w:tcBorders>
            <w:hideMark/>
          </w:tcPr>
          <w:p w14:paraId="4AE56D21" w14:textId="77777777" w:rsidR="00D94437" w:rsidRDefault="00D94437">
            <w:pPr>
              <w:jc w:val="center"/>
              <w:rPr>
                <w:rFonts w:eastAsia="標楷體"/>
                <w:sz w:val="18"/>
                <w:szCs w:val="18"/>
              </w:rPr>
            </w:pPr>
            <w:r>
              <w:rPr>
                <w:rFonts w:eastAsia="標楷體" w:hint="eastAsia"/>
                <w:b/>
                <w:bCs/>
                <w:sz w:val="20"/>
              </w:rPr>
              <w:t>秘書室</w:t>
            </w:r>
          </w:p>
        </w:tc>
        <w:tc>
          <w:tcPr>
            <w:tcW w:w="1056" w:type="dxa"/>
            <w:tcBorders>
              <w:top w:val="single" w:sz="4" w:space="0" w:color="auto"/>
              <w:left w:val="single" w:sz="4" w:space="0" w:color="auto"/>
              <w:bottom w:val="single" w:sz="4" w:space="0" w:color="auto"/>
              <w:right w:val="single" w:sz="4" w:space="0" w:color="auto"/>
            </w:tcBorders>
            <w:hideMark/>
          </w:tcPr>
          <w:p w14:paraId="5E986952" w14:textId="77777777" w:rsidR="00D94437" w:rsidRDefault="00D94437">
            <w:pPr>
              <w:jc w:val="right"/>
              <w:rPr>
                <w:rFonts w:eastAsia="標楷體"/>
                <w:b/>
                <w:bCs/>
                <w:sz w:val="20"/>
              </w:rPr>
            </w:pPr>
            <w:r>
              <w:rPr>
                <w:rFonts w:eastAsia="標楷體"/>
                <w:b/>
                <w:bCs/>
                <w:sz w:val="20"/>
              </w:rPr>
              <w:t>5,500</w:t>
            </w:r>
          </w:p>
        </w:tc>
        <w:tc>
          <w:tcPr>
            <w:tcW w:w="1056" w:type="dxa"/>
            <w:tcBorders>
              <w:top w:val="single" w:sz="4" w:space="0" w:color="auto"/>
              <w:left w:val="single" w:sz="4" w:space="0" w:color="auto"/>
              <w:bottom w:val="single" w:sz="4" w:space="0" w:color="auto"/>
              <w:right w:val="single" w:sz="4" w:space="0" w:color="auto"/>
            </w:tcBorders>
            <w:hideMark/>
          </w:tcPr>
          <w:p w14:paraId="180D62EE" w14:textId="77777777" w:rsidR="00D94437" w:rsidRDefault="00D94437">
            <w:pPr>
              <w:jc w:val="right"/>
              <w:rPr>
                <w:rFonts w:eastAsia="標楷體"/>
                <w:b/>
                <w:bCs/>
                <w:sz w:val="20"/>
              </w:rPr>
            </w:pPr>
            <w:r>
              <w:rPr>
                <w:rFonts w:eastAsia="標楷體"/>
                <w:b/>
                <w:bCs/>
                <w:sz w:val="20"/>
              </w:rPr>
              <w:t>50</w:t>
            </w:r>
          </w:p>
        </w:tc>
        <w:tc>
          <w:tcPr>
            <w:tcW w:w="1056" w:type="dxa"/>
            <w:tcBorders>
              <w:top w:val="single" w:sz="4" w:space="0" w:color="auto"/>
              <w:left w:val="single" w:sz="4" w:space="0" w:color="auto"/>
              <w:bottom w:val="single" w:sz="4" w:space="0" w:color="auto"/>
              <w:right w:val="single" w:sz="4" w:space="0" w:color="auto"/>
            </w:tcBorders>
            <w:hideMark/>
          </w:tcPr>
          <w:p w14:paraId="54990CC4" w14:textId="77777777" w:rsidR="00D94437" w:rsidRDefault="00D94437">
            <w:pPr>
              <w:jc w:val="right"/>
              <w:rPr>
                <w:rFonts w:eastAsia="標楷體"/>
                <w:b/>
                <w:bCs/>
                <w:sz w:val="20"/>
              </w:rPr>
            </w:pPr>
            <w:r>
              <w:rPr>
                <w:rFonts w:eastAsia="標楷體"/>
                <w:b/>
                <w:bCs/>
                <w:sz w:val="20"/>
              </w:rPr>
              <w:t>29</w:t>
            </w:r>
          </w:p>
        </w:tc>
        <w:tc>
          <w:tcPr>
            <w:tcW w:w="1056" w:type="dxa"/>
            <w:tcBorders>
              <w:top w:val="single" w:sz="2" w:space="0" w:color="auto"/>
              <w:left w:val="single" w:sz="4" w:space="0" w:color="auto"/>
              <w:bottom w:val="single" w:sz="2" w:space="0" w:color="auto"/>
              <w:right w:val="single" w:sz="2" w:space="0" w:color="auto"/>
            </w:tcBorders>
            <w:hideMark/>
          </w:tcPr>
          <w:p w14:paraId="0E8B9FE9" w14:textId="77777777" w:rsidR="00D94437" w:rsidRDefault="00D94437">
            <w:pPr>
              <w:jc w:val="right"/>
              <w:rPr>
                <w:rFonts w:eastAsia="標楷體"/>
                <w:b/>
                <w:bCs/>
                <w:sz w:val="20"/>
              </w:rPr>
            </w:pPr>
            <w:r>
              <w:rPr>
                <w:rFonts w:eastAsia="標楷體"/>
                <w:b/>
                <w:bCs/>
                <w:sz w:val="20"/>
              </w:rPr>
              <w:t>26</w:t>
            </w:r>
          </w:p>
        </w:tc>
        <w:tc>
          <w:tcPr>
            <w:tcW w:w="1056" w:type="dxa"/>
            <w:tcBorders>
              <w:top w:val="single" w:sz="2" w:space="0" w:color="auto"/>
              <w:left w:val="single" w:sz="2" w:space="0" w:color="auto"/>
              <w:bottom w:val="single" w:sz="2" w:space="0" w:color="auto"/>
              <w:right w:val="single" w:sz="2" w:space="0" w:color="auto"/>
            </w:tcBorders>
            <w:hideMark/>
          </w:tcPr>
          <w:p w14:paraId="1D8265EB" w14:textId="77777777" w:rsidR="00D94437" w:rsidRDefault="00D94437">
            <w:pPr>
              <w:jc w:val="right"/>
              <w:rPr>
                <w:rFonts w:eastAsia="標楷體"/>
                <w:b/>
                <w:bCs/>
                <w:sz w:val="20"/>
              </w:rPr>
            </w:pPr>
            <w:r>
              <w:rPr>
                <w:rFonts w:eastAsia="標楷體"/>
                <w:b/>
                <w:bCs/>
                <w:sz w:val="20"/>
              </w:rPr>
              <w:t>161</w:t>
            </w:r>
          </w:p>
        </w:tc>
        <w:tc>
          <w:tcPr>
            <w:tcW w:w="1056" w:type="dxa"/>
            <w:tcBorders>
              <w:top w:val="single" w:sz="2" w:space="0" w:color="auto"/>
              <w:left w:val="single" w:sz="2" w:space="0" w:color="auto"/>
              <w:bottom w:val="single" w:sz="2" w:space="0" w:color="auto"/>
              <w:right w:val="single" w:sz="2" w:space="0" w:color="auto"/>
            </w:tcBorders>
            <w:hideMark/>
          </w:tcPr>
          <w:p w14:paraId="2E8CABA8" w14:textId="77777777" w:rsidR="00D94437" w:rsidRDefault="00D94437">
            <w:pPr>
              <w:jc w:val="right"/>
              <w:rPr>
                <w:rFonts w:eastAsia="標楷體"/>
                <w:b/>
                <w:bCs/>
                <w:sz w:val="20"/>
              </w:rPr>
            </w:pPr>
            <w:r>
              <w:rPr>
                <w:rFonts w:eastAsia="標楷體"/>
                <w:b/>
                <w:bCs/>
                <w:sz w:val="20"/>
              </w:rPr>
              <w:t>241</w:t>
            </w:r>
          </w:p>
        </w:tc>
        <w:tc>
          <w:tcPr>
            <w:tcW w:w="1056" w:type="dxa"/>
            <w:tcBorders>
              <w:top w:val="single" w:sz="2" w:space="0" w:color="auto"/>
              <w:left w:val="single" w:sz="2" w:space="0" w:color="auto"/>
              <w:bottom w:val="single" w:sz="2" w:space="0" w:color="auto"/>
              <w:right w:val="single" w:sz="2" w:space="0" w:color="auto"/>
            </w:tcBorders>
            <w:hideMark/>
          </w:tcPr>
          <w:p w14:paraId="65A22A37" w14:textId="77777777" w:rsidR="00D94437" w:rsidRDefault="00D94437">
            <w:pPr>
              <w:jc w:val="right"/>
              <w:rPr>
                <w:rFonts w:eastAsia="標楷體"/>
                <w:b/>
                <w:bCs/>
                <w:sz w:val="20"/>
              </w:rPr>
            </w:pPr>
            <w:r>
              <w:rPr>
                <w:rFonts w:eastAsia="標楷體"/>
                <w:b/>
                <w:bCs/>
                <w:sz w:val="20"/>
              </w:rPr>
              <w:t>44</w:t>
            </w:r>
          </w:p>
        </w:tc>
        <w:tc>
          <w:tcPr>
            <w:tcW w:w="1056" w:type="dxa"/>
            <w:tcBorders>
              <w:top w:val="single" w:sz="2" w:space="0" w:color="auto"/>
              <w:left w:val="single" w:sz="2" w:space="0" w:color="auto"/>
              <w:bottom w:val="single" w:sz="2" w:space="0" w:color="auto"/>
              <w:right w:val="single" w:sz="2" w:space="0" w:color="auto"/>
            </w:tcBorders>
            <w:hideMark/>
          </w:tcPr>
          <w:p w14:paraId="193A662F" w14:textId="77777777" w:rsidR="00D94437" w:rsidRDefault="00D94437">
            <w:pPr>
              <w:jc w:val="right"/>
              <w:rPr>
                <w:rFonts w:eastAsia="標楷體"/>
                <w:b/>
                <w:bCs/>
                <w:sz w:val="20"/>
              </w:rPr>
            </w:pPr>
            <w:r>
              <w:rPr>
                <w:rFonts w:eastAsia="標楷體"/>
                <w:b/>
                <w:bCs/>
                <w:color w:val="FF0000"/>
                <w:sz w:val="20"/>
              </w:rPr>
              <w:t>0.80%</w:t>
            </w:r>
          </w:p>
        </w:tc>
      </w:tr>
      <w:tr w:rsidR="00D94437" w14:paraId="69BC4CAB" w14:textId="77777777" w:rsidTr="00D94437">
        <w:trPr>
          <w:trHeight w:val="300"/>
          <w:jc w:val="center"/>
        </w:trPr>
        <w:tc>
          <w:tcPr>
            <w:tcW w:w="1563" w:type="dxa"/>
            <w:tcBorders>
              <w:top w:val="single" w:sz="2" w:space="0" w:color="auto"/>
              <w:left w:val="single" w:sz="2" w:space="0" w:color="auto"/>
              <w:bottom w:val="single" w:sz="2" w:space="0" w:color="auto"/>
              <w:right w:val="single" w:sz="2" w:space="0" w:color="auto"/>
            </w:tcBorders>
            <w:hideMark/>
          </w:tcPr>
          <w:p w14:paraId="6A055CB7" w14:textId="77777777" w:rsidR="00D94437" w:rsidRDefault="00D94437">
            <w:pPr>
              <w:rPr>
                <w:rFonts w:eastAsia="標楷體"/>
                <w:b/>
                <w:bCs/>
                <w:sz w:val="20"/>
              </w:rPr>
            </w:pPr>
            <w:r>
              <w:rPr>
                <w:rFonts w:eastAsia="標楷體" w:hint="eastAsia"/>
                <w:b/>
                <w:bCs/>
                <w:sz w:val="20"/>
              </w:rPr>
              <w:t>資產使用及權利金收入</w:t>
            </w:r>
          </w:p>
        </w:tc>
        <w:tc>
          <w:tcPr>
            <w:tcW w:w="785" w:type="dxa"/>
            <w:tcBorders>
              <w:top w:val="single" w:sz="2" w:space="0" w:color="auto"/>
              <w:left w:val="single" w:sz="2" w:space="0" w:color="auto"/>
              <w:bottom w:val="single" w:sz="2" w:space="0" w:color="auto"/>
              <w:right w:val="single" w:sz="4" w:space="0" w:color="auto"/>
            </w:tcBorders>
          </w:tcPr>
          <w:p w14:paraId="6AC2BE4E" w14:textId="77777777" w:rsidR="00D94437" w:rsidRDefault="00D94437">
            <w:pPr>
              <w:jc w:val="center"/>
              <w:rPr>
                <w:rFonts w:eastAsia="標楷體"/>
                <w:sz w:val="18"/>
                <w:szCs w:val="18"/>
              </w:rPr>
            </w:pPr>
          </w:p>
        </w:tc>
        <w:tc>
          <w:tcPr>
            <w:tcW w:w="1056" w:type="dxa"/>
            <w:tcBorders>
              <w:top w:val="single" w:sz="4" w:space="0" w:color="auto"/>
              <w:left w:val="single" w:sz="4" w:space="0" w:color="auto"/>
              <w:bottom w:val="single" w:sz="4" w:space="0" w:color="auto"/>
              <w:right w:val="single" w:sz="4" w:space="0" w:color="auto"/>
            </w:tcBorders>
            <w:hideMark/>
          </w:tcPr>
          <w:p w14:paraId="4C0BB0C5" w14:textId="77777777" w:rsidR="00D94437" w:rsidRDefault="00D94437">
            <w:pPr>
              <w:jc w:val="right"/>
              <w:rPr>
                <w:rFonts w:eastAsia="標楷體"/>
                <w:b/>
                <w:bCs/>
                <w:sz w:val="18"/>
                <w:szCs w:val="18"/>
              </w:rPr>
            </w:pPr>
            <w:r>
              <w:rPr>
                <w:rFonts w:eastAsia="標楷體"/>
                <w:b/>
                <w:bCs/>
                <w:sz w:val="20"/>
              </w:rPr>
              <w:t>40,000</w:t>
            </w:r>
          </w:p>
        </w:tc>
        <w:tc>
          <w:tcPr>
            <w:tcW w:w="1056" w:type="dxa"/>
            <w:tcBorders>
              <w:top w:val="single" w:sz="4" w:space="0" w:color="auto"/>
              <w:left w:val="single" w:sz="4" w:space="0" w:color="auto"/>
              <w:bottom w:val="single" w:sz="4" w:space="0" w:color="auto"/>
              <w:right w:val="single" w:sz="4" w:space="0" w:color="auto"/>
            </w:tcBorders>
            <w:hideMark/>
          </w:tcPr>
          <w:p w14:paraId="778947C2" w14:textId="77777777" w:rsidR="00D94437" w:rsidRDefault="00D94437">
            <w:pPr>
              <w:jc w:val="right"/>
              <w:rPr>
                <w:rFonts w:eastAsia="標楷體"/>
                <w:b/>
                <w:bCs/>
                <w:sz w:val="20"/>
              </w:rPr>
            </w:pPr>
            <w:r>
              <w:rPr>
                <w:rFonts w:eastAsia="標楷體"/>
                <w:b/>
                <w:bCs/>
                <w:sz w:val="20"/>
              </w:rPr>
              <w:t>1,757</w:t>
            </w:r>
          </w:p>
        </w:tc>
        <w:tc>
          <w:tcPr>
            <w:tcW w:w="1056" w:type="dxa"/>
            <w:tcBorders>
              <w:top w:val="single" w:sz="4" w:space="0" w:color="auto"/>
              <w:left w:val="single" w:sz="4" w:space="0" w:color="auto"/>
              <w:bottom w:val="single" w:sz="4" w:space="0" w:color="auto"/>
              <w:right w:val="single" w:sz="4" w:space="0" w:color="auto"/>
            </w:tcBorders>
            <w:hideMark/>
          </w:tcPr>
          <w:p w14:paraId="6892E7A4" w14:textId="77777777" w:rsidR="00D94437" w:rsidRDefault="00D94437">
            <w:pPr>
              <w:jc w:val="right"/>
              <w:rPr>
                <w:rFonts w:eastAsia="標楷體"/>
                <w:b/>
                <w:bCs/>
                <w:sz w:val="20"/>
              </w:rPr>
            </w:pPr>
            <w:r>
              <w:rPr>
                <w:rFonts w:eastAsia="標楷體"/>
                <w:b/>
                <w:bCs/>
                <w:sz w:val="20"/>
              </w:rPr>
              <w:t>2,021</w:t>
            </w:r>
          </w:p>
        </w:tc>
        <w:tc>
          <w:tcPr>
            <w:tcW w:w="1056" w:type="dxa"/>
            <w:tcBorders>
              <w:top w:val="single" w:sz="2" w:space="0" w:color="auto"/>
              <w:left w:val="single" w:sz="4" w:space="0" w:color="auto"/>
              <w:bottom w:val="single" w:sz="2" w:space="0" w:color="auto"/>
              <w:right w:val="single" w:sz="2" w:space="0" w:color="auto"/>
            </w:tcBorders>
            <w:hideMark/>
          </w:tcPr>
          <w:p w14:paraId="66CD7CAE" w14:textId="77777777" w:rsidR="00D94437" w:rsidRDefault="00D94437">
            <w:pPr>
              <w:jc w:val="right"/>
              <w:rPr>
                <w:rFonts w:eastAsia="標楷體"/>
                <w:b/>
                <w:bCs/>
                <w:sz w:val="20"/>
              </w:rPr>
            </w:pPr>
            <w:r>
              <w:rPr>
                <w:rFonts w:eastAsia="標楷體"/>
                <w:b/>
                <w:bCs/>
                <w:sz w:val="20"/>
              </w:rPr>
              <w:t>1,749</w:t>
            </w:r>
          </w:p>
        </w:tc>
        <w:tc>
          <w:tcPr>
            <w:tcW w:w="1056" w:type="dxa"/>
            <w:tcBorders>
              <w:top w:val="single" w:sz="2" w:space="0" w:color="auto"/>
              <w:left w:val="single" w:sz="2" w:space="0" w:color="auto"/>
              <w:bottom w:val="single" w:sz="2" w:space="0" w:color="auto"/>
              <w:right w:val="single" w:sz="2" w:space="0" w:color="auto"/>
            </w:tcBorders>
            <w:hideMark/>
          </w:tcPr>
          <w:p w14:paraId="743513F2" w14:textId="77777777" w:rsidR="00D94437" w:rsidRDefault="00D94437">
            <w:pPr>
              <w:jc w:val="right"/>
              <w:rPr>
                <w:rFonts w:eastAsia="標楷體"/>
                <w:b/>
                <w:bCs/>
                <w:sz w:val="20"/>
              </w:rPr>
            </w:pPr>
            <w:r>
              <w:rPr>
                <w:rFonts w:eastAsia="標楷體"/>
                <w:b/>
                <w:bCs/>
                <w:sz w:val="20"/>
              </w:rPr>
              <w:t>1,892</w:t>
            </w:r>
          </w:p>
        </w:tc>
        <w:tc>
          <w:tcPr>
            <w:tcW w:w="1056" w:type="dxa"/>
            <w:tcBorders>
              <w:top w:val="single" w:sz="2" w:space="0" w:color="auto"/>
              <w:left w:val="single" w:sz="2" w:space="0" w:color="auto"/>
              <w:bottom w:val="single" w:sz="2" w:space="0" w:color="auto"/>
              <w:right w:val="single" w:sz="2" w:space="0" w:color="auto"/>
            </w:tcBorders>
            <w:hideMark/>
          </w:tcPr>
          <w:p w14:paraId="334B2AF8" w14:textId="77777777" w:rsidR="00D94437" w:rsidRDefault="00D94437">
            <w:pPr>
              <w:jc w:val="right"/>
              <w:rPr>
                <w:rFonts w:eastAsia="標楷體"/>
                <w:b/>
                <w:bCs/>
                <w:sz w:val="20"/>
              </w:rPr>
            </w:pPr>
            <w:r>
              <w:rPr>
                <w:rFonts w:eastAsia="標楷體"/>
                <w:b/>
                <w:bCs/>
                <w:sz w:val="20"/>
              </w:rPr>
              <w:t>2,534</w:t>
            </w:r>
          </w:p>
        </w:tc>
        <w:tc>
          <w:tcPr>
            <w:tcW w:w="1056" w:type="dxa"/>
            <w:tcBorders>
              <w:top w:val="single" w:sz="2" w:space="0" w:color="auto"/>
              <w:left w:val="single" w:sz="2" w:space="0" w:color="auto"/>
              <w:bottom w:val="single" w:sz="2" w:space="0" w:color="auto"/>
              <w:right w:val="single" w:sz="2" w:space="0" w:color="auto"/>
            </w:tcBorders>
            <w:hideMark/>
          </w:tcPr>
          <w:p w14:paraId="65BC2FE7" w14:textId="77777777" w:rsidR="00D94437" w:rsidRDefault="00D94437">
            <w:pPr>
              <w:jc w:val="right"/>
              <w:rPr>
                <w:rFonts w:eastAsia="標楷體"/>
                <w:b/>
                <w:bCs/>
                <w:sz w:val="20"/>
              </w:rPr>
            </w:pPr>
            <w:r>
              <w:rPr>
                <w:rFonts w:eastAsia="標楷體"/>
                <w:b/>
                <w:bCs/>
                <w:sz w:val="20"/>
              </w:rPr>
              <w:t>3,005</w:t>
            </w:r>
          </w:p>
        </w:tc>
        <w:tc>
          <w:tcPr>
            <w:tcW w:w="1056" w:type="dxa"/>
            <w:tcBorders>
              <w:top w:val="single" w:sz="2" w:space="0" w:color="auto"/>
              <w:left w:val="single" w:sz="2" w:space="0" w:color="auto"/>
              <w:bottom w:val="single" w:sz="2" w:space="0" w:color="auto"/>
              <w:right w:val="single" w:sz="2" w:space="0" w:color="auto"/>
            </w:tcBorders>
            <w:hideMark/>
          </w:tcPr>
          <w:p w14:paraId="7F869984" w14:textId="77777777" w:rsidR="00D94437" w:rsidRDefault="00D94437">
            <w:pPr>
              <w:jc w:val="right"/>
              <w:rPr>
                <w:rFonts w:eastAsia="標楷體"/>
                <w:b/>
                <w:bCs/>
                <w:sz w:val="20"/>
              </w:rPr>
            </w:pPr>
            <w:r>
              <w:rPr>
                <w:rFonts w:eastAsia="標楷體"/>
                <w:b/>
                <w:bCs/>
                <w:sz w:val="20"/>
              </w:rPr>
              <w:t>7.51%</w:t>
            </w:r>
          </w:p>
        </w:tc>
      </w:tr>
      <w:tr w:rsidR="00D94437" w14:paraId="072FB1F0" w14:textId="77777777" w:rsidTr="00D94437">
        <w:trPr>
          <w:trHeight w:val="300"/>
          <w:jc w:val="center"/>
        </w:trPr>
        <w:tc>
          <w:tcPr>
            <w:tcW w:w="1563" w:type="dxa"/>
            <w:tcBorders>
              <w:top w:val="single" w:sz="2" w:space="0" w:color="auto"/>
              <w:left w:val="single" w:sz="2" w:space="0" w:color="auto"/>
              <w:bottom w:val="single" w:sz="2" w:space="0" w:color="auto"/>
              <w:right w:val="single" w:sz="2" w:space="0" w:color="auto"/>
            </w:tcBorders>
            <w:hideMark/>
          </w:tcPr>
          <w:p w14:paraId="77D635BA" w14:textId="77777777" w:rsidR="00D94437" w:rsidRDefault="00D94437">
            <w:pPr>
              <w:ind w:firstLineChars="100" w:firstLine="200"/>
              <w:rPr>
                <w:rFonts w:eastAsia="標楷體"/>
                <w:sz w:val="20"/>
              </w:rPr>
            </w:pPr>
            <w:r>
              <w:rPr>
                <w:rFonts w:eastAsia="標楷體" w:hint="eastAsia"/>
                <w:sz w:val="20"/>
              </w:rPr>
              <w:t>場地使用收入</w:t>
            </w:r>
            <w:r>
              <w:rPr>
                <w:rFonts w:eastAsia="標楷體"/>
                <w:sz w:val="20"/>
              </w:rPr>
              <w:t>-</w:t>
            </w:r>
            <w:r>
              <w:rPr>
                <w:rFonts w:eastAsia="標楷體" w:hint="eastAsia"/>
                <w:sz w:val="20"/>
              </w:rPr>
              <w:t>南館</w:t>
            </w:r>
          </w:p>
        </w:tc>
        <w:tc>
          <w:tcPr>
            <w:tcW w:w="785" w:type="dxa"/>
            <w:tcBorders>
              <w:top w:val="single" w:sz="2" w:space="0" w:color="auto"/>
              <w:left w:val="single" w:sz="2" w:space="0" w:color="auto"/>
              <w:bottom w:val="single" w:sz="2" w:space="0" w:color="auto"/>
              <w:right w:val="single" w:sz="4" w:space="0" w:color="auto"/>
            </w:tcBorders>
            <w:vAlign w:val="center"/>
            <w:hideMark/>
          </w:tcPr>
          <w:p w14:paraId="6FD81934" w14:textId="77777777" w:rsidR="00D94437" w:rsidRDefault="00D94437">
            <w:pPr>
              <w:jc w:val="center"/>
              <w:rPr>
                <w:rFonts w:eastAsia="標楷體"/>
                <w:sz w:val="18"/>
                <w:szCs w:val="18"/>
              </w:rPr>
            </w:pPr>
            <w:r>
              <w:rPr>
                <w:rFonts w:eastAsia="標楷體" w:hint="eastAsia"/>
                <w:sz w:val="20"/>
              </w:rPr>
              <w:t>公服組</w:t>
            </w:r>
          </w:p>
        </w:tc>
        <w:tc>
          <w:tcPr>
            <w:tcW w:w="1056" w:type="dxa"/>
            <w:tcBorders>
              <w:top w:val="single" w:sz="4" w:space="0" w:color="auto"/>
              <w:left w:val="single" w:sz="4" w:space="0" w:color="auto"/>
              <w:bottom w:val="single" w:sz="4" w:space="0" w:color="auto"/>
              <w:right w:val="single" w:sz="4" w:space="0" w:color="auto"/>
            </w:tcBorders>
            <w:hideMark/>
          </w:tcPr>
          <w:p w14:paraId="504BCAD0" w14:textId="77777777" w:rsidR="00D94437" w:rsidRDefault="00D94437">
            <w:pPr>
              <w:jc w:val="right"/>
              <w:rPr>
                <w:rFonts w:eastAsia="標楷體"/>
                <w:sz w:val="20"/>
              </w:rPr>
            </w:pPr>
            <w:r>
              <w:rPr>
                <w:rFonts w:eastAsia="標楷體"/>
                <w:sz w:val="20"/>
              </w:rPr>
              <w:t>12,154</w:t>
            </w:r>
          </w:p>
        </w:tc>
        <w:tc>
          <w:tcPr>
            <w:tcW w:w="1056" w:type="dxa"/>
            <w:tcBorders>
              <w:top w:val="single" w:sz="4" w:space="0" w:color="auto"/>
              <w:left w:val="single" w:sz="4" w:space="0" w:color="auto"/>
              <w:bottom w:val="single" w:sz="4" w:space="0" w:color="auto"/>
              <w:right w:val="single" w:sz="4" w:space="0" w:color="auto"/>
            </w:tcBorders>
            <w:hideMark/>
          </w:tcPr>
          <w:p w14:paraId="06B06F33" w14:textId="77777777" w:rsidR="00D94437" w:rsidRDefault="00D94437">
            <w:pPr>
              <w:jc w:val="right"/>
              <w:rPr>
                <w:rFonts w:eastAsia="標楷體"/>
                <w:sz w:val="20"/>
              </w:rPr>
            </w:pPr>
            <w:r>
              <w:rPr>
                <w:rFonts w:eastAsia="標楷體"/>
                <w:sz w:val="20"/>
              </w:rPr>
              <w:t>109</w:t>
            </w:r>
          </w:p>
        </w:tc>
        <w:tc>
          <w:tcPr>
            <w:tcW w:w="1056" w:type="dxa"/>
            <w:tcBorders>
              <w:top w:val="single" w:sz="4" w:space="0" w:color="auto"/>
              <w:left w:val="single" w:sz="4" w:space="0" w:color="auto"/>
              <w:bottom w:val="single" w:sz="4" w:space="0" w:color="auto"/>
              <w:right w:val="single" w:sz="4" w:space="0" w:color="auto"/>
            </w:tcBorders>
            <w:hideMark/>
          </w:tcPr>
          <w:p w14:paraId="39A69EA4" w14:textId="77777777" w:rsidR="00D94437" w:rsidRDefault="00D94437">
            <w:pPr>
              <w:jc w:val="right"/>
              <w:rPr>
                <w:rFonts w:eastAsia="標楷體"/>
                <w:sz w:val="20"/>
              </w:rPr>
            </w:pPr>
            <w:r>
              <w:rPr>
                <w:rFonts w:eastAsia="標楷體"/>
                <w:sz w:val="20"/>
              </w:rPr>
              <w:t>403</w:t>
            </w:r>
          </w:p>
        </w:tc>
        <w:tc>
          <w:tcPr>
            <w:tcW w:w="1056" w:type="dxa"/>
            <w:tcBorders>
              <w:top w:val="single" w:sz="2" w:space="0" w:color="auto"/>
              <w:left w:val="single" w:sz="4" w:space="0" w:color="auto"/>
              <w:bottom w:val="single" w:sz="2" w:space="0" w:color="auto"/>
              <w:right w:val="single" w:sz="2" w:space="0" w:color="auto"/>
            </w:tcBorders>
            <w:hideMark/>
          </w:tcPr>
          <w:p w14:paraId="4820CC60" w14:textId="77777777" w:rsidR="00D94437" w:rsidRDefault="00D94437">
            <w:pPr>
              <w:jc w:val="right"/>
              <w:rPr>
                <w:rFonts w:eastAsia="標楷體"/>
                <w:sz w:val="20"/>
              </w:rPr>
            </w:pPr>
            <w:r>
              <w:rPr>
                <w:rFonts w:eastAsia="標楷體"/>
                <w:sz w:val="20"/>
              </w:rPr>
              <w:t>144</w:t>
            </w:r>
          </w:p>
        </w:tc>
        <w:tc>
          <w:tcPr>
            <w:tcW w:w="1056" w:type="dxa"/>
            <w:tcBorders>
              <w:top w:val="single" w:sz="2" w:space="0" w:color="auto"/>
              <w:left w:val="single" w:sz="2" w:space="0" w:color="auto"/>
              <w:bottom w:val="single" w:sz="2" w:space="0" w:color="auto"/>
              <w:right w:val="single" w:sz="2" w:space="0" w:color="auto"/>
            </w:tcBorders>
            <w:hideMark/>
          </w:tcPr>
          <w:p w14:paraId="2D4D4DB3" w14:textId="77777777" w:rsidR="00D94437" w:rsidRDefault="00D94437">
            <w:pPr>
              <w:jc w:val="right"/>
              <w:rPr>
                <w:rFonts w:eastAsia="標楷體"/>
                <w:sz w:val="20"/>
              </w:rPr>
            </w:pPr>
            <w:r>
              <w:rPr>
                <w:rFonts w:eastAsia="標楷體"/>
                <w:sz w:val="20"/>
              </w:rPr>
              <w:t>287</w:t>
            </w:r>
          </w:p>
        </w:tc>
        <w:tc>
          <w:tcPr>
            <w:tcW w:w="1056" w:type="dxa"/>
            <w:tcBorders>
              <w:top w:val="single" w:sz="2" w:space="0" w:color="auto"/>
              <w:left w:val="single" w:sz="2" w:space="0" w:color="auto"/>
              <w:bottom w:val="single" w:sz="2" w:space="0" w:color="auto"/>
              <w:right w:val="single" w:sz="2" w:space="0" w:color="auto"/>
            </w:tcBorders>
            <w:hideMark/>
          </w:tcPr>
          <w:p w14:paraId="09AAA92B" w14:textId="77777777" w:rsidR="00D94437" w:rsidRDefault="00D94437">
            <w:pPr>
              <w:jc w:val="right"/>
              <w:rPr>
                <w:rFonts w:eastAsia="標楷體"/>
                <w:sz w:val="20"/>
              </w:rPr>
            </w:pPr>
            <w:r>
              <w:rPr>
                <w:rFonts w:eastAsia="標楷體"/>
                <w:sz w:val="20"/>
              </w:rPr>
              <w:t>501</w:t>
            </w:r>
          </w:p>
        </w:tc>
        <w:tc>
          <w:tcPr>
            <w:tcW w:w="1056" w:type="dxa"/>
            <w:tcBorders>
              <w:top w:val="single" w:sz="2" w:space="0" w:color="auto"/>
              <w:left w:val="single" w:sz="2" w:space="0" w:color="auto"/>
              <w:bottom w:val="single" w:sz="2" w:space="0" w:color="auto"/>
              <w:right w:val="single" w:sz="2" w:space="0" w:color="auto"/>
            </w:tcBorders>
            <w:hideMark/>
          </w:tcPr>
          <w:p w14:paraId="732881A1" w14:textId="77777777" w:rsidR="00D94437" w:rsidRDefault="00D94437">
            <w:pPr>
              <w:jc w:val="right"/>
              <w:rPr>
                <w:rFonts w:eastAsia="標楷體"/>
                <w:sz w:val="20"/>
              </w:rPr>
            </w:pPr>
            <w:r>
              <w:rPr>
                <w:rFonts w:eastAsia="標楷體"/>
                <w:sz w:val="20"/>
              </w:rPr>
              <w:t>1,058</w:t>
            </w:r>
          </w:p>
        </w:tc>
        <w:tc>
          <w:tcPr>
            <w:tcW w:w="1056" w:type="dxa"/>
            <w:tcBorders>
              <w:top w:val="single" w:sz="2" w:space="0" w:color="auto"/>
              <w:left w:val="single" w:sz="2" w:space="0" w:color="auto"/>
              <w:bottom w:val="single" w:sz="2" w:space="0" w:color="auto"/>
              <w:right w:val="single" w:sz="2" w:space="0" w:color="auto"/>
            </w:tcBorders>
            <w:hideMark/>
          </w:tcPr>
          <w:p w14:paraId="7401E15D" w14:textId="77777777" w:rsidR="00D94437" w:rsidRDefault="00D94437">
            <w:pPr>
              <w:jc w:val="right"/>
              <w:rPr>
                <w:rFonts w:eastAsia="標楷體"/>
                <w:sz w:val="20"/>
              </w:rPr>
            </w:pPr>
            <w:r>
              <w:rPr>
                <w:rFonts w:eastAsia="標楷體"/>
                <w:b/>
                <w:bCs/>
                <w:sz w:val="20"/>
              </w:rPr>
              <w:t>8.70%</w:t>
            </w:r>
          </w:p>
        </w:tc>
      </w:tr>
      <w:tr w:rsidR="00D94437" w14:paraId="3CCC1B2C" w14:textId="77777777" w:rsidTr="00D94437">
        <w:trPr>
          <w:trHeight w:val="315"/>
          <w:jc w:val="center"/>
        </w:trPr>
        <w:tc>
          <w:tcPr>
            <w:tcW w:w="1563" w:type="dxa"/>
            <w:tcBorders>
              <w:top w:val="single" w:sz="2" w:space="0" w:color="auto"/>
              <w:left w:val="single" w:sz="2" w:space="0" w:color="auto"/>
              <w:bottom w:val="single" w:sz="2" w:space="0" w:color="auto"/>
              <w:right w:val="single" w:sz="2" w:space="0" w:color="auto"/>
            </w:tcBorders>
            <w:hideMark/>
          </w:tcPr>
          <w:p w14:paraId="4BC9EF1F" w14:textId="77777777" w:rsidR="00D94437" w:rsidRDefault="00D94437">
            <w:pPr>
              <w:ind w:firstLineChars="100" w:firstLine="200"/>
              <w:rPr>
                <w:rFonts w:eastAsia="標楷體"/>
                <w:sz w:val="20"/>
              </w:rPr>
            </w:pPr>
            <w:r>
              <w:rPr>
                <w:rFonts w:eastAsia="標楷體" w:hint="eastAsia"/>
                <w:sz w:val="20"/>
              </w:rPr>
              <w:t>場地使用收入</w:t>
            </w:r>
            <w:r>
              <w:rPr>
                <w:rFonts w:eastAsia="標楷體"/>
                <w:sz w:val="20"/>
              </w:rPr>
              <w:t>-</w:t>
            </w:r>
            <w:r>
              <w:rPr>
                <w:rFonts w:eastAsia="標楷體" w:hint="eastAsia"/>
                <w:sz w:val="20"/>
              </w:rPr>
              <w:t>北館</w:t>
            </w:r>
          </w:p>
        </w:tc>
        <w:tc>
          <w:tcPr>
            <w:tcW w:w="785" w:type="dxa"/>
            <w:tcBorders>
              <w:top w:val="single" w:sz="2" w:space="0" w:color="auto"/>
              <w:left w:val="single" w:sz="2" w:space="0" w:color="auto"/>
              <w:bottom w:val="single" w:sz="2" w:space="0" w:color="auto"/>
              <w:right w:val="single" w:sz="4" w:space="0" w:color="auto"/>
            </w:tcBorders>
            <w:vAlign w:val="center"/>
            <w:hideMark/>
          </w:tcPr>
          <w:p w14:paraId="1CE7552D" w14:textId="77777777" w:rsidR="00D94437" w:rsidRDefault="00D94437">
            <w:pPr>
              <w:jc w:val="center"/>
              <w:rPr>
                <w:rFonts w:eastAsia="標楷體"/>
                <w:sz w:val="18"/>
                <w:szCs w:val="18"/>
              </w:rPr>
            </w:pPr>
            <w:r>
              <w:rPr>
                <w:rFonts w:eastAsia="標楷體" w:hint="eastAsia"/>
                <w:sz w:val="20"/>
              </w:rPr>
              <w:t>公服組</w:t>
            </w:r>
          </w:p>
        </w:tc>
        <w:tc>
          <w:tcPr>
            <w:tcW w:w="1056" w:type="dxa"/>
            <w:tcBorders>
              <w:top w:val="single" w:sz="4" w:space="0" w:color="auto"/>
              <w:left w:val="single" w:sz="4" w:space="0" w:color="auto"/>
              <w:bottom w:val="single" w:sz="4" w:space="0" w:color="auto"/>
              <w:right w:val="single" w:sz="4" w:space="0" w:color="auto"/>
            </w:tcBorders>
            <w:hideMark/>
          </w:tcPr>
          <w:p w14:paraId="71BB5BD0" w14:textId="77777777" w:rsidR="00D94437" w:rsidRDefault="00D94437">
            <w:pPr>
              <w:jc w:val="right"/>
              <w:rPr>
                <w:rFonts w:eastAsia="標楷體"/>
                <w:sz w:val="20"/>
              </w:rPr>
            </w:pPr>
            <w:r>
              <w:rPr>
                <w:rFonts w:eastAsia="標楷體"/>
                <w:sz w:val="20"/>
              </w:rPr>
              <w:t>1,800</w:t>
            </w:r>
          </w:p>
        </w:tc>
        <w:tc>
          <w:tcPr>
            <w:tcW w:w="1056" w:type="dxa"/>
            <w:tcBorders>
              <w:top w:val="single" w:sz="4" w:space="0" w:color="auto"/>
              <w:left w:val="single" w:sz="4" w:space="0" w:color="auto"/>
              <w:bottom w:val="single" w:sz="4" w:space="0" w:color="auto"/>
              <w:right w:val="single" w:sz="4" w:space="0" w:color="auto"/>
            </w:tcBorders>
            <w:hideMark/>
          </w:tcPr>
          <w:p w14:paraId="3BBE2ACE" w14:textId="77777777" w:rsidR="00D94437" w:rsidRDefault="00D94437">
            <w:pPr>
              <w:jc w:val="right"/>
              <w:rPr>
                <w:rFonts w:eastAsia="標楷體"/>
                <w:sz w:val="20"/>
              </w:rPr>
            </w:pPr>
            <w:r>
              <w:rPr>
                <w:rFonts w:eastAsia="標楷體"/>
                <w:sz w:val="20"/>
              </w:rPr>
              <w:t>16</w:t>
            </w:r>
          </w:p>
        </w:tc>
        <w:tc>
          <w:tcPr>
            <w:tcW w:w="1056" w:type="dxa"/>
            <w:tcBorders>
              <w:top w:val="single" w:sz="4" w:space="0" w:color="auto"/>
              <w:left w:val="single" w:sz="4" w:space="0" w:color="auto"/>
              <w:bottom w:val="single" w:sz="4" w:space="0" w:color="auto"/>
              <w:right w:val="single" w:sz="4" w:space="0" w:color="auto"/>
            </w:tcBorders>
            <w:hideMark/>
          </w:tcPr>
          <w:p w14:paraId="097CFE93" w14:textId="77777777" w:rsidR="00D94437" w:rsidRDefault="00D94437">
            <w:pPr>
              <w:jc w:val="right"/>
              <w:rPr>
                <w:rFonts w:eastAsia="標楷體"/>
                <w:sz w:val="20"/>
              </w:rPr>
            </w:pPr>
            <w:r>
              <w:rPr>
                <w:rFonts w:eastAsia="標楷體"/>
                <w:sz w:val="20"/>
              </w:rPr>
              <w:t>8</w:t>
            </w:r>
          </w:p>
        </w:tc>
        <w:tc>
          <w:tcPr>
            <w:tcW w:w="1056" w:type="dxa"/>
            <w:tcBorders>
              <w:top w:val="single" w:sz="2" w:space="0" w:color="auto"/>
              <w:left w:val="single" w:sz="4" w:space="0" w:color="auto"/>
              <w:bottom w:val="single" w:sz="2" w:space="0" w:color="auto"/>
              <w:right w:val="single" w:sz="2" w:space="0" w:color="auto"/>
            </w:tcBorders>
            <w:hideMark/>
          </w:tcPr>
          <w:p w14:paraId="1B3F09CC"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5C679A05" w14:textId="77777777" w:rsidR="00D94437" w:rsidRDefault="00D94437">
            <w:pPr>
              <w:jc w:val="right"/>
              <w:rPr>
                <w:rFonts w:eastAsia="標楷體"/>
                <w:sz w:val="20"/>
                <w:highlight w:val="yellow"/>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0D8C9387" w14:textId="77777777" w:rsidR="00D94437" w:rsidRDefault="00D94437">
            <w:pPr>
              <w:jc w:val="right"/>
              <w:rPr>
                <w:rFonts w:eastAsia="標楷體"/>
                <w:sz w:val="20"/>
                <w:highlight w:val="yellow"/>
              </w:rPr>
            </w:pPr>
            <w:r>
              <w:rPr>
                <w:rFonts w:eastAsia="標楷體"/>
                <w:sz w:val="20"/>
              </w:rPr>
              <w:t>212</w:t>
            </w:r>
          </w:p>
        </w:tc>
        <w:tc>
          <w:tcPr>
            <w:tcW w:w="1056" w:type="dxa"/>
            <w:tcBorders>
              <w:top w:val="single" w:sz="2" w:space="0" w:color="auto"/>
              <w:left w:val="single" w:sz="2" w:space="0" w:color="auto"/>
              <w:bottom w:val="single" w:sz="2" w:space="0" w:color="auto"/>
              <w:right w:val="single" w:sz="2" w:space="0" w:color="auto"/>
            </w:tcBorders>
            <w:hideMark/>
          </w:tcPr>
          <w:p w14:paraId="6504501F" w14:textId="77777777" w:rsidR="00D94437" w:rsidRDefault="00D94437">
            <w:pPr>
              <w:jc w:val="right"/>
              <w:rPr>
                <w:rFonts w:eastAsia="標楷體"/>
                <w:sz w:val="20"/>
                <w:highlight w:val="yellow"/>
              </w:rPr>
            </w:pPr>
            <w:r>
              <w:rPr>
                <w:rFonts w:eastAsia="標楷體"/>
                <w:sz w:val="20"/>
              </w:rPr>
              <w:t>263</w:t>
            </w:r>
          </w:p>
        </w:tc>
        <w:tc>
          <w:tcPr>
            <w:tcW w:w="1056" w:type="dxa"/>
            <w:tcBorders>
              <w:top w:val="single" w:sz="2" w:space="0" w:color="auto"/>
              <w:left w:val="single" w:sz="2" w:space="0" w:color="auto"/>
              <w:bottom w:val="single" w:sz="2" w:space="0" w:color="auto"/>
              <w:right w:val="single" w:sz="2" w:space="0" w:color="auto"/>
            </w:tcBorders>
            <w:hideMark/>
          </w:tcPr>
          <w:p w14:paraId="7182AA4C" w14:textId="77777777" w:rsidR="00D94437" w:rsidRDefault="00D94437">
            <w:pPr>
              <w:jc w:val="right"/>
              <w:rPr>
                <w:rFonts w:eastAsia="標楷體"/>
                <w:sz w:val="20"/>
              </w:rPr>
            </w:pPr>
            <w:r>
              <w:rPr>
                <w:rFonts w:eastAsia="標楷體"/>
                <w:b/>
                <w:bCs/>
                <w:sz w:val="20"/>
              </w:rPr>
              <w:t>14.61%</w:t>
            </w:r>
          </w:p>
        </w:tc>
      </w:tr>
      <w:tr w:rsidR="00D94437" w14:paraId="7C5A785D" w14:textId="77777777" w:rsidTr="00D94437">
        <w:trPr>
          <w:trHeight w:val="399"/>
          <w:jc w:val="center"/>
        </w:trPr>
        <w:tc>
          <w:tcPr>
            <w:tcW w:w="1563" w:type="dxa"/>
            <w:tcBorders>
              <w:top w:val="single" w:sz="2" w:space="0" w:color="auto"/>
              <w:left w:val="single" w:sz="2" w:space="0" w:color="auto"/>
              <w:bottom w:val="single" w:sz="2" w:space="0" w:color="auto"/>
              <w:right w:val="single" w:sz="2" w:space="0" w:color="auto"/>
            </w:tcBorders>
            <w:hideMark/>
          </w:tcPr>
          <w:p w14:paraId="7D3B40AC" w14:textId="77777777" w:rsidR="00D94437" w:rsidRDefault="00D94437">
            <w:pPr>
              <w:ind w:firstLineChars="100" w:firstLine="200"/>
              <w:rPr>
                <w:rFonts w:eastAsia="標楷體"/>
                <w:sz w:val="20"/>
              </w:rPr>
            </w:pPr>
            <w:r>
              <w:rPr>
                <w:rFonts w:eastAsia="標楷體" w:hint="eastAsia"/>
                <w:sz w:val="20"/>
              </w:rPr>
              <w:t>場地使用收入</w:t>
            </w:r>
            <w:r>
              <w:rPr>
                <w:rFonts w:eastAsia="標楷體"/>
                <w:sz w:val="20"/>
              </w:rPr>
              <w:t>-</w:t>
            </w:r>
            <w:r>
              <w:rPr>
                <w:rFonts w:eastAsia="標楷體" w:hint="eastAsia"/>
                <w:sz w:val="20"/>
              </w:rPr>
              <w:t>停車場</w:t>
            </w:r>
          </w:p>
        </w:tc>
        <w:tc>
          <w:tcPr>
            <w:tcW w:w="785" w:type="dxa"/>
            <w:tcBorders>
              <w:top w:val="single" w:sz="2" w:space="0" w:color="auto"/>
              <w:left w:val="single" w:sz="2" w:space="0" w:color="auto"/>
              <w:bottom w:val="single" w:sz="2" w:space="0" w:color="auto"/>
              <w:right w:val="single" w:sz="4" w:space="0" w:color="auto"/>
            </w:tcBorders>
            <w:vAlign w:val="center"/>
            <w:hideMark/>
          </w:tcPr>
          <w:p w14:paraId="652CF095" w14:textId="77777777" w:rsidR="00D94437" w:rsidRDefault="00D94437">
            <w:pPr>
              <w:jc w:val="center"/>
              <w:rPr>
                <w:rFonts w:eastAsia="標楷體"/>
                <w:sz w:val="18"/>
                <w:szCs w:val="18"/>
              </w:rPr>
            </w:pPr>
            <w:r>
              <w:rPr>
                <w:rFonts w:eastAsia="標楷體" w:hint="eastAsia"/>
                <w:sz w:val="20"/>
              </w:rPr>
              <w:t>公服組</w:t>
            </w:r>
          </w:p>
        </w:tc>
        <w:tc>
          <w:tcPr>
            <w:tcW w:w="1056" w:type="dxa"/>
            <w:tcBorders>
              <w:top w:val="single" w:sz="4" w:space="0" w:color="auto"/>
              <w:left w:val="single" w:sz="4" w:space="0" w:color="auto"/>
              <w:bottom w:val="single" w:sz="4" w:space="0" w:color="auto"/>
              <w:right w:val="single" w:sz="4" w:space="0" w:color="auto"/>
            </w:tcBorders>
            <w:hideMark/>
          </w:tcPr>
          <w:p w14:paraId="081665C4" w14:textId="77777777" w:rsidR="00D94437" w:rsidRDefault="00D94437">
            <w:pPr>
              <w:jc w:val="right"/>
              <w:rPr>
                <w:rFonts w:eastAsia="標楷體"/>
                <w:sz w:val="20"/>
              </w:rPr>
            </w:pPr>
            <w:r>
              <w:rPr>
                <w:rFonts w:eastAsia="標楷體"/>
                <w:sz w:val="20"/>
              </w:rPr>
              <w:t>18,857</w:t>
            </w:r>
          </w:p>
        </w:tc>
        <w:tc>
          <w:tcPr>
            <w:tcW w:w="1056" w:type="dxa"/>
            <w:tcBorders>
              <w:top w:val="single" w:sz="4" w:space="0" w:color="auto"/>
              <w:left w:val="single" w:sz="4" w:space="0" w:color="auto"/>
              <w:bottom w:val="single" w:sz="4" w:space="0" w:color="auto"/>
              <w:right w:val="single" w:sz="4" w:space="0" w:color="auto"/>
            </w:tcBorders>
            <w:hideMark/>
          </w:tcPr>
          <w:p w14:paraId="5E4AB750" w14:textId="77777777" w:rsidR="00D94437" w:rsidRDefault="00D94437">
            <w:pPr>
              <w:jc w:val="right"/>
              <w:rPr>
                <w:rFonts w:eastAsia="標楷體"/>
                <w:sz w:val="20"/>
              </w:rPr>
            </w:pPr>
            <w:r>
              <w:rPr>
                <w:rFonts w:eastAsia="標楷體"/>
                <w:sz w:val="20"/>
              </w:rPr>
              <w:t>1,452</w:t>
            </w:r>
          </w:p>
        </w:tc>
        <w:tc>
          <w:tcPr>
            <w:tcW w:w="1056" w:type="dxa"/>
            <w:tcBorders>
              <w:top w:val="single" w:sz="4" w:space="0" w:color="auto"/>
              <w:left w:val="single" w:sz="4" w:space="0" w:color="auto"/>
              <w:bottom w:val="single" w:sz="4" w:space="0" w:color="auto"/>
              <w:right w:val="single" w:sz="4" w:space="0" w:color="auto"/>
            </w:tcBorders>
            <w:hideMark/>
          </w:tcPr>
          <w:p w14:paraId="73677138" w14:textId="77777777" w:rsidR="00D94437" w:rsidRDefault="00D94437">
            <w:pPr>
              <w:jc w:val="right"/>
              <w:rPr>
                <w:rFonts w:eastAsia="標楷體"/>
                <w:sz w:val="20"/>
              </w:rPr>
            </w:pPr>
            <w:r>
              <w:rPr>
                <w:rFonts w:eastAsia="標楷體"/>
                <w:sz w:val="20"/>
              </w:rPr>
              <w:t>1,429</w:t>
            </w:r>
          </w:p>
        </w:tc>
        <w:tc>
          <w:tcPr>
            <w:tcW w:w="1056" w:type="dxa"/>
            <w:tcBorders>
              <w:top w:val="single" w:sz="2" w:space="0" w:color="auto"/>
              <w:left w:val="single" w:sz="4" w:space="0" w:color="auto"/>
              <w:bottom w:val="single" w:sz="2" w:space="0" w:color="auto"/>
              <w:right w:val="single" w:sz="2" w:space="0" w:color="auto"/>
            </w:tcBorders>
            <w:hideMark/>
          </w:tcPr>
          <w:p w14:paraId="626F6688" w14:textId="77777777" w:rsidR="00D94437" w:rsidRDefault="00D94437">
            <w:pPr>
              <w:jc w:val="right"/>
              <w:rPr>
                <w:rFonts w:eastAsia="標楷體"/>
                <w:sz w:val="20"/>
              </w:rPr>
            </w:pPr>
            <w:r>
              <w:rPr>
                <w:rFonts w:eastAsia="標楷體"/>
                <w:sz w:val="20"/>
              </w:rPr>
              <w:t>1,429</w:t>
            </w:r>
          </w:p>
        </w:tc>
        <w:tc>
          <w:tcPr>
            <w:tcW w:w="1056" w:type="dxa"/>
            <w:tcBorders>
              <w:top w:val="single" w:sz="2" w:space="0" w:color="auto"/>
              <w:left w:val="single" w:sz="2" w:space="0" w:color="auto"/>
              <w:bottom w:val="single" w:sz="2" w:space="0" w:color="auto"/>
              <w:right w:val="single" w:sz="2" w:space="0" w:color="auto"/>
            </w:tcBorders>
            <w:hideMark/>
          </w:tcPr>
          <w:p w14:paraId="66BD4C8A" w14:textId="77777777" w:rsidR="00D94437" w:rsidRDefault="00D94437">
            <w:pPr>
              <w:jc w:val="right"/>
              <w:rPr>
                <w:rFonts w:eastAsia="標楷體"/>
                <w:sz w:val="20"/>
              </w:rPr>
            </w:pPr>
            <w:r>
              <w:rPr>
                <w:rFonts w:eastAsia="標楷體"/>
                <w:sz w:val="20"/>
              </w:rPr>
              <w:t>1,429</w:t>
            </w:r>
          </w:p>
        </w:tc>
        <w:tc>
          <w:tcPr>
            <w:tcW w:w="1056" w:type="dxa"/>
            <w:tcBorders>
              <w:top w:val="single" w:sz="2" w:space="0" w:color="auto"/>
              <w:left w:val="single" w:sz="2" w:space="0" w:color="auto"/>
              <w:bottom w:val="single" w:sz="2" w:space="0" w:color="auto"/>
              <w:right w:val="single" w:sz="2" w:space="0" w:color="auto"/>
            </w:tcBorders>
            <w:hideMark/>
          </w:tcPr>
          <w:p w14:paraId="072E41DF" w14:textId="77777777" w:rsidR="00D94437" w:rsidRDefault="00D94437">
            <w:pPr>
              <w:jc w:val="right"/>
              <w:rPr>
                <w:rFonts w:eastAsia="標楷體"/>
                <w:sz w:val="20"/>
              </w:rPr>
            </w:pPr>
            <w:r>
              <w:rPr>
                <w:rFonts w:eastAsia="標楷體"/>
                <w:sz w:val="20"/>
              </w:rPr>
              <w:t>1,578</w:t>
            </w:r>
          </w:p>
        </w:tc>
        <w:tc>
          <w:tcPr>
            <w:tcW w:w="1056" w:type="dxa"/>
            <w:tcBorders>
              <w:top w:val="single" w:sz="2" w:space="0" w:color="auto"/>
              <w:left w:val="single" w:sz="2" w:space="0" w:color="auto"/>
              <w:bottom w:val="single" w:sz="2" w:space="0" w:color="auto"/>
              <w:right w:val="single" w:sz="2" w:space="0" w:color="auto"/>
            </w:tcBorders>
            <w:hideMark/>
          </w:tcPr>
          <w:p w14:paraId="14A1C588" w14:textId="77777777" w:rsidR="00D94437" w:rsidRDefault="00D94437">
            <w:pPr>
              <w:jc w:val="right"/>
              <w:rPr>
                <w:rFonts w:eastAsia="標楷體"/>
                <w:sz w:val="20"/>
              </w:rPr>
            </w:pPr>
            <w:r>
              <w:rPr>
                <w:rFonts w:eastAsia="標楷體"/>
                <w:sz w:val="20"/>
              </w:rPr>
              <w:t>1,575</w:t>
            </w:r>
          </w:p>
        </w:tc>
        <w:tc>
          <w:tcPr>
            <w:tcW w:w="1056" w:type="dxa"/>
            <w:tcBorders>
              <w:top w:val="single" w:sz="2" w:space="0" w:color="auto"/>
              <w:left w:val="single" w:sz="2" w:space="0" w:color="auto"/>
              <w:bottom w:val="single" w:sz="2" w:space="0" w:color="auto"/>
              <w:right w:val="single" w:sz="2" w:space="0" w:color="auto"/>
            </w:tcBorders>
            <w:hideMark/>
          </w:tcPr>
          <w:p w14:paraId="1D23AAC1" w14:textId="77777777" w:rsidR="00D94437" w:rsidRDefault="00D94437">
            <w:pPr>
              <w:jc w:val="right"/>
              <w:rPr>
                <w:rFonts w:eastAsia="標楷體"/>
                <w:sz w:val="20"/>
              </w:rPr>
            </w:pPr>
            <w:r>
              <w:rPr>
                <w:rFonts w:eastAsia="標楷體"/>
                <w:b/>
                <w:bCs/>
                <w:sz w:val="20"/>
              </w:rPr>
              <w:t>8.35%</w:t>
            </w:r>
          </w:p>
        </w:tc>
      </w:tr>
      <w:tr w:rsidR="00D94437" w14:paraId="221A8B5F" w14:textId="77777777" w:rsidTr="00D94437">
        <w:trPr>
          <w:trHeight w:val="300"/>
          <w:jc w:val="center"/>
        </w:trPr>
        <w:tc>
          <w:tcPr>
            <w:tcW w:w="1563" w:type="dxa"/>
            <w:tcBorders>
              <w:top w:val="single" w:sz="2" w:space="0" w:color="auto"/>
              <w:left w:val="single" w:sz="2" w:space="0" w:color="auto"/>
              <w:bottom w:val="single" w:sz="2" w:space="0" w:color="auto"/>
              <w:right w:val="single" w:sz="2" w:space="0" w:color="auto"/>
            </w:tcBorders>
            <w:hideMark/>
          </w:tcPr>
          <w:p w14:paraId="35C88837" w14:textId="77777777" w:rsidR="00D94437" w:rsidRDefault="00D94437">
            <w:pPr>
              <w:ind w:firstLineChars="100" w:firstLine="200"/>
              <w:rPr>
                <w:rFonts w:eastAsia="標楷體"/>
                <w:sz w:val="20"/>
              </w:rPr>
            </w:pPr>
            <w:r>
              <w:rPr>
                <w:rFonts w:eastAsia="標楷體" w:hint="eastAsia"/>
                <w:sz w:val="20"/>
              </w:rPr>
              <w:t>場地使用收入</w:t>
            </w:r>
            <w:r>
              <w:rPr>
                <w:rFonts w:eastAsia="標楷體"/>
                <w:sz w:val="20"/>
              </w:rPr>
              <w:t>-</w:t>
            </w:r>
            <w:r>
              <w:rPr>
                <w:rFonts w:eastAsia="標楷體" w:hint="eastAsia"/>
                <w:sz w:val="20"/>
              </w:rPr>
              <w:t>販賣機</w:t>
            </w:r>
          </w:p>
        </w:tc>
        <w:tc>
          <w:tcPr>
            <w:tcW w:w="785" w:type="dxa"/>
            <w:tcBorders>
              <w:top w:val="single" w:sz="2" w:space="0" w:color="auto"/>
              <w:left w:val="single" w:sz="2" w:space="0" w:color="auto"/>
              <w:bottom w:val="single" w:sz="2" w:space="0" w:color="auto"/>
              <w:right w:val="single" w:sz="4" w:space="0" w:color="auto"/>
            </w:tcBorders>
            <w:vAlign w:val="center"/>
            <w:hideMark/>
          </w:tcPr>
          <w:p w14:paraId="691E6657" w14:textId="77777777" w:rsidR="00D94437" w:rsidRDefault="00D94437">
            <w:pPr>
              <w:jc w:val="center"/>
              <w:rPr>
                <w:rFonts w:eastAsia="標楷體"/>
                <w:sz w:val="18"/>
                <w:szCs w:val="18"/>
              </w:rPr>
            </w:pPr>
            <w:r>
              <w:rPr>
                <w:rFonts w:eastAsia="標楷體" w:hint="eastAsia"/>
                <w:sz w:val="20"/>
              </w:rPr>
              <w:t>公服組</w:t>
            </w:r>
          </w:p>
        </w:tc>
        <w:tc>
          <w:tcPr>
            <w:tcW w:w="1056" w:type="dxa"/>
            <w:tcBorders>
              <w:top w:val="single" w:sz="4" w:space="0" w:color="auto"/>
              <w:left w:val="single" w:sz="4" w:space="0" w:color="auto"/>
              <w:bottom w:val="single" w:sz="4" w:space="0" w:color="auto"/>
              <w:right w:val="single" w:sz="4" w:space="0" w:color="auto"/>
            </w:tcBorders>
            <w:hideMark/>
          </w:tcPr>
          <w:p w14:paraId="4E4918EE" w14:textId="77777777" w:rsidR="00D94437" w:rsidRDefault="00D94437">
            <w:pPr>
              <w:jc w:val="right"/>
              <w:rPr>
                <w:rFonts w:eastAsia="標楷體"/>
                <w:sz w:val="20"/>
              </w:rPr>
            </w:pPr>
            <w:r>
              <w:rPr>
                <w:rFonts w:eastAsia="標楷體"/>
                <w:sz w:val="20"/>
              </w:rPr>
              <w:t>343</w:t>
            </w:r>
          </w:p>
        </w:tc>
        <w:tc>
          <w:tcPr>
            <w:tcW w:w="1056" w:type="dxa"/>
            <w:tcBorders>
              <w:top w:val="single" w:sz="4" w:space="0" w:color="auto"/>
              <w:left w:val="single" w:sz="4" w:space="0" w:color="auto"/>
              <w:bottom w:val="single" w:sz="4" w:space="0" w:color="auto"/>
              <w:right w:val="single" w:sz="4" w:space="0" w:color="auto"/>
            </w:tcBorders>
            <w:hideMark/>
          </w:tcPr>
          <w:p w14:paraId="654E4FEE" w14:textId="77777777" w:rsidR="00D94437" w:rsidRDefault="00D94437">
            <w:pPr>
              <w:jc w:val="right"/>
              <w:rPr>
                <w:rFonts w:eastAsia="標楷體"/>
                <w:sz w:val="20"/>
              </w:rPr>
            </w:pPr>
            <w:r>
              <w:rPr>
                <w:rFonts w:eastAsia="標楷體"/>
                <w:sz w:val="20"/>
              </w:rPr>
              <w:t>27</w:t>
            </w:r>
          </w:p>
        </w:tc>
        <w:tc>
          <w:tcPr>
            <w:tcW w:w="1056" w:type="dxa"/>
            <w:tcBorders>
              <w:top w:val="single" w:sz="4" w:space="0" w:color="auto"/>
              <w:left w:val="single" w:sz="4" w:space="0" w:color="auto"/>
              <w:bottom w:val="single" w:sz="4" w:space="0" w:color="auto"/>
              <w:right w:val="single" w:sz="4" w:space="0" w:color="auto"/>
            </w:tcBorders>
            <w:hideMark/>
          </w:tcPr>
          <w:p w14:paraId="085D45C4" w14:textId="77777777" w:rsidR="00D94437" w:rsidRDefault="00D94437">
            <w:pPr>
              <w:jc w:val="right"/>
              <w:rPr>
                <w:rFonts w:eastAsia="標楷體"/>
                <w:sz w:val="20"/>
              </w:rPr>
            </w:pPr>
            <w:r>
              <w:rPr>
                <w:rFonts w:eastAsia="標楷體"/>
                <w:sz w:val="20"/>
              </w:rPr>
              <w:t>27</w:t>
            </w:r>
          </w:p>
        </w:tc>
        <w:tc>
          <w:tcPr>
            <w:tcW w:w="1056" w:type="dxa"/>
            <w:tcBorders>
              <w:top w:val="single" w:sz="2" w:space="0" w:color="auto"/>
              <w:left w:val="single" w:sz="4" w:space="0" w:color="auto"/>
              <w:bottom w:val="single" w:sz="2" w:space="0" w:color="auto"/>
              <w:right w:val="single" w:sz="2" w:space="0" w:color="auto"/>
            </w:tcBorders>
            <w:hideMark/>
          </w:tcPr>
          <w:p w14:paraId="7D4A1DAE" w14:textId="77777777" w:rsidR="00D94437" w:rsidRDefault="00D94437">
            <w:pPr>
              <w:jc w:val="right"/>
              <w:rPr>
                <w:rFonts w:eastAsia="標楷體"/>
                <w:sz w:val="20"/>
              </w:rPr>
            </w:pPr>
            <w:r>
              <w:rPr>
                <w:rFonts w:eastAsia="標楷體"/>
                <w:sz w:val="20"/>
              </w:rPr>
              <w:t>25</w:t>
            </w:r>
          </w:p>
        </w:tc>
        <w:tc>
          <w:tcPr>
            <w:tcW w:w="1056" w:type="dxa"/>
            <w:tcBorders>
              <w:top w:val="single" w:sz="2" w:space="0" w:color="auto"/>
              <w:left w:val="single" w:sz="2" w:space="0" w:color="auto"/>
              <w:bottom w:val="single" w:sz="2" w:space="0" w:color="auto"/>
              <w:right w:val="single" w:sz="2" w:space="0" w:color="auto"/>
            </w:tcBorders>
            <w:hideMark/>
          </w:tcPr>
          <w:p w14:paraId="1F61A63B" w14:textId="77777777" w:rsidR="00D94437" w:rsidRDefault="00D94437">
            <w:pPr>
              <w:jc w:val="right"/>
              <w:rPr>
                <w:rFonts w:eastAsia="標楷體"/>
                <w:sz w:val="20"/>
              </w:rPr>
            </w:pPr>
            <w:r>
              <w:rPr>
                <w:rFonts w:eastAsia="標楷體"/>
                <w:sz w:val="20"/>
              </w:rPr>
              <w:t>28</w:t>
            </w:r>
          </w:p>
        </w:tc>
        <w:tc>
          <w:tcPr>
            <w:tcW w:w="1056" w:type="dxa"/>
            <w:tcBorders>
              <w:top w:val="single" w:sz="2" w:space="0" w:color="auto"/>
              <w:left w:val="single" w:sz="2" w:space="0" w:color="auto"/>
              <w:bottom w:val="single" w:sz="2" w:space="0" w:color="auto"/>
              <w:right w:val="single" w:sz="2" w:space="0" w:color="auto"/>
            </w:tcBorders>
            <w:hideMark/>
          </w:tcPr>
          <w:p w14:paraId="0032EF64" w14:textId="77777777" w:rsidR="00D94437" w:rsidRDefault="00D94437">
            <w:pPr>
              <w:jc w:val="right"/>
              <w:rPr>
                <w:rFonts w:eastAsia="標楷體"/>
                <w:sz w:val="20"/>
              </w:rPr>
            </w:pPr>
            <w:r>
              <w:rPr>
                <w:rFonts w:eastAsia="標楷體"/>
                <w:sz w:val="20"/>
              </w:rPr>
              <w:t>34</w:t>
            </w:r>
          </w:p>
        </w:tc>
        <w:tc>
          <w:tcPr>
            <w:tcW w:w="1056" w:type="dxa"/>
            <w:tcBorders>
              <w:top w:val="single" w:sz="2" w:space="0" w:color="auto"/>
              <w:left w:val="single" w:sz="2" w:space="0" w:color="auto"/>
              <w:bottom w:val="single" w:sz="2" w:space="0" w:color="auto"/>
              <w:right w:val="single" w:sz="2" w:space="0" w:color="auto"/>
            </w:tcBorders>
            <w:hideMark/>
          </w:tcPr>
          <w:p w14:paraId="3D168D85" w14:textId="77777777" w:rsidR="00D94437" w:rsidRDefault="00D94437">
            <w:pPr>
              <w:jc w:val="right"/>
              <w:rPr>
                <w:rFonts w:eastAsia="標楷體"/>
                <w:sz w:val="20"/>
              </w:rPr>
            </w:pPr>
            <w:r>
              <w:rPr>
                <w:rFonts w:eastAsia="標楷體"/>
                <w:sz w:val="20"/>
              </w:rPr>
              <w:t>29</w:t>
            </w:r>
          </w:p>
        </w:tc>
        <w:tc>
          <w:tcPr>
            <w:tcW w:w="1056" w:type="dxa"/>
            <w:tcBorders>
              <w:top w:val="single" w:sz="2" w:space="0" w:color="auto"/>
              <w:left w:val="single" w:sz="2" w:space="0" w:color="auto"/>
              <w:bottom w:val="single" w:sz="2" w:space="0" w:color="auto"/>
              <w:right w:val="single" w:sz="2" w:space="0" w:color="auto"/>
            </w:tcBorders>
            <w:hideMark/>
          </w:tcPr>
          <w:p w14:paraId="253FF805" w14:textId="77777777" w:rsidR="00D94437" w:rsidRDefault="00D94437">
            <w:pPr>
              <w:jc w:val="right"/>
              <w:rPr>
                <w:rFonts w:eastAsia="標楷體"/>
                <w:sz w:val="20"/>
              </w:rPr>
            </w:pPr>
            <w:r>
              <w:rPr>
                <w:rFonts w:eastAsia="標楷體"/>
                <w:b/>
                <w:bCs/>
                <w:sz w:val="20"/>
              </w:rPr>
              <w:t>8.45%</w:t>
            </w:r>
          </w:p>
        </w:tc>
      </w:tr>
      <w:tr w:rsidR="00D94437" w14:paraId="06B312FA" w14:textId="77777777" w:rsidTr="00D94437">
        <w:trPr>
          <w:trHeight w:val="300"/>
          <w:jc w:val="center"/>
        </w:trPr>
        <w:tc>
          <w:tcPr>
            <w:tcW w:w="1563" w:type="dxa"/>
            <w:tcBorders>
              <w:top w:val="single" w:sz="2" w:space="0" w:color="auto"/>
              <w:left w:val="single" w:sz="2" w:space="0" w:color="auto"/>
              <w:bottom w:val="single" w:sz="2" w:space="0" w:color="auto"/>
              <w:right w:val="single" w:sz="2" w:space="0" w:color="auto"/>
            </w:tcBorders>
            <w:hideMark/>
          </w:tcPr>
          <w:p w14:paraId="6F616DC9" w14:textId="77777777" w:rsidR="00D94437" w:rsidRDefault="00D94437">
            <w:pPr>
              <w:ind w:firstLineChars="100" w:firstLine="200"/>
              <w:rPr>
                <w:rFonts w:eastAsia="標楷體"/>
                <w:sz w:val="20"/>
              </w:rPr>
            </w:pPr>
            <w:r>
              <w:rPr>
                <w:rFonts w:eastAsia="標楷體" w:hint="eastAsia"/>
                <w:sz w:val="20"/>
              </w:rPr>
              <w:t>場地使用收入</w:t>
            </w:r>
            <w:r>
              <w:rPr>
                <w:rFonts w:eastAsia="標楷體"/>
                <w:sz w:val="20"/>
              </w:rPr>
              <w:t>-</w:t>
            </w:r>
            <w:r>
              <w:rPr>
                <w:rFonts w:eastAsia="標楷體" w:hint="eastAsia"/>
                <w:sz w:val="20"/>
              </w:rPr>
              <w:t>餐廳及咖啡廳</w:t>
            </w:r>
          </w:p>
        </w:tc>
        <w:tc>
          <w:tcPr>
            <w:tcW w:w="785" w:type="dxa"/>
            <w:tcBorders>
              <w:top w:val="single" w:sz="2" w:space="0" w:color="auto"/>
              <w:left w:val="single" w:sz="2" w:space="0" w:color="auto"/>
              <w:bottom w:val="single" w:sz="2" w:space="0" w:color="auto"/>
              <w:right w:val="single" w:sz="4" w:space="0" w:color="auto"/>
            </w:tcBorders>
            <w:vAlign w:val="center"/>
            <w:hideMark/>
          </w:tcPr>
          <w:p w14:paraId="07BDB3A8" w14:textId="77777777" w:rsidR="00D94437" w:rsidRDefault="00D94437">
            <w:pPr>
              <w:jc w:val="center"/>
              <w:rPr>
                <w:rFonts w:eastAsia="標楷體"/>
                <w:sz w:val="18"/>
                <w:szCs w:val="18"/>
              </w:rPr>
            </w:pPr>
            <w:r>
              <w:rPr>
                <w:rFonts w:eastAsia="標楷體" w:hint="eastAsia"/>
                <w:sz w:val="20"/>
              </w:rPr>
              <w:t>公服組</w:t>
            </w:r>
          </w:p>
        </w:tc>
        <w:tc>
          <w:tcPr>
            <w:tcW w:w="1056" w:type="dxa"/>
            <w:tcBorders>
              <w:top w:val="single" w:sz="4" w:space="0" w:color="auto"/>
              <w:left w:val="single" w:sz="4" w:space="0" w:color="auto"/>
              <w:bottom w:val="single" w:sz="4" w:space="0" w:color="auto"/>
              <w:right w:val="single" w:sz="4" w:space="0" w:color="auto"/>
            </w:tcBorders>
            <w:hideMark/>
          </w:tcPr>
          <w:p w14:paraId="13A1DC6C" w14:textId="77777777" w:rsidR="00D94437" w:rsidRDefault="00D94437">
            <w:pPr>
              <w:jc w:val="right"/>
              <w:rPr>
                <w:rFonts w:eastAsia="標楷體"/>
                <w:sz w:val="20"/>
              </w:rPr>
            </w:pPr>
            <w:r>
              <w:rPr>
                <w:rFonts w:eastAsia="標楷體"/>
                <w:sz w:val="20"/>
              </w:rPr>
              <w:t>1,700</w:t>
            </w:r>
          </w:p>
        </w:tc>
        <w:tc>
          <w:tcPr>
            <w:tcW w:w="1056" w:type="dxa"/>
            <w:tcBorders>
              <w:top w:val="single" w:sz="4" w:space="0" w:color="auto"/>
              <w:left w:val="single" w:sz="4" w:space="0" w:color="auto"/>
              <w:bottom w:val="single" w:sz="4" w:space="0" w:color="auto"/>
              <w:right w:val="single" w:sz="4" w:space="0" w:color="auto"/>
            </w:tcBorders>
            <w:hideMark/>
          </w:tcPr>
          <w:p w14:paraId="4391CB0A" w14:textId="77777777" w:rsidR="00D94437" w:rsidRDefault="00D94437">
            <w:pPr>
              <w:jc w:val="right"/>
              <w:rPr>
                <w:rFonts w:eastAsia="標楷體"/>
                <w:sz w:val="20"/>
              </w:rPr>
            </w:pPr>
            <w:r>
              <w:rPr>
                <w:rFonts w:eastAsia="標楷體"/>
                <w:sz w:val="20"/>
              </w:rPr>
              <w:t>150</w:t>
            </w:r>
          </w:p>
        </w:tc>
        <w:tc>
          <w:tcPr>
            <w:tcW w:w="1056" w:type="dxa"/>
            <w:tcBorders>
              <w:top w:val="single" w:sz="4" w:space="0" w:color="auto"/>
              <w:left w:val="single" w:sz="4" w:space="0" w:color="auto"/>
              <w:bottom w:val="single" w:sz="4" w:space="0" w:color="auto"/>
              <w:right w:val="single" w:sz="4" w:space="0" w:color="auto"/>
            </w:tcBorders>
            <w:hideMark/>
          </w:tcPr>
          <w:p w14:paraId="4B271420" w14:textId="77777777" w:rsidR="00D94437" w:rsidRDefault="00D94437">
            <w:pPr>
              <w:jc w:val="right"/>
              <w:rPr>
                <w:rFonts w:eastAsia="標楷體"/>
                <w:sz w:val="20"/>
              </w:rPr>
            </w:pPr>
            <w:r>
              <w:rPr>
                <w:rFonts w:eastAsia="標楷體"/>
                <w:sz w:val="20"/>
              </w:rPr>
              <w:t>150</w:t>
            </w:r>
          </w:p>
        </w:tc>
        <w:tc>
          <w:tcPr>
            <w:tcW w:w="1056" w:type="dxa"/>
            <w:tcBorders>
              <w:top w:val="single" w:sz="2" w:space="0" w:color="auto"/>
              <w:left w:val="single" w:sz="4" w:space="0" w:color="auto"/>
              <w:bottom w:val="single" w:sz="2" w:space="0" w:color="auto"/>
              <w:right w:val="single" w:sz="2" w:space="0" w:color="auto"/>
            </w:tcBorders>
            <w:hideMark/>
          </w:tcPr>
          <w:p w14:paraId="353BF321" w14:textId="77777777" w:rsidR="00D94437" w:rsidRDefault="00D94437">
            <w:pPr>
              <w:jc w:val="right"/>
              <w:rPr>
                <w:rFonts w:eastAsia="標楷體"/>
                <w:sz w:val="20"/>
              </w:rPr>
            </w:pPr>
            <w:r>
              <w:rPr>
                <w:rFonts w:eastAsia="標楷體"/>
                <w:sz w:val="20"/>
              </w:rPr>
              <w:t>150</w:t>
            </w:r>
          </w:p>
        </w:tc>
        <w:tc>
          <w:tcPr>
            <w:tcW w:w="1056" w:type="dxa"/>
            <w:tcBorders>
              <w:top w:val="single" w:sz="2" w:space="0" w:color="auto"/>
              <w:left w:val="single" w:sz="2" w:space="0" w:color="auto"/>
              <w:bottom w:val="single" w:sz="2" w:space="0" w:color="auto"/>
              <w:right w:val="single" w:sz="2" w:space="0" w:color="auto"/>
            </w:tcBorders>
            <w:hideMark/>
          </w:tcPr>
          <w:p w14:paraId="57EB1B38" w14:textId="77777777" w:rsidR="00D94437" w:rsidRDefault="00D94437">
            <w:pPr>
              <w:jc w:val="right"/>
              <w:rPr>
                <w:rFonts w:eastAsia="標楷體"/>
                <w:sz w:val="20"/>
              </w:rPr>
            </w:pPr>
            <w:r>
              <w:rPr>
                <w:rFonts w:eastAsia="標楷體"/>
                <w:sz w:val="20"/>
              </w:rPr>
              <w:t>148</w:t>
            </w:r>
          </w:p>
        </w:tc>
        <w:tc>
          <w:tcPr>
            <w:tcW w:w="1056" w:type="dxa"/>
            <w:tcBorders>
              <w:top w:val="single" w:sz="2" w:space="0" w:color="auto"/>
              <w:left w:val="single" w:sz="2" w:space="0" w:color="auto"/>
              <w:bottom w:val="single" w:sz="2" w:space="0" w:color="auto"/>
              <w:right w:val="single" w:sz="2" w:space="0" w:color="auto"/>
            </w:tcBorders>
            <w:hideMark/>
          </w:tcPr>
          <w:p w14:paraId="71801233" w14:textId="77777777" w:rsidR="00D94437" w:rsidRDefault="00D94437">
            <w:pPr>
              <w:jc w:val="right"/>
              <w:rPr>
                <w:rFonts w:eastAsia="標楷體"/>
                <w:sz w:val="20"/>
              </w:rPr>
            </w:pPr>
            <w:r>
              <w:rPr>
                <w:rFonts w:eastAsia="標楷體"/>
                <w:sz w:val="20"/>
              </w:rPr>
              <w:t>177</w:t>
            </w:r>
          </w:p>
        </w:tc>
        <w:tc>
          <w:tcPr>
            <w:tcW w:w="1056" w:type="dxa"/>
            <w:tcBorders>
              <w:top w:val="single" w:sz="2" w:space="0" w:color="auto"/>
              <w:left w:val="single" w:sz="2" w:space="0" w:color="auto"/>
              <w:bottom w:val="single" w:sz="2" w:space="0" w:color="auto"/>
              <w:right w:val="single" w:sz="2" w:space="0" w:color="auto"/>
            </w:tcBorders>
            <w:hideMark/>
          </w:tcPr>
          <w:p w14:paraId="59472D14" w14:textId="77777777" w:rsidR="00D94437" w:rsidRDefault="00D94437">
            <w:pPr>
              <w:jc w:val="right"/>
              <w:rPr>
                <w:rFonts w:eastAsia="標楷體"/>
                <w:sz w:val="20"/>
              </w:rPr>
            </w:pPr>
            <w:r>
              <w:rPr>
                <w:rFonts w:eastAsia="標楷體"/>
                <w:sz w:val="20"/>
              </w:rPr>
              <w:t>33</w:t>
            </w:r>
          </w:p>
        </w:tc>
        <w:tc>
          <w:tcPr>
            <w:tcW w:w="1056" w:type="dxa"/>
            <w:tcBorders>
              <w:top w:val="single" w:sz="2" w:space="0" w:color="auto"/>
              <w:left w:val="single" w:sz="2" w:space="0" w:color="auto"/>
              <w:bottom w:val="single" w:sz="2" w:space="0" w:color="auto"/>
              <w:right w:val="single" w:sz="2" w:space="0" w:color="auto"/>
            </w:tcBorders>
            <w:hideMark/>
          </w:tcPr>
          <w:p w14:paraId="1A995087" w14:textId="77777777" w:rsidR="00D94437" w:rsidRDefault="00D94437">
            <w:pPr>
              <w:jc w:val="right"/>
              <w:rPr>
                <w:rFonts w:eastAsia="標楷體"/>
                <w:color w:val="FF0000"/>
                <w:sz w:val="20"/>
              </w:rPr>
            </w:pPr>
            <w:r>
              <w:rPr>
                <w:rFonts w:eastAsia="標楷體"/>
                <w:b/>
                <w:bCs/>
                <w:color w:val="FF0000"/>
                <w:sz w:val="20"/>
              </w:rPr>
              <w:t>1.94%</w:t>
            </w:r>
          </w:p>
        </w:tc>
      </w:tr>
      <w:tr w:rsidR="00D94437" w14:paraId="1C58D1EE" w14:textId="77777777" w:rsidTr="00D94437">
        <w:trPr>
          <w:trHeight w:val="570"/>
          <w:jc w:val="center"/>
        </w:trPr>
        <w:tc>
          <w:tcPr>
            <w:tcW w:w="1563" w:type="dxa"/>
            <w:tcBorders>
              <w:top w:val="single" w:sz="2" w:space="0" w:color="auto"/>
              <w:left w:val="single" w:sz="2" w:space="0" w:color="auto"/>
              <w:bottom w:val="single" w:sz="2" w:space="0" w:color="auto"/>
              <w:right w:val="single" w:sz="2" w:space="0" w:color="auto"/>
            </w:tcBorders>
            <w:hideMark/>
          </w:tcPr>
          <w:p w14:paraId="1EEBC2AF" w14:textId="77777777" w:rsidR="00D94437" w:rsidRDefault="00D94437">
            <w:pPr>
              <w:ind w:firstLineChars="100" w:firstLine="200"/>
              <w:rPr>
                <w:rFonts w:eastAsia="標楷體"/>
                <w:sz w:val="20"/>
              </w:rPr>
            </w:pPr>
            <w:r>
              <w:rPr>
                <w:rFonts w:eastAsia="標楷體" w:hint="eastAsia"/>
                <w:sz w:val="20"/>
              </w:rPr>
              <w:t>場地使用收入</w:t>
            </w:r>
            <w:r>
              <w:rPr>
                <w:rFonts w:eastAsia="標楷體"/>
                <w:sz w:val="20"/>
              </w:rPr>
              <w:t>-</w:t>
            </w:r>
            <w:r>
              <w:rPr>
                <w:rFonts w:eastAsia="標楷體" w:hint="eastAsia"/>
                <w:sz w:val="20"/>
              </w:rPr>
              <w:t>禮品店</w:t>
            </w:r>
          </w:p>
        </w:tc>
        <w:tc>
          <w:tcPr>
            <w:tcW w:w="785" w:type="dxa"/>
            <w:tcBorders>
              <w:top w:val="single" w:sz="2" w:space="0" w:color="auto"/>
              <w:left w:val="single" w:sz="2" w:space="0" w:color="auto"/>
              <w:bottom w:val="single" w:sz="2" w:space="0" w:color="auto"/>
              <w:right w:val="single" w:sz="4" w:space="0" w:color="auto"/>
            </w:tcBorders>
            <w:vAlign w:val="center"/>
            <w:hideMark/>
          </w:tcPr>
          <w:p w14:paraId="55988073" w14:textId="77777777" w:rsidR="00D94437" w:rsidRDefault="00D94437">
            <w:pPr>
              <w:jc w:val="center"/>
              <w:rPr>
                <w:rFonts w:eastAsia="標楷體"/>
                <w:sz w:val="18"/>
                <w:szCs w:val="18"/>
              </w:rPr>
            </w:pPr>
            <w:r>
              <w:rPr>
                <w:rFonts w:eastAsia="標楷體" w:hint="eastAsia"/>
                <w:sz w:val="20"/>
              </w:rPr>
              <w:t>公服組</w:t>
            </w:r>
          </w:p>
        </w:tc>
        <w:tc>
          <w:tcPr>
            <w:tcW w:w="1056" w:type="dxa"/>
            <w:tcBorders>
              <w:top w:val="single" w:sz="4" w:space="0" w:color="auto"/>
              <w:left w:val="single" w:sz="4" w:space="0" w:color="auto"/>
              <w:bottom w:val="single" w:sz="4" w:space="0" w:color="auto"/>
              <w:right w:val="single" w:sz="4" w:space="0" w:color="auto"/>
            </w:tcBorders>
            <w:hideMark/>
          </w:tcPr>
          <w:p w14:paraId="5684A38D" w14:textId="77777777" w:rsidR="00D94437" w:rsidRDefault="00D94437">
            <w:pPr>
              <w:jc w:val="right"/>
              <w:rPr>
                <w:rFonts w:eastAsia="標楷體"/>
                <w:sz w:val="20"/>
              </w:rPr>
            </w:pPr>
            <w:r>
              <w:rPr>
                <w:rFonts w:eastAsia="標楷體"/>
                <w:sz w:val="20"/>
              </w:rPr>
              <w:t>1,220</w:t>
            </w:r>
          </w:p>
        </w:tc>
        <w:tc>
          <w:tcPr>
            <w:tcW w:w="1056" w:type="dxa"/>
            <w:tcBorders>
              <w:top w:val="single" w:sz="4" w:space="0" w:color="auto"/>
              <w:left w:val="single" w:sz="4" w:space="0" w:color="auto"/>
              <w:bottom w:val="single" w:sz="4" w:space="0" w:color="auto"/>
              <w:right w:val="single" w:sz="4" w:space="0" w:color="auto"/>
            </w:tcBorders>
            <w:hideMark/>
          </w:tcPr>
          <w:p w14:paraId="39834804" w14:textId="77777777" w:rsidR="00D94437" w:rsidRDefault="00D94437">
            <w:pPr>
              <w:jc w:val="right"/>
              <w:rPr>
                <w:rFonts w:eastAsia="標楷體"/>
                <w:sz w:val="20"/>
              </w:rPr>
            </w:pPr>
            <w:r>
              <w:rPr>
                <w:rFonts w:eastAsia="標楷體"/>
                <w:sz w:val="20"/>
              </w:rPr>
              <w:t>0</w:t>
            </w:r>
          </w:p>
        </w:tc>
        <w:tc>
          <w:tcPr>
            <w:tcW w:w="1056" w:type="dxa"/>
            <w:tcBorders>
              <w:top w:val="single" w:sz="4" w:space="0" w:color="auto"/>
              <w:left w:val="single" w:sz="4" w:space="0" w:color="auto"/>
              <w:bottom w:val="single" w:sz="4" w:space="0" w:color="auto"/>
              <w:right w:val="single" w:sz="4" w:space="0" w:color="auto"/>
            </w:tcBorders>
            <w:hideMark/>
          </w:tcPr>
          <w:p w14:paraId="7C6E9B97"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4" w:space="0" w:color="auto"/>
              <w:bottom w:val="single" w:sz="2" w:space="0" w:color="auto"/>
              <w:right w:val="single" w:sz="2" w:space="0" w:color="auto"/>
            </w:tcBorders>
            <w:hideMark/>
          </w:tcPr>
          <w:p w14:paraId="3A53DD67"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3E618179"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3DB0DC9E" w14:textId="77777777" w:rsidR="00D94437" w:rsidRDefault="00D94437">
            <w:pPr>
              <w:jc w:val="right"/>
              <w:rPr>
                <w:rFonts w:eastAsia="標楷體"/>
                <w:sz w:val="20"/>
              </w:rPr>
            </w:pPr>
            <w:r>
              <w:rPr>
                <w:rFonts w:eastAsia="標楷體"/>
                <w:sz w:val="20"/>
              </w:rPr>
              <w:t>32</w:t>
            </w:r>
          </w:p>
        </w:tc>
        <w:tc>
          <w:tcPr>
            <w:tcW w:w="1056" w:type="dxa"/>
            <w:tcBorders>
              <w:top w:val="single" w:sz="2" w:space="0" w:color="auto"/>
              <w:left w:val="single" w:sz="2" w:space="0" w:color="auto"/>
              <w:bottom w:val="single" w:sz="2" w:space="0" w:color="auto"/>
              <w:right w:val="single" w:sz="2" w:space="0" w:color="auto"/>
            </w:tcBorders>
            <w:hideMark/>
          </w:tcPr>
          <w:p w14:paraId="450C7530" w14:textId="77777777" w:rsidR="00D94437" w:rsidRDefault="00D94437">
            <w:pPr>
              <w:jc w:val="right"/>
              <w:rPr>
                <w:rFonts w:eastAsia="標楷體"/>
                <w:sz w:val="20"/>
              </w:rPr>
            </w:pPr>
            <w:r>
              <w:rPr>
                <w:rFonts w:eastAsia="標楷體"/>
                <w:sz w:val="20"/>
              </w:rPr>
              <w:t>48</w:t>
            </w:r>
          </w:p>
        </w:tc>
        <w:tc>
          <w:tcPr>
            <w:tcW w:w="1056" w:type="dxa"/>
            <w:tcBorders>
              <w:top w:val="single" w:sz="2" w:space="0" w:color="auto"/>
              <w:left w:val="single" w:sz="2" w:space="0" w:color="auto"/>
              <w:bottom w:val="single" w:sz="2" w:space="0" w:color="auto"/>
              <w:right w:val="single" w:sz="2" w:space="0" w:color="auto"/>
            </w:tcBorders>
            <w:hideMark/>
          </w:tcPr>
          <w:p w14:paraId="09F87979" w14:textId="77777777" w:rsidR="00D94437" w:rsidRDefault="00D94437">
            <w:pPr>
              <w:jc w:val="right"/>
              <w:rPr>
                <w:rFonts w:eastAsia="標楷體"/>
                <w:color w:val="FF0000"/>
                <w:sz w:val="20"/>
              </w:rPr>
            </w:pPr>
            <w:r>
              <w:rPr>
                <w:rFonts w:eastAsia="標楷體"/>
                <w:b/>
                <w:bCs/>
                <w:color w:val="FF0000"/>
                <w:sz w:val="20"/>
              </w:rPr>
              <w:t>3.93%</w:t>
            </w:r>
          </w:p>
        </w:tc>
      </w:tr>
      <w:tr w:rsidR="00D94437" w14:paraId="574C6C67" w14:textId="77777777" w:rsidTr="00D94437">
        <w:trPr>
          <w:trHeight w:val="501"/>
          <w:jc w:val="center"/>
        </w:trPr>
        <w:tc>
          <w:tcPr>
            <w:tcW w:w="1563" w:type="dxa"/>
            <w:tcBorders>
              <w:top w:val="single" w:sz="2" w:space="0" w:color="auto"/>
              <w:left w:val="single" w:sz="2" w:space="0" w:color="auto"/>
              <w:bottom w:val="single" w:sz="2" w:space="0" w:color="auto"/>
              <w:right w:val="single" w:sz="2" w:space="0" w:color="auto"/>
            </w:tcBorders>
            <w:hideMark/>
          </w:tcPr>
          <w:p w14:paraId="167A4911" w14:textId="77777777" w:rsidR="00D94437" w:rsidRDefault="00D94437">
            <w:pPr>
              <w:ind w:firstLineChars="100" w:firstLine="200"/>
              <w:rPr>
                <w:rFonts w:eastAsia="標楷體"/>
                <w:sz w:val="20"/>
              </w:rPr>
            </w:pPr>
            <w:r>
              <w:rPr>
                <w:rFonts w:eastAsia="標楷體" w:hint="eastAsia"/>
                <w:sz w:val="20"/>
              </w:rPr>
              <w:t>場地使用收入</w:t>
            </w:r>
            <w:r>
              <w:rPr>
                <w:rFonts w:eastAsia="標楷體"/>
                <w:sz w:val="20"/>
              </w:rPr>
              <w:t>-</w:t>
            </w:r>
            <w:r>
              <w:rPr>
                <w:rFonts w:eastAsia="標楷體" w:hint="eastAsia"/>
                <w:sz w:val="20"/>
              </w:rPr>
              <w:lastRenderedPageBreak/>
              <w:t>空大</w:t>
            </w:r>
          </w:p>
        </w:tc>
        <w:tc>
          <w:tcPr>
            <w:tcW w:w="785" w:type="dxa"/>
            <w:tcBorders>
              <w:top w:val="single" w:sz="2" w:space="0" w:color="auto"/>
              <w:left w:val="single" w:sz="2" w:space="0" w:color="auto"/>
              <w:bottom w:val="single" w:sz="2" w:space="0" w:color="auto"/>
              <w:right w:val="single" w:sz="4" w:space="0" w:color="auto"/>
            </w:tcBorders>
            <w:hideMark/>
          </w:tcPr>
          <w:p w14:paraId="6C51CE17" w14:textId="77777777" w:rsidR="00D94437" w:rsidRDefault="00D94437">
            <w:pPr>
              <w:jc w:val="center"/>
              <w:rPr>
                <w:rFonts w:eastAsia="標楷體"/>
                <w:sz w:val="18"/>
                <w:szCs w:val="18"/>
              </w:rPr>
            </w:pPr>
            <w:r>
              <w:rPr>
                <w:rFonts w:eastAsia="標楷體" w:hint="eastAsia"/>
                <w:sz w:val="20"/>
              </w:rPr>
              <w:lastRenderedPageBreak/>
              <w:t>秘書室</w:t>
            </w:r>
          </w:p>
        </w:tc>
        <w:tc>
          <w:tcPr>
            <w:tcW w:w="1056" w:type="dxa"/>
            <w:tcBorders>
              <w:top w:val="single" w:sz="4" w:space="0" w:color="auto"/>
              <w:left w:val="single" w:sz="4" w:space="0" w:color="auto"/>
              <w:bottom w:val="single" w:sz="4" w:space="0" w:color="auto"/>
              <w:right w:val="single" w:sz="4" w:space="0" w:color="auto"/>
            </w:tcBorders>
            <w:hideMark/>
          </w:tcPr>
          <w:p w14:paraId="195C3C0C" w14:textId="77777777" w:rsidR="00D94437" w:rsidRDefault="00D94437">
            <w:pPr>
              <w:jc w:val="right"/>
              <w:rPr>
                <w:rFonts w:eastAsia="標楷體"/>
                <w:sz w:val="20"/>
              </w:rPr>
            </w:pPr>
            <w:r>
              <w:rPr>
                <w:rFonts w:eastAsia="標楷體"/>
                <w:sz w:val="20"/>
              </w:rPr>
              <w:t>480</w:t>
            </w:r>
          </w:p>
        </w:tc>
        <w:tc>
          <w:tcPr>
            <w:tcW w:w="1056" w:type="dxa"/>
            <w:tcBorders>
              <w:top w:val="single" w:sz="4" w:space="0" w:color="auto"/>
              <w:left w:val="single" w:sz="4" w:space="0" w:color="auto"/>
              <w:bottom w:val="single" w:sz="4" w:space="0" w:color="auto"/>
              <w:right w:val="single" w:sz="4" w:space="0" w:color="auto"/>
            </w:tcBorders>
            <w:hideMark/>
          </w:tcPr>
          <w:p w14:paraId="02785D39" w14:textId="77777777" w:rsidR="00D94437" w:rsidRDefault="00D94437">
            <w:pPr>
              <w:jc w:val="right"/>
              <w:rPr>
                <w:rFonts w:eastAsia="標楷體"/>
                <w:sz w:val="20"/>
              </w:rPr>
            </w:pPr>
            <w:r>
              <w:rPr>
                <w:rFonts w:eastAsia="標楷體"/>
                <w:sz w:val="20"/>
              </w:rPr>
              <w:t>0</w:t>
            </w:r>
          </w:p>
        </w:tc>
        <w:tc>
          <w:tcPr>
            <w:tcW w:w="1056" w:type="dxa"/>
            <w:tcBorders>
              <w:top w:val="single" w:sz="4" w:space="0" w:color="auto"/>
              <w:left w:val="single" w:sz="4" w:space="0" w:color="auto"/>
              <w:bottom w:val="single" w:sz="4" w:space="0" w:color="auto"/>
              <w:right w:val="single" w:sz="4" w:space="0" w:color="auto"/>
            </w:tcBorders>
            <w:hideMark/>
          </w:tcPr>
          <w:p w14:paraId="5E9D0469"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4" w:space="0" w:color="auto"/>
              <w:bottom w:val="single" w:sz="2" w:space="0" w:color="auto"/>
              <w:right w:val="single" w:sz="2" w:space="0" w:color="auto"/>
            </w:tcBorders>
            <w:hideMark/>
          </w:tcPr>
          <w:p w14:paraId="48BF0C89"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6450ACD3"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0602F851"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3AFCF0DA"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14B0A23B" w14:textId="77777777" w:rsidR="00D94437" w:rsidRDefault="00D94437">
            <w:pPr>
              <w:jc w:val="right"/>
              <w:rPr>
                <w:rFonts w:eastAsia="標楷體"/>
                <w:color w:val="FF0000"/>
                <w:sz w:val="20"/>
              </w:rPr>
            </w:pPr>
            <w:r>
              <w:rPr>
                <w:rFonts w:eastAsia="標楷體"/>
                <w:b/>
                <w:bCs/>
                <w:color w:val="FF0000"/>
                <w:sz w:val="20"/>
              </w:rPr>
              <w:t>0.00%</w:t>
            </w:r>
          </w:p>
        </w:tc>
      </w:tr>
      <w:tr w:rsidR="00D94437" w14:paraId="4942E7C1" w14:textId="77777777" w:rsidTr="00D94437">
        <w:trPr>
          <w:trHeight w:val="570"/>
          <w:jc w:val="center"/>
        </w:trPr>
        <w:tc>
          <w:tcPr>
            <w:tcW w:w="1563" w:type="dxa"/>
            <w:tcBorders>
              <w:top w:val="single" w:sz="2" w:space="0" w:color="auto"/>
              <w:left w:val="single" w:sz="2" w:space="0" w:color="auto"/>
              <w:bottom w:val="single" w:sz="2" w:space="0" w:color="auto"/>
              <w:right w:val="single" w:sz="2" w:space="0" w:color="auto"/>
            </w:tcBorders>
            <w:hideMark/>
          </w:tcPr>
          <w:p w14:paraId="29E78363" w14:textId="77777777" w:rsidR="00D94437" w:rsidRDefault="00D94437">
            <w:pPr>
              <w:ind w:firstLineChars="100" w:firstLine="200"/>
              <w:rPr>
                <w:rFonts w:eastAsia="標楷體"/>
                <w:sz w:val="20"/>
              </w:rPr>
            </w:pPr>
            <w:r>
              <w:rPr>
                <w:rFonts w:eastAsia="標楷體" w:hint="eastAsia"/>
                <w:sz w:val="20"/>
              </w:rPr>
              <w:t>場地收入</w:t>
            </w:r>
            <w:r>
              <w:rPr>
                <w:rFonts w:eastAsia="標楷體"/>
                <w:sz w:val="20"/>
              </w:rPr>
              <w:t>-</w:t>
            </w:r>
            <w:r>
              <w:rPr>
                <w:rFonts w:eastAsia="標楷體" w:hint="eastAsia"/>
                <w:sz w:val="20"/>
              </w:rPr>
              <w:t>太陽光電</w:t>
            </w:r>
          </w:p>
        </w:tc>
        <w:tc>
          <w:tcPr>
            <w:tcW w:w="785" w:type="dxa"/>
            <w:tcBorders>
              <w:top w:val="single" w:sz="2" w:space="0" w:color="auto"/>
              <w:left w:val="single" w:sz="2" w:space="0" w:color="auto"/>
              <w:bottom w:val="single" w:sz="2" w:space="0" w:color="auto"/>
              <w:right w:val="single" w:sz="4" w:space="0" w:color="auto"/>
            </w:tcBorders>
            <w:hideMark/>
          </w:tcPr>
          <w:p w14:paraId="31A829E2" w14:textId="77777777" w:rsidR="00D94437" w:rsidRDefault="00D94437">
            <w:pPr>
              <w:jc w:val="center"/>
              <w:rPr>
                <w:rFonts w:eastAsia="標楷體"/>
                <w:sz w:val="18"/>
                <w:szCs w:val="18"/>
              </w:rPr>
            </w:pPr>
            <w:r>
              <w:rPr>
                <w:rFonts w:eastAsia="標楷體" w:hint="eastAsia"/>
                <w:sz w:val="20"/>
              </w:rPr>
              <w:t>秘書室</w:t>
            </w:r>
          </w:p>
        </w:tc>
        <w:tc>
          <w:tcPr>
            <w:tcW w:w="1056" w:type="dxa"/>
            <w:tcBorders>
              <w:top w:val="single" w:sz="4" w:space="0" w:color="auto"/>
              <w:left w:val="single" w:sz="4" w:space="0" w:color="auto"/>
              <w:bottom w:val="single" w:sz="4" w:space="0" w:color="auto"/>
              <w:right w:val="single" w:sz="4" w:space="0" w:color="auto"/>
            </w:tcBorders>
            <w:hideMark/>
          </w:tcPr>
          <w:p w14:paraId="1B5B906E" w14:textId="77777777" w:rsidR="00D94437" w:rsidRDefault="00D94437">
            <w:pPr>
              <w:jc w:val="right"/>
              <w:rPr>
                <w:rFonts w:eastAsia="標楷體"/>
                <w:sz w:val="20"/>
              </w:rPr>
            </w:pPr>
            <w:r>
              <w:rPr>
                <w:rFonts w:eastAsia="標楷體"/>
                <w:sz w:val="20"/>
              </w:rPr>
              <w:t>960</w:t>
            </w:r>
          </w:p>
        </w:tc>
        <w:tc>
          <w:tcPr>
            <w:tcW w:w="1056" w:type="dxa"/>
            <w:tcBorders>
              <w:top w:val="single" w:sz="4" w:space="0" w:color="auto"/>
              <w:left w:val="single" w:sz="4" w:space="0" w:color="auto"/>
              <w:bottom w:val="single" w:sz="4" w:space="0" w:color="auto"/>
              <w:right w:val="single" w:sz="4" w:space="0" w:color="auto"/>
            </w:tcBorders>
            <w:hideMark/>
          </w:tcPr>
          <w:p w14:paraId="22C090D2" w14:textId="77777777" w:rsidR="00D94437" w:rsidRDefault="00D94437">
            <w:pPr>
              <w:jc w:val="right"/>
              <w:rPr>
                <w:rFonts w:eastAsia="標楷體"/>
                <w:sz w:val="20"/>
              </w:rPr>
            </w:pPr>
            <w:r>
              <w:rPr>
                <w:rFonts w:eastAsia="標楷體"/>
                <w:sz w:val="20"/>
              </w:rPr>
              <w:t>0</w:t>
            </w:r>
          </w:p>
        </w:tc>
        <w:tc>
          <w:tcPr>
            <w:tcW w:w="1056" w:type="dxa"/>
            <w:tcBorders>
              <w:top w:val="single" w:sz="4" w:space="0" w:color="auto"/>
              <w:left w:val="single" w:sz="4" w:space="0" w:color="auto"/>
              <w:bottom w:val="single" w:sz="4" w:space="0" w:color="auto"/>
              <w:right w:val="single" w:sz="4" w:space="0" w:color="auto"/>
            </w:tcBorders>
            <w:hideMark/>
          </w:tcPr>
          <w:p w14:paraId="50809F5B"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4" w:space="0" w:color="auto"/>
              <w:bottom w:val="single" w:sz="2" w:space="0" w:color="auto"/>
              <w:right w:val="single" w:sz="2" w:space="0" w:color="auto"/>
            </w:tcBorders>
            <w:hideMark/>
          </w:tcPr>
          <w:p w14:paraId="716E4271"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2DF7E7D5"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1A8596BF"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11F4D1FD"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78289E04" w14:textId="77777777" w:rsidR="00D94437" w:rsidRDefault="00D94437">
            <w:pPr>
              <w:jc w:val="right"/>
              <w:rPr>
                <w:rFonts w:eastAsia="標楷體"/>
                <w:color w:val="FF0000"/>
                <w:sz w:val="20"/>
              </w:rPr>
            </w:pPr>
            <w:r>
              <w:rPr>
                <w:rFonts w:eastAsia="標楷體"/>
                <w:b/>
                <w:bCs/>
                <w:color w:val="FF0000"/>
                <w:sz w:val="20"/>
              </w:rPr>
              <w:t>0.00%</w:t>
            </w:r>
          </w:p>
        </w:tc>
      </w:tr>
      <w:tr w:rsidR="00D94437" w14:paraId="24F0576C" w14:textId="77777777" w:rsidTr="00D94437">
        <w:trPr>
          <w:trHeight w:val="300"/>
          <w:jc w:val="center"/>
        </w:trPr>
        <w:tc>
          <w:tcPr>
            <w:tcW w:w="1563" w:type="dxa"/>
            <w:tcBorders>
              <w:top w:val="single" w:sz="2" w:space="0" w:color="auto"/>
              <w:left w:val="single" w:sz="2" w:space="0" w:color="auto"/>
              <w:bottom w:val="single" w:sz="2" w:space="0" w:color="auto"/>
              <w:right w:val="single" w:sz="2" w:space="0" w:color="auto"/>
            </w:tcBorders>
            <w:hideMark/>
          </w:tcPr>
          <w:p w14:paraId="26C1AAF6" w14:textId="77777777" w:rsidR="00D94437" w:rsidRDefault="00D94437">
            <w:pPr>
              <w:ind w:firstLineChars="100" w:firstLine="200"/>
              <w:rPr>
                <w:rFonts w:eastAsia="標楷體"/>
                <w:sz w:val="20"/>
              </w:rPr>
            </w:pPr>
            <w:r>
              <w:rPr>
                <w:rFonts w:eastAsia="標楷體" w:hint="eastAsia"/>
                <w:sz w:val="20"/>
              </w:rPr>
              <w:t>場地使用收入</w:t>
            </w:r>
            <w:r>
              <w:rPr>
                <w:rFonts w:eastAsia="標楷體"/>
                <w:sz w:val="20"/>
              </w:rPr>
              <w:t>-</w:t>
            </w:r>
            <w:r>
              <w:rPr>
                <w:rFonts w:eastAsia="標楷體" w:hint="eastAsia"/>
                <w:sz w:val="20"/>
              </w:rPr>
              <w:t>基地台及提款機</w:t>
            </w:r>
          </w:p>
        </w:tc>
        <w:tc>
          <w:tcPr>
            <w:tcW w:w="785" w:type="dxa"/>
            <w:tcBorders>
              <w:top w:val="single" w:sz="2" w:space="0" w:color="auto"/>
              <w:left w:val="single" w:sz="2" w:space="0" w:color="auto"/>
              <w:bottom w:val="single" w:sz="2" w:space="0" w:color="auto"/>
              <w:right w:val="single" w:sz="4" w:space="0" w:color="auto"/>
            </w:tcBorders>
            <w:hideMark/>
          </w:tcPr>
          <w:p w14:paraId="6EC85CA8" w14:textId="77777777" w:rsidR="00D94437" w:rsidRDefault="00D94437">
            <w:pPr>
              <w:jc w:val="center"/>
              <w:rPr>
                <w:rFonts w:eastAsia="標楷體"/>
                <w:sz w:val="18"/>
                <w:szCs w:val="18"/>
              </w:rPr>
            </w:pPr>
            <w:r>
              <w:rPr>
                <w:rFonts w:eastAsia="標楷體" w:hint="eastAsia"/>
                <w:sz w:val="20"/>
              </w:rPr>
              <w:t>秘書室</w:t>
            </w:r>
          </w:p>
        </w:tc>
        <w:tc>
          <w:tcPr>
            <w:tcW w:w="1056" w:type="dxa"/>
            <w:tcBorders>
              <w:top w:val="single" w:sz="4" w:space="0" w:color="auto"/>
              <w:left w:val="single" w:sz="4" w:space="0" w:color="auto"/>
              <w:bottom w:val="single" w:sz="4" w:space="0" w:color="auto"/>
              <w:right w:val="single" w:sz="4" w:space="0" w:color="auto"/>
            </w:tcBorders>
            <w:hideMark/>
          </w:tcPr>
          <w:p w14:paraId="17978934" w14:textId="77777777" w:rsidR="00D94437" w:rsidRDefault="00D94437">
            <w:pPr>
              <w:jc w:val="right"/>
              <w:rPr>
                <w:rFonts w:eastAsia="標楷體"/>
                <w:sz w:val="20"/>
              </w:rPr>
            </w:pPr>
            <w:r>
              <w:rPr>
                <w:rFonts w:eastAsia="標楷體"/>
                <w:sz w:val="20"/>
              </w:rPr>
              <w:t>1,576</w:t>
            </w:r>
          </w:p>
        </w:tc>
        <w:tc>
          <w:tcPr>
            <w:tcW w:w="1056" w:type="dxa"/>
            <w:tcBorders>
              <w:top w:val="single" w:sz="4" w:space="0" w:color="auto"/>
              <w:left w:val="single" w:sz="4" w:space="0" w:color="auto"/>
              <w:bottom w:val="single" w:sz="4" w:space="0" w:color="auto"/>
              <w:right w:val="single" w:sz="4" w:space="0" w:color="auto"/>
            </w:tcBorders>
            <w:hideMark/>
          </w:tcPr>
          <w:p w14:paraId="2B774039" w14:textId="77777777" w:rsidR="00D94437" w:rsidRDefault="00D94437">
            <w:pPr>
              <w:jc w:val="right"/>
              <w:rPr>
                <w:rFonts w:eastAsia="標楷體"/>
                <w:sz w:val="20"/>
              </w:rPr>
            </w:pPr>
            <w:r>
              <w:rPr>
                <w:rFonts w:eastAsia="標楷體"/>
                <w:sz w:val="20"/>
              </w:rPr>
              <w:t>0</w:t>
            </w:r>
          </w:p>
        </w:tc>
        <w:tc>
          <w:tcPr>
            <w:tcW w:w="1056" w:type="dxa"/>
            <w:tcBorders>
              <w:top w:val="single" w:sz="4" w:space="0" w:color="auto"/>
              <w:left w:val="single" w:sz="4" w:space="0" w:color="auto"/>
              <w:bottom w:val="single" w:sz="4" w:space="0" w:color="auto"/>
              <w:right w:val="single" w:sz="4" w:space="0" w:color="auto"/>
            </w:tcBorders>
            <w:hideMark/>
          </w:tcPr>
          <w:p w14:paraId="18E78441"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4" w:space="0" w:color="auto"/>
              <w:bottom w:val="single" w:sz="2" w:space="0" w:color="auto"/>
              <w:right w:val="single" w:sz="2" w:space="0" w:color="auto"/>
            </w:tcBorders>
            <w:hideMark/>
          </w:tcPr>
          <w:p w14:paraId="04C97846"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4017D3EC"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6D29CAF1"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775B60F4"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07A375F1" w14:textId="77777777" w:rsidR="00D94437" w:rsidRDefault="00D94437">
            <w:pPr>
              <w:jc w:val="right"/>
              <w:rPr>
                <w:rFonts w:eastAsia="標楷體"/>
                <w:color w:val="FF0000"/>
                <w:sz w:val="20"/>
              </w:rPr>
            </w:pPr>
            <w:r>
              <w:rPr>
                <w:rFonts w:eastAsia="標楷體"/>
                <w:b/>
                <w:bCs/>
                <w:color w:val="FF0000"/>
                <w:sz w:val="20"/>
              </w:rPr>
              <w:t>0.00%</w:t>
            </w:r>
          </w:p>
        </w:tc>
      </w:tr>
      <w:tr w:rsidR="00D94437" w14:paraId="1EFC7994" w14:textId="77777777" w:rsidTr="00D94437">
        <w:trPr>
          <w:trHeight w:val="300"/>
          <w:jc w:val="center"/>
        </w:trPr>
        <w:tc>
          <w:tcPr>
            <w:tcW w:w="1563" w:type="dxa"/>
            <w:tcBorders>
              <w:top w:val="single" w:sz="2" w:space="0" w:color="auto"/>
              <w:left w:val="single" w:sz="2" w:space="0" w:color="auto"/>
              <w:bottom w:val="single" w:sz="2" w:space="0" w:color="auto"/>
              <w:right w:val="single" w:sz="2" w:space="0" w:color="auto"/>
            </w:tcBorders>
            <w:hideMark/>
          </w:tcPr>
          <w:p w14:paraId="33569EE8" w14:textId="77777777" w:rsidR="00D94437" w:rsidRDefault="00D94437">
            <w:pPr>
              <w:ind w:firstLineChars="100" w:firstLine="200"/>
              <w:rPr>
                <w:rFonts w:eastAsia="標楷體"/>
                <w:sz w:val="18"/>
                <w:szCs w:val="18"/>
              </w:rPr>
            </w:pPr>
            <w:r>
              <w:rPr>
                <w:rFonts w:eastAsia="標楷體" w:hint="eastAsia"/>
                <w:sz w:val="20"/>
              </w:rPr>
              <w:t>場地使用收入</w:t>
            </w:r>
            <w:r>
              <w:rPr>
                <w:rFonts w:eastAsia="標楷體"/>
                <w:sz w:val="20"/>
              </w:rPr>
              <w:t>-</w:t>
            </w:r>
            <w:r>
              <w:rPr>
                <w:rFonts w:eastAsia="標楷體" w:hint="eastAsia"/>
                <w:sz w:val="20"/>
              </w:rPr>
              <w:t>大銀幕電影院</w:t>
            </w:r>
            <w:r>
              <w:rPr>
                <w:rFonts w:eastAsia="標楷體"/>
                <w:sz w:val="20"/>
              </w:rPr>
              <w:t xml:space="preserve"> </w:t>
            </w:r>
          </w:p>
        </w:tc>
        <w:tc>
          <w:tcPr>
            <w:tcW w:w="785" w:type="dxa"/>
            <w:tcBorders>
              <w:top w:val="single" w:sz="2" w:space="0" w:color="auto"/>
              <w:left w:val="single" w:sz="2" w:space="0" w:color="auto"/>
              <w:bottom w:val="single" w:sz="2" w:space="0" w:color="auto"/>
              <w:right w:val="single" w:sz="4" w:space="0" w:color="auto"/>
            </w:tcBorders>
            <w:vAlign w:val="center"/>
            <w:hideMark/>
          </w:tcPr>
          <w:p w14:paraId="1D1AE780" w14:textId="77777777" w:rsidR="00D94437" w:rsidRDefault="00D94437">
            <w:pPr>
              <w:jc w:val="center"/>
              <w:rPr>
                <w:rFonts w:eastAsia="標楷體"/>
                <w:sz w:val="18"/>
                <w:szCs w:val="18"/>
              </w:rPr>
            </w:pPr>
            <w:r>
              <w:rPr>
                <w:rFonts w:eastAsia="標楷體" w:hint="eastAsia"/>
                <w:sz w:val="20"/>
              </w:rPr>
              <w:t>公服組</w:t>
            </w:r>
          </w:p>
        </w:tc>
        <w:tc>
          <w:tcPr>
            <w:tcW w:w="1056" w:type="dxa"/>
            <w:tcBorders>
              <w:top w:val="single" w:sz="4" w:space="0" w:color="auto"/>
              <w:left w:val="single" w:sz="4" w:space="0" w:color="auto"/>
              <w:bottom w:val="single" w:sz="4" w:space="0" w:color="auto"/>
              <w:right w:val="single" w:sz="4" w:space="0" w:color="auto"/>
            </w:tcBorders>
            <w:hideMark/>
          </w:tcPr>
          <w:p w14:paraId="2C2FDC56" w14:textId="77777777" w:rsidR="00D94437" w:rsidRDefault="00D94437">
            <w:pPr>
              <w:jc w:val="right"/>
              <w:rPr>
                <w:rFonts w:eastAsia="標楷體"/>
                <w:sz w:val="20"/>
              </w:rPr>
            </w:pPr>
            <w:r>
              <w:rPr>
                <w:rFonts w:eastAsia="標楷體"/>
                <w:sz w:val="20"/>
              </w:rPr>
              <w:t>880</w:t>
            </w:r>
          </w:p>
        </w:tc>
        <w:tc>
          <w:tcPr>
            <w:tcW w:w="1056" w:type="dxa"/>
            <w:tcBorders>
              <w:top w:val="single" w:sz="4" w:space="0" w:color="auto"/>
              <w:left w:val="single" w:sz="4" w:space="0" w:color="auto"/>
              <w:bottom w:val="single" w:sz="4" w:space="0" w:color="auto"/>
              <w:right w:val="single" w:sz="4" w:space="0" w:color="auto"/>
            </w:tcBorders>
            <w:hideMark/>
          </w:tcPr>
          <w:p w14:paraId="4324A9FB" w14:textId="77777777" w:rsidR="00D94437" w:rsidRDefault="00D94437">
            <w:pPr>
              <w:jc w:val="right"/>
              <w:rPr>
                <w:rFonts w:eastAsia="標楷體"/>
                <w:sz w:val="20"/>
              </w:rPr>
            </w:pPr>
            <w:r>
              <w:rPr>
                <w:rFonts w:eastAsia="標楷體"/>
                <w:sz w:val="20"/>
              </w:rPr>
              <w:t>0</w:t>
            </w:r>
          </w:p>
        </w:tc>
        <w:tc>
          <w:tcPr>
            <w:tcW w:w="1056" w:type="dxa"/>
            <w:tcBorders>
              <w:top w:val="single" w:sz="4" w:space="0" w:color="auto"/>
              <w:left w:val="single" w:sz="4" w:space="0" w:color="auto"/>
              <w:bottom w:val="single" w:sz="4" w:space="0" w:color="auto"/>
              <w:right w:val="single" w:sz="4" w:space="0" w:color="auto"/>
            </w:tcBorders>
            <w:hideMark/>
          </w:tcPr>
          <w:p w14:paraId="7099DABF"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4" w:space="0" w:color="auto"/>
              <w:bottom w:val="single" w:sz="2" w:space="0" w:color="auto"/>
              <w:right w:val="single" w:sz="2" w:space="0" w:color="auto"/>
            </w:tcBorders>
            <w:hideMark/>
          </w:tcPr>
          <w:p w14:paraId="5969C60D"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49DFB385" w14:textId="77777777" w:rsidR="00D94437" w:rsidRDefault="00D94437">
            <w:pPr>
              <w:jc w:val="right"/>
              <w:rPr>
                <w:rFonts w:eastAsia="標楷體"/>
                <w:sz w:val="20"/>
                <w:highlight w:val="yellow"/>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25F6C425" w14:textId="77777777" w:rsidR="00D94437" w:rsidRDefault="00D94437">
            <w:pPr>
              <w:jc w:val="right"/>
              <w:rPr>
                <w:rFonts w:eastAsia="標楷體"/>
                <w:sz w:val="20"/>
                <w:highlight w:val="yellow"/>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06CF7638" w14:textId="77777777" w:rsidR="00D94437" w:rsidRDefault="00D94437">
            <w:pPr>
              <w:jc w:val="right"/>
              <w:rPr>
                <w:rFonts w:eastAsia="標楷體"/>
                <w:sz w:val="20"/>
                <w:highlight w:val="yellow"/>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5FF6ED5A" w14:textId="77777777" w:rsidR="00D94437" w:rsidRDefault="00D94437">
            <w:pPr>
              <w:jc w:val="right"/>
              <w:rPr>
                <w:rFonts w:eastAsia="標楷體"/>
                <w:b/>
                <w:bCs/>
                <w:color w:val="FF0000"/>
                <w:sz w:val="20"/>
              </w:rPr>
            </w:pPr>
            <w:r>
              <w:rPr>
                <w:rFonts w:eastAsia="標楷體"/>
                <w:b/>
                <w:bCs/>
                <w:color w:val="FF0000"/>
                <w:sz w:val="20"/>
              </w:rPr>
              <w:t>0.00%</w:t>
            </w:r>
          </w:p>
        </w:tc>
      </w:tr>
      <w:tr w:rsidR="00D94437" w14:paraId="2163E3F3" w14:textId="77777777" w:rsidTr="00D94437">
        <w:trPr>
          <w:trHeight w:val="300"/>
          <w:jc w:val="center"/>
        </w:trPr>
        <w:tc>
          <w:tcPr>
            <w:tcW w:w="1563" w:type="dxa"/>
            <w:tcBorders>
              <w:top w:val="single" w:sz="2" w:space="0" w:color="auto"/>
              <w:left w:val="single" w:sz="2" w:space="0" w:color="auto"/>
              <w:bottom w:val="single" w:sz="2" w:space="0" w:color="auto"/>
              <w:right w:val="single" w:sz="2" w:space="0" w:color="auto"/>
            </w:tcBorders>
            <w:hideMark/>
          </w:tcPr>
          <w:p w14:paraId="56D0DB1C" w14:textId="77777777" w:rsidR="00D94437" w:rsidRDefault="00D94437">
            <w:pPr>
              <w:ind w:firstLineChars="100" w:firstLine="200"/>
              <w:rPr>
                <w:rFonts w:eastAsia="標楷體"/>
                <w:sz w:val="18"/>
                <w:szCs w:val="18"/>
              </w:rPr>
            </w:pPr>
            <w:r>
              <w:rPr>
                <w:rFonts w:eastAsia="標楷體" w:hint="eastAsia"/>
                <w:sz w:val="20"/>
              </w:rPr>
              <w:t>權利金收入</w:t>
            </w:r>
          </w:p>
        </w:tc>
        <w:tc>
          <w:tcPr>
            <w:tcW w:w="785" w:type="dxa"/>
            <w:tcBorders>
              <w:top w:val="single" w:sz="2" w:space="0" w:color="auto"/>
              <w:left w:val="single" w:sz="2" w:space="0" w:color="auto"/>
              <w:bottom w:val="single" w:sz="2" w:space="0" w:color="auto"/>
              <w:right w:val="single" w:sz="4" w:space="0" w:color="auto"/>
            </w:tcBorders>
            <w:hideMark/>
          </w:tcPr>
          <w:p w14:paraId="2572B1CB" w14:textId="77777777" w:rsidR="00D94437" w:rsidRDefault="00D94437">
            <w:pPr>
              <w:jc w:val="center"/>
              <w:rPr>
                <w:rFonts w:eastAsia="標楷體"/>
                <w:sz w:val="18"/>
                <w:szCs w:val="18"/>
              </w:rPr>
            </w:pPr>
            <w:r>
              <w:rPr>
                <w:rFonts w:eastAsia="標楷體" w:hint="eastAsia"/>
                <w:sz w:val="20"/>
              </w:rPr>
              <w:t xml:space="preserve">蒐研組　</w:t>
            </w:r>
          </w:p>
        </w:tc>
        <w:tc>
          <w:tcPr>
            <w:tcW w:w="1056" w:type="dxa"/>
            <w:tcBorders>
              <w:top w:val="single" w:sz="4" w:space="0" w:color="auto"/>
              <w:left w:val="single" w:sz="4" w:space="0" w:color="auto"/>
              <w:bottom w:val="single" w:sz="4" w:space="0" w:color="auto"/>
              <w:right w:val="single" w:sz="4" w:space="0" w:color="auto"/>
            </w:tcBorders>
            <w:hideMark/>
          </w:tcPr>
          <w:p w14:paraId="3C1B6C72" w14:textId="77777777" w:rsidR="00D94437" w:rsidRDefault="00D94437">
            <w:pPr>
              <w:jc w:val="right"/>
              <w:rPr>
                <w:rFonts w:eastAsia="標楷體"/>
                <w:sz w:val="20"/>
              </w:rPr>
            </w:pPr>
            <w:r>
              <w:rPr>
                <w:rFonts w:eastAsia="標楷體"/>
                <w:sz w:val="20"/>
              </w:rPr>
              <w:t>30</w:t>
            </w:r>
          </w:p>
        </w:tc>
        <w:tc>
          <w:tcPr>
            <w:tcW w:w="1056" w:type="dxa"/>
            <w:tcBorders>
              <w:top w:val="single" w:sz="4" w:space="0" w:color="auto"/>
              <w:left w:val="single" w:sz="4" w:space="0" w:color="auto"/>
              <w:bottom w:val="single" w:sz="4" w:space="0" w:color="auto"/>
              <w:right w:val="single" w:sz="4" w:space="0" w:color="auto"/>
            </w:tcBorders>
            <w:hideMark/>
          </w:tcPr>
          <w:p w14:paraId="031C37FF" w14:textId="77777777" w:rsidR="00D94437" w:rsidRDefault="00D94437">
            <w:pPr>
              <w:jc w:val="right"/>
              <w:rPr>
                <w:rFonts w:eastAsia="標楷體"/>
                <w:sz w:val="20"/>
              </w:rPr>
            </w:pPr>
            <w:r>
              <w:rPr>
                <w:rFonts w:eastAsia="標楷體"/>
                <w:sz w:val="20"/>
              </w:rPr>
              <w:t>2</w:t>
            </w:r>
          </w:p>
        </w:tc>
        <w:tc>
          <w:tcPr>
            <w:tcW w:w="1056" w:type="dxa"/>
            <w:tcBorders>
              <w:top w:val="single" w:sz="4" w:space="0" w:color="auto"/>
              <w:left w:val="single" w:sz="4" w:space="0" w:color="auto"/>
              <w:bottom w:val="single" w:sz="4" w:space="0" w:color="auto"/>
              <w:right w:val="single" w:sz="4" w:space="0" w:color="auto"/>
            </w:tcBorders>
            <w:hideMark/>
          </w:tcPr>
          <w:p w14:paraId="6C9CD84C" w14:textId="77777777" w:rsidR="00D94437" w:rsidRDefault="00D94437">
            <w:pPr>
              <w:jc w:val="right"/>
              <w:rPr>
                <w:rFonts w:eastAsia="標楷體"/>
                <w:sz w:val="20"/>
              </w:rPr>
            </w:pPr>
            <w:r>
              <w:rPr>
                <w:rFonts w:eastAsia="標楷體"/>
                <w:sz w:val="20"/>
              </w:rPr>
              <w:t>5</w:t>
            </w:r>
          </w:p>
        </w:tc>
        <w:tc>
          <w:tcPr>
            <w:tcW w:w="1056" w:type="dxa"/>
            <w:tcBorders>
              <w:top w:val="single" w:sz="2" w:space="0" w:color="auto"/>
              <w:left w:val="single" w:sz="4" w:space="0" w:color="auto"/>
              <w:bottom w:val="single" w:sz="2" w:space="0" w:color="auto"/>
              <w:right w:val="single" w:sz="2" w:space="0" w:color="auto"/>
            </w:tcBorders>
            <w:hideMark/>
          </w:tcPr>
          <w:p w14:paraId="5822D153" w14:textId="77777777" w:rsidR="00D94437" w:rsidRDefault="00D94437">
            <w:pPr>
              <w:jc w:val="right"/>
              <w:rPr>
                <w:rFonts w:eastAsia="標楷體"/>
                <w:sz w:val="20"/>
              </w:rPr>
            </w:pPr>
            <w:r>
              <w:rPr>
                <w:rFonts w:eastAsia="標楷體"/>
                <w:sz w:val="20"/>
              </w:rPr>
              <w:t>1</w:t>
            </w:r>
          </w:p>
        </w:tc>
        <w:tc>
          <w:tcPr>
            <w:tcW w:w="1056" w:type="dxa"/>
            <w:tcBorders>
              <w:top w:val="single" w:sz="2" w:space="0" w:color="auto"/>
              <w:left w:val="single" w:sz="2" w:space="0" w:color="auto"/>
              <w:bottom w:val="single" w:sz="2" w:space="0" w:color="auto"/>
              <w:right w:val="single" w:sz="2" w:space="0" w:color="auto"/>
            </w:tcBorders>
            <w:hideMark/>
          </w:tcPr>
          <w:p w14:paraId="4AC53558"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0A9C42CB"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27BB26B6"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51C8DA19" w14:textId="77777777" w:rsidR="00D94437" w:rsidRDefault="00D94437">
            <w:pPr>
              <w:jc w:val="right"/>
              <w:rPr>
                <w:rFonts w:eastAsia="標楷體"/>
                <w:b/>
                <w:bCs/>
                <w:color w:val="FF0000"/>
                <w:sz w:val="20"/>
              </w:rPr>
            </w:pPr>
            <w:r>
              <w:rPr>
                <w:rFonts w:eastAsia="標楷體"/>
                <w:b/>
                <w:bCs/>
                <w:color w:val="FF0000"/>
                <w:sz w:val="20"/>
              </w:rPr>
              <w:t>0.00%</w:t>
            </w:r>
            <w:r>
              <w:rPr>
                <w:rFonts w:eastAsia="標楷體" w:hint="eastAsia"/>
                <w:b/>
                <w:bCs/>
                <w:color w:val="FF0000"/>
                <w:sz w:val="20"/>
              </w:rPr>
              <w:t xml:space="preserve">　</w:t>
            </w:r>
          </w:p>
        </w:tc>
      </w:tr>
      <w:tr w:rsidR="00D94437" w14:paraId="47738381" w14:textId="77777777" w:rsidTr="00D94437">
        <w:trPr>
          <w:trHeight w:val="300"/>
          <w:jc w:val="center"/>
        </w:trPr>
        <w:tc>
          <w:tcPr>
            <w:tcW w:w="1563" w:type="dxa"/>
            <w:tcBorders>
              <w:top w:val="single" w:sz="2" w:space="0" w:color="auto"/>
              <w:left w:val="single" w:sz="2" w:space="0" w:color="auto"/>
              <w:bottom w:val="single" w:sz="2" w:space="0" w:color="auto"/>
              <w:right w:val="single" w:sz="2" w:space="0" w:color="auto"/>
            </w:tcBorders>
            <w:hideMark/>
          </w:tcPr>
          <w:p w14:paraId="102CA637" w14:textId="77777777" w:rsidR="00D94437" w:rsidRDefault="00D94437">
            <w:pPr>
              <w:rPr>
                <w:rFonts w:eastAsia="標楷體"/>
                <w:sz w:val="18"/>
                <w:szCs w:val="18"/>
              </w:rPr>
            </w:pPr>
            <w:r>
              <w:rPr>
                <w:rFonts w:eastAsia="標楷體" w:hint="eastAsia"/>
                <w:b/>
                <w:bCs/>
                <w:sz w:val="20"/>
              </w:rPr>
              <w:t>違規罰款收入</w:t>
            </w:r>
          </w:p>
        </w:tc>
        <w:tc>
          <w:tcPr>
            <w:tcW w:w="785" w:type="dxa"/>
            <w:tcBorders>
              <w:top w:val="single" w:sz="2" w:space="0" w:color="auto"/>
              <w:left w:val="single" w:sz="2" w:space="0" w:color="auto"/>
              <w:bottom w:val="single" w:sz="2" w:space="0" w:color="auto"/>
              <w:right w:val="single" w:sz="4" w:space="0" w:color="auto"/>
            </w:tcBorders>
            <w:vAlign w:val="center"/>
            <w:hideMark/>
          </w:tcPr>
          <w:p w14:paraId="1BF143A8" w14:textId="77777777" w:rsidR="00D94437" w:rsidRDefault="00D94437">
            <w:pPr>
              <w:rPr>
                <w:rFonts w:eastAsia="標楷體"/>
                <w:sz w:val="18"/>
                <w:szCs w:val="18"/>
              </w:rPr>
            </w:pPr>
          </w:p>
        </w:tc>
        <w:tc>
          <w:tcPr>
            <w:tcW w:w="1056" w:type="dxa"/>
            <w:tcBorders>
              <w:top w:val="single" w:sz="4" w:space="0" w:color="auto"/>
              <w:left w:val="single" w:sz="4" w:space="0" w:color="auto"/>
              <w:bottom w:val="single" w:sz="4" w:space="0" w:color="auto"/>
              <w:right w:val="single" w:sz="4" w:space="0" w:color="auto"/>
            </w:tcBorders>
            <w:hideMark/>
          </w:tcPr>
          <w:p w14:paraId="11BD35F0" w14:textId="77777777" w:rsidR="00D94437" w:rsidRDefault="00D94437">
            <w:pPr>
              <w:jc w:val="right"/>
              <w:rPr>
                <w:rFonts w:eastAsia="標楷體"/>
                <w:sz w:val="20"/>
              </w:rPr>
            </w:pPr>
            <w:r>
              <w:rPr>
                <w:rFonts w:eastAsia="標楷體"/>
                <w:b/>
                <w:bCs/>
                <w:sz w:val="20"/>
              </w:rPr>
              <w:t>400</w:t>
            </w:r>
          </w:p>
        </w:tc>
        <w:tc>
          <w:tcPr>
            <w:tcW w:w="1056" w:type="dxa"/>
            <w:tcBorders>
              <w:top w:val="single" w:sz="4" w:space="0" w:color="auto"/>
              <w:left w:val="single" w:sz="4" w:space="0" w:color="auto"/>
              <w:bottom w:val="single" w:sz="4" w:space="0" w:color="auto"/>
              <w:right w:val="single" w:sz="4" w:space="0" w:color="auto"/>
            </w:tcBorders>
            <w:hideMark/>
          </w:tcPr>
          <w:p w14:paraId="22CAEA9E" w14:textId="77777777" w:rsidR="00D94437" w:rsidRDefault="00D94437">
            <w:pPr>
              <w:jc w:val="right"/>
              <w:rPr>
                <w:rFonts w:eastAsia="標楷體"/>
                <w:sz w:val="20"/>
              </w:rPr>
            </w:pPr>
            <w:r>
              <w:rPr>
                <w:rFonts w:eastAsia="標楷體"/>
                <w:b/>
                <w:bCs/>
                <w:sz w:val="20"/>
              </w:rPr>
              <w:t>0</w:t>
            </w:r>
          </w:p>
        </w:tc>
        <w:tc>
          <w:tcPr>
            <w:tcW w:w="1056" w:type="dxa"/>
            <w:tcBorders>
              <w:top w:val="single" w:sz="4" w:space="0" w:color="auto"/>
              <w:left w:val="single" w:sz="4" w:space="0" w:color="auto"/>
              <w:bottom w:val="single" w:sz="4" w:space="0" w:color="auto"/>
              <w:right w:val="single" w:sz="4" w:space="0" w:color="auto"/>
            </w:tcBorders>
            <w:hideMark/>
          </w:tcPr>
          <w:p w14:paraId="5D976C3D" w14:textId="77777777" w:rsidR="00D94437" w:rsidRDefault="00D94437">
            <w:pPr>
              <w:jc w:val="right"/>
              <w:rPr>
                <w:rFonts w:eastAsia="標楷體"/>
                <w:sz w:val="20"/>
              </w:rPr>
            </w:pPr>
            <w:r>
              <w:rPr>
                <w:rFonts w:eastAsia="標楷體"/>
                <w:b/>
                <w:bCs/>
                <w:sz w:val="20"/>
              </w:rPr>
              <w:t>0</w:t>
            </w:r>
          </w:p>
        </w:tc>
        <w:tc>
          <w:tcPr>
            <w:tcW w:w="1056" w:type="dxa"/>
            <w:tcBorders>
              <w:top w:val="single" w:sz="2" w:space="0" w:color="auto"/>
              <w:left w:val="single" w:sz="4" w:space="0" w:color="auto"/>
              <w:bottom w:val="single" w:sz="2" w:space="0" w:color="auto"/>
              <w:right w:val="single" w:sz="2" w:space="0" w:color="auto"/>
            </w:tcBorders>
            <w:hideMark/>
          </w:tcPr>
          <w:p w14:paraId="15204CE2" w14:textId="77777777" w:rsidR="00D94437" w:rsidRDefault="00D94437">
            <w:pPr>
              <w:jc w:val="right"/>
              <w:rPr>
                <w:rFonts w:eastAsia="標楷體"/>
                <w:sz w:val="20"/>
              </w:rPr>
            </w:pPr>
            <w:r>
              <w:rPr>
                <w:rFonts w:eastAsia="標楷體"/>
                <w:b/>
                <w:bCs/>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13324316" w14:textId="77777777" w:rsidR="00D94437" w:rsidRDefault="00D94437">
            <w:pPr>
              <w:jc w:val="right"/>
              <w:rPr>
                <w:rFonts w:eastAsia="標楷體"/>
                <w:sz w:val="20"/>
              </w:rPr>
            </w:pPr>
            <w:r>
              <w:rPr>
                <w:rFonts w:eastAsia="標楷體"/>
                <w:b/>
                <w:bCs/>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0A445353" w14:textId="77777777" w:rsidR="00D94437" w:rsidRDefault="00D94437">
            <w:pPr>
              <w:jc w:val="right"/>
              <w:rPr>
                <w:rFonts w:eastAsia="標楷體"/>
                <w:sz w:val="20"/>
              </w:rPr>
            </w:pPr>
            <w:r>
              <w:rPr>
                <w:rFonts w:eastAsia="標楷體"/>
                <w:b/>
                <w:bCs/>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7A3D50B2" w14:textId="77777777" w:rsidR="00D94437" w:rsidRDefault="00D94437">
            <w:pPr>
              <w:jc w:val="right"/>
              <w:rPr>
                <w:rFonts w:eastAsia="標楷體"/>
                <w:sz w:val="20"/>
              </w:rPr>
            </w:pPr>
            <w:r>
              <w:rPr>
                <w:rFonts w:eastAsia="標楷體"/>
                <w:b/>
                <w:bCs/>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1D4DA9B0" w14:textId="77777777" w:rsidR="00D94437" w:rsidRDefault="00D94437">
            <w:pPr>
              <w:jc w:val="right"/>
              <w:rPr>
                <w:rFonts w:eastAsia="標楷體"/>
                <w:sz w:val="20"/>
              </w:rPr>
            </w:pPr>
            <w:r>
              <w:rPr>
                <w:rFonts w:eastAsia="標楷體"/>
                <w:b/>
                <w:bCs/>
                <w:sz w:val="20"/>
              </w:rPr>
              <w:t>0.00%</w:t>
            </w:r>
          </w:p>
        </w:tc>
      </w:tr>
      <w:tr w:rsidR="00D94437" w14:paraId="475D8C76" w14:textId="77777777" w:rsidTr="00D94437">
        <w:trPr>
          <w:trHeight w:val="300"/>
          <w:jc w:val="center"/>
        </w:trPr>
        <w:tc>
          <w:tcPr>
            <w:tcW w:w="1563" w:type="dxa"/>
            <w:tcBorders>
              <w:top w:val="single" w:sz="2" w:space="0" w:color="auto"/>
              <w:left w:val="single" w:sz="2" w:space="0" w:color="auto"/>
              <w:bottom w:val="single" w:sz="2" w:space="0" w:color="auto"/>
              <w:right w:val="single" w:sz="2" w:space="0" w:color="auto"/>
            </w:tcBorders>
            <w:hideMark/>
          </w:tcPr>
          <w:p w14:paraId="3588B90A" w14:textId="77777777" w:rsidR="00D94437" w:rsidRDefault="00D94437">
            <w:pPr>
              <w:rPr>
                <w:rFonts w:eastAsia="標楷體"/>
                <w:b/>
                <w:bCs/>
                <w:sz w:val="18"/>
                <w:szCs w:val="18"/>
              </w:rPr>
            </w:pPr>
            <w:r>
              <w:rPr>
                <w:rFonts w:eastAsia="標楷體" w:hint="eastAsia"/>
                <w:b/>
                <w:bCs/>
                <w:sz w:val="20"/>
              </w:rPr>
              <w:t>受贈收入</w:t>
            </w:r>
          </w:p>
        </w:tc>
        <w:tc>
          <w:tcPr>
            <w:tcW w:w="785" w:type="dxa"/>
            <w:tcBorders>
              <w:top w:val="single" w:sz="2" w:space="0" w:color="auto"/>
              <w:left w:val="single" w:sz="2" w:space="0" w:color="auto"/>
              <w:bottom w:val="single" w:sz="2" w:space="0" w:color="auto"/>
              <w:right w:val="single" w:sz="4" w:space="0" w:color="auto"/>
            </w:tcBorders>
            <w:hideMark/>
          </w:tcPr>
          <w:p w14:paraId="592F91EB" w14:textId="77777777" w:rsidR="00D94437" w:rsidRDefault="00D94437">
            <w:pPr>
              <w:jc w:val="center"/>
              <w:rPr>
                <w:rFonts w:eastAsia="標楷體"/>
                <w:sz w:val="18"/>
                <w:szCs w:val="18"/>
              </w:rPr>
            </w:pPr>
            <w:r>
              <w:rPr>
                <w:rFonts w:eastAsia="標楷體" w:hint="eastAsia"/>
                <w:sz w:val="20"/>
              </w:rPr>
              <w:t xml:space="preserve">　</w:t>
            </w:r>
          </w:p>
        </w:tc>
        <w:tc>
          <w:tcPr>
            <w:tcW w:w="1056" w:type="dxa"/>
            <w:tcBorders>
              <w:top w:val="single" w:sz="4" w:space="0" w:color="auto"/>
              <w:left w:val="single" w:sz="4" w:space="0" w:color="auto"/>
              <w:bottom w:val="single" w:sz="4" w:space="0" w:color="auto"/>
              <w:right w:val="single" w:sz="4" w:space="0" w:color="auto"/>
            </w:tcBorders>
            <w:hideMark/>
          </w:tcPr>
          <w:p w14:paraId="10FDC3AF" w14:textId="77777777" w:rsidR="00D94437" w:rsidRDefault="00D94437">
            <w:pPr>
              <w:jc w:val="right"/>
              <w:rPr>
                <w:rFonts w:eastAsia="標楷體"/>
                <w:b/>
                <w:bCs/>
                <w:sz w:val="20"/>
              </w:rPr>
            </w:pPr>
            <w:r>
              <w:rPr>
                <w:rFonts w:eastAsia="標楷體" w:hint="eastAsia"/>
                <w:b/>
                <w:bCs/>
                <w:sz w:val="20"/>
              </w:rPr>
              <w:t xml:space="preserve">　</w:t>
            </w:r>
          </w:p>
        </w:tc>
        <w:tc>
          <w:tcPr>
            <w:tcW w:w="1056" w:type="dxa"/>
            <w:tcBorders>
              <w:top w:val="single" w:sz="4" w:space="0" w:color="auto"/>
              <w:left w:val="single" w:sz="4" w:space="0" w:color="auto"/>
              <w:bottom w:val="single" w:sz="4" w:space="0" w:color="auto"/>
              <w:right w:val="single" w:sz="4" w:space="0" w:color="auto"/>
            </w:tcBorders>
            <w:hideMark/>
          </w:tcPr>
          <w:p w14:paraId="7248C5D8" w14:textId="77777777" w:rsidR="00D94437" w:rsidRDefault="00D94437">
            <w:pPr>
              <w:jc w:val="right"/>
              <w:rPr>
                <w:rFonts w:eastAsia="標楷體"/>
                <w:b/>
                <w:bCs/>
                <w:sz w:val="20"/>
              </w:rPr>
            </w:pPr>
            <w:r>
              <w:rPr>
                <w:rFonts w:eastAsia="標楷體"/>
                <w:b/>
                <w:bCs/>
                <w:sz w:val="20"/>
              </w:rPr>
              <w:t>1,327</w:t>
            </w:r>
          </w:p>
        </w:tc>
        <w:tc>
          <w:tcPr>
            <w:tcW w:w="1056" w:type="dxa"/>
            <w:tcBorders>
              <w:top w:val="single" w:sz="4" w:space="0" w:color="auto"/>
              <w:left w:val="single" w:sz="4" w:space="0" w:color="auto"/>
              <w:bottom w:val="single" w:sz="4" w:space="0" w:color="auto"/>
              <w:right w:val="single" w:sz="4" w:space="0" w:color="auto"/>
            </w:tcBorders>
            <w:hideMark/>
          </w:tcPr>
          <w:p w14:paraId="6CDAF54A" w14:textId="77777777" w:rsidR="00D94437" w:rsidRDefault="00D94437">
            <w:pPr>
              <w:jc w:val="right"/>
              <w:rPr>
                <w:rFonts w:eastAsia="標楷體"/>
                <w:b/>
                <w:bCs/>
                <w:sz w:val="20"/>
              </w:rPr>
            </w:pPr>
            <w:r>
              <w:rPr>
                <w:rFonts w:eastAsia="標楷體"/>
                <w:b/>
                <w:bCs/>
                <w:sz w:val="20"/>
              </w:rPr>
              <w:t>1,555</w:t>
            </w:r>
          </w:p>
        </w:tc>
        <w:tc>
          <w:tcPr>
            <w:tcW w:w="1056" w:type="dxa"/>
            <w:tcBorders>
              <w:top w:val="single" w:sz="2" w:space="0" w:color="auto"/>
              <w:left w:val="single" w:sz="4" w:space="0" w:color="auto"/>
              <w:bottom w:val="single" w:sz="2" w:space="0" w:color="auto"/>
              <w:right w:val="single" w:sz="2" w:space="0" w:color="auto"/>
            </w:tcBorders>
            <w:hideMark/>
          </w:tcPr>
          <w:p w14:paraId="2701019C" w14:textId="77777777" w:rsidR="00D94437" w:rsidRDefault="00D94437">
            <w:pPr>
              <w:jc w:val="right"/>
              <w:rPr>
                <w:rFonts w:eastAsia="標楷體"/>
                <w:b/>
                <w:bCs/>
                <w:sz w:val="20"/>
              </w:rPr>
            </w:pPr>
            <w:r>
              <w:rPr>
                <w:rFonts w:eastAsia="標楷體"/>
                <w:b/>
                <w:bCs/>
                <w:sz w:val="20"/>
              </w:rPr>
              <w:t>1,272</w:t>
            </w:r>
          </w:p>
        </w:tc>
        <w:tc>
          <w:tcPr>
            <w:tcW w:w="1056" w:type="dxa"/>
            <w:tcBorders>
              <w:top w:val="single" w:sz="2" w:space="0" w:color="auto"/>
              <w:left w:val="single" w:sz="2" w:space="0" w:color="auto"/>
              <w:bottom w:val="single" w:sz="2" w:space="0" w:color="auto"/>
              <w:right w:val="single" w:sz="2" w:space="0" w:color="auto"/>
            </w:tcBorders>
            <w:hideMark/>
          </w:tcPr>
          <w:p w14:paraId="6CA77C89" w14:textId="77777777" w:rsidR="00D94437" w:rsidRDefault="00D94437">
            <w:pPr>
              <w:jc w:val="right"/>
              <w:rPr>
                <w:rFonts w:eastAsia="標楷體"/>
                <w:b/>
                <w:bCs/>
                <w:sz w:val="20"/>
              </w:rPr>
            </w:pPr>
            <w:r>
              <w:rPr>
                <w:rFonts w:eastAsia="標楷體"/>
                <w:b/>
                <w:bCs/>
                <w:sz w:val="20"/>
              </w:rPr>
              <w:t>483</w:t>
            </w:r>
          </w:p>
        </w:tc>
        <w:tc>
          <w:tcPr>
            <w:tcW w:w="1056" w:type="dxa"/>
            <w:tcBorders>
              <w:top w:val="single" w:sz="2" w:space="0" w:color="auto"/>
              <w:left w:val="single" w:sz="2" w:space="0" w:color="auto"/>
              <w:bottom w:val="single" w:sz="2" w:space="0" w:color="auto"/>
              <w:right w:val="single" w:sz="2" w:space="0" w:color="auto"/>
            </w:tcBorders>
            <w:hideMark/>
          </w:tcPr>
          <w:p w14:paraId="70617CD1" w14:textId="77777777" w:rsidR="00D94437" w:rsidRDefault="00D94437">
            <w:pPr>
              <w:jc w:val="right"/>
              <w:rPr>
                <w:rFonts w:eastAsia="標楷體"/>
                <w:b/>
                <w:bCs/>
                <w:sz w:val="20"/>
              </w:rPr>
            </w:pPr>
            <w:r>
              <w:rPr>
                <w:rFonts w:eastAsia="標楷體"/>
                <w:b/>
                <w:bCs/>
                <w:sz w:val="20"/>
              </w:rPr>
              <w:t>2,111</w:t>
            </w:r>
          </w:p>
        </w:tc>
        <w:tc>
          <w:tcPr>
            <w:tcW w:w="1056" w:type="dxa"/>
            <w:tcBorders>
              <w:top w:val="single" w:sz="2" w:space="0" w:color="auto"/>
              <w:left w:val="single" w:sz="2" w:space="0" w:color="auto"/>
              <w:bottom w:val="single" w:sz="2" w:space="0" w:color="auto"/>
              <w:right w:val="single" w:sz="2" w:space="0" w:color="auto"/>
            </w:tcBorders>
            <w:hideMark/>
          </w:tcPr>
          <w:p w14:paraId="66FE513D" w14:textId="77777777" w:rsidR="00D94437" w:rsidRDefault="00D94437">
            <w:pPr>
              <w:jc w:val="right"/>
              <w:rPr>
                <w:rFonts w:eastAsia="標楷體"/>
                <w:b/>
                <w:bCs/>
                <w:sz w:val="20"/>
              </w:rPr>
            </w:pPr>
            <w:r>
              <w:rPr>
                <w:rFonts w:eastAsia="標楷體"/>
                <w:b/>
                <w:bCs/>
                <w:sz w:val="20"/>
              </w:rPr>
              <w:t>979</w:t>
            </w:r>
          </w:p>
        </w:tc>
        <w:tc>
          <w:tcPr>
            <w:tcW w:w="1056" w:type="dxa"/>
            <w:tcBorders>
              <w:top w:val="single" w:sz="2" w:space="0" w:color="auto"/>
              <w:left w:val="single" w:sz="2" w:space="0" w:color="auto"/>
              <w:bottom w:val="single" w:sz="2" w:space="0" w:color="auto"/>
              <w:right w:val="single" w:sz="2" w:space="0" w:color="auto"/>
            </w:tcBorders>
            <w:hideMark/>
          </w:tcPr>
          <w:p w14:paraId="457F7FFB" w14:textId="77777777" w:rsidR="00D94437" w:rsidRDefault="00D94437">
            <w:pPr>
              <w:jc w:val="right"/>
              <w:rPr>
                <w:rFonts w:eastAsia="標楷體"/>
                <w:b/>
                <w:bCs/>
                <w:sz w:val="20"/>
              </w:rPr>
            </w:pPr>
            <w:r>
              <w:rPr>
                <w:rFonts w:eastAsia="標楷體" w:hint="eastAsia"/>
                <w:b/>
                <w:bCs/>
                <w:sz w:val="20"/>
              </w:rPr>
              <w:t xml:space="preserve">　</w:t>
            </w:r>
          </w:p>
        </w:tc>
      </w:tr>
      <w:tr w:rsidR="00D94437" w14:paraId="2DE723E3" w14:textId="77777777" w:rsidTr="00D94437">
        <w:trPr>
          <w:trHeight w:val="285"/>
          <w:jc w:val="center"/>
        </w:trPr>
        <w:tc>
          <w:tcPr>
            <w:tcW w:w="1563" w:type="dxa"/>
            <w:tcBorders>
              <w:top w:val="single" w:sz="2" w:space="0" w:color="auto"/>
              <w:left w:val="single" w:sz="2" w:space="0" w:color="auto"/>
              <w:bottom w:val="single" w:sz="2" w:space="0" w:color="auto"/>
              <w:right w:val="single" w:sz="2" w:space="0" w:color="auto"/>
            </w:tcBorders>
            <w:hideMark/>
          </w:tcPr>
          <w:p w14:paraId="6AE26142" w14:textId="77777777" w:rsidR="00D94437" w:rsidRDefault="00D94437">
            <w:pPr>
              <w:rPr>
                <w:rFonts w:eastAsia="標楷體"/>
                <w:b/>
                <w:bCs/>
                <w:sz w:val="18"/>
                <w:szCs w:val="18"/>
              </w:rPr>
            </w:pPr>
            <w:r>
              <w:rPr>
                <w:rFonts w:eastAsia="標楷體" w:hint="eastAsia"/>
                <w:b/>
                <w:bCs/>
                <w:sz w:val="20"/>
              </w:rPr>
              <w:t>賠</w:t>
            </w:r>
            <w:r>
              <w:rPr>
                <w:rFonts w:eastAsia="標楷體"/>
                <w:b/>
                <w:bCs/>
                <w:sz w:val="20"/>
              </w:rPr>
              <w:t>(</w:t>
            </w:r>
            <w:r>
              <w:rPr>
                <w:rFonts w:eastAsia="標楷體" w:hint="eastAsia"/>
                <w:b/>
                <w:bCs/>
                <w:sz w:val="20"/>
              </w:rPr>
              <w:t>補</w:t>
            </w:r>
            <w:r>
              <w:rPr>
                <w:rFonts w:eastAsia="標楷體"/>
                <w:b/>
                <w:bCs/>
                <w:sz w:val="20"/>
              </w:rPr>
              <w:t>)</w:t>
            </w:r>
            <w:r>
              <w:rPr>
                <w:rFonts w:eastAsia="標楷體" w:hint="eastAsia"/>
                <w:b/>
                <w:bCs/>
                <w:sz w:val="20"/>
              </w:rPr>
              <w:t>償收入</w:t>
            </w:r>
          </w:p>
        </w:tc>
        <w:tc>
          <w:tcPr>
            <w:tcW w:w="785" w:type="dxa"/>
            <w:tcBorders>
              <w:top w:val="single" w:sz="2" w:space="0" w:color="auto"/>
              <w:left w:val="single" w:sz="2" w:space="0" w:color="auto"/>
              <w:bottom w:val="single" w:sz="2" w:space="0" w:color="auto"/>
              <w:right w:val="single" w:sz="4" w:space="0" w:color="auto"/>
            </w:tcBorders>
            <w:hideMark/>
          </w:tcPr>
          <w:p w14:paraId="09BA0B61" w14:textId="77777777" w:rsidR="00D94437" w:rsidRDefault="00D94437">
            <w:pPr>
              <w:jc w:val="center"/>
              <w:rPr>
                <w:rFonts w:eastAsia="標楷體"/>
                <w:sz w:val="18"/>
                <w:szCs w:val="18"/>
              </w:rPr>
            </w:pPr>
            <w:r>
              <w:rPr>
                <w:rFonts w:eastAsia="標楷體" w:hint="eastAsia"/>
                <w:sz w:val="20"/>
              </w:rPr>
              <w:t xml:space="preserve">　</w:t>
            </w:r>
          </w:p>
        </w:tc>
        <w:tc>
          <w:tcPr>
            <w:tcW w:w="1056" w:type="dxa"/>
            <w:tcBorders>
              <w:top w:val="single" w:sz="4" w:space="0" w:color="auto"/>
              <w:left w:val="single" w:sz="4" w:space="0" w:color="auto"/>
              <w:bottom w:val="single" w:sz="4" w:space="0" w:color="auto"/>
              <w:right w:val="single" w:sz="4" w:space="0" w:color="auto"/>
            </w:tcBorders>
            <w:hideMark/>
          </w:tcPr>
          <w:p w14:paraId="41533904" w14:textId="77777777" w:rsidR="00D94437" w:rsidRDefault="00D94437">
            <w:pPr>
              <w:jc w:val="right"/>
              <w:rPr>
                <w:rFonts w:eastAsia="標楷體"/>
                <w:b/>
                <w:bCs/>
                <w:sz w:val="20"/>
              </w:rPr>
            </w:pPr>
            <w:r>
              <w:rPr>
                <w:rFonts w:eastAsia="標楷體" w:hint="eastAsia"/>
                <w:b/>
                <w:bCs/>
                <w:sz w:val="20"/>
              </w:rPr>
              <w:t xml:space="preserve">　</w:t>
            </w:r>
          </w:p>
        </w:tc>
        <w:tc>
          <w:tcPr>
            <w:tcW w:w="1056" w:type="dxa"/>
            <w:tcBorders>
              <w:top w:val="single" w:sz="4" w:space="0" w:color="auto"/>
              <w:left w:val="single" w:sz="4" w:space="0" w:color="auto"/>
              <w:bottom w:val="single" w:sz="4" w:space="0" w:color="auto"/>
              <w:right w:val="single" w:sz="4" w:space="0" w:color="auto"/>
            </w:tcBorders>
            <w:hideMark/>
          </w:tcPr>
          <w:p w14:paraId="30BF31CF" w14:textId="77777777" w:rsidR="00D94437" w:rsidRDefault="00D94437">
            <w:pPr>
              <w:jc w:val="right"/>
              <w:rPr>
                <w:rFonts w:eastAsia="標楷體"/>
                <w:b/>
                <w:bCs/>
                <w:sz w:val="20"/>
              </w:rPr>
            </w:pPr>
            <w:r>
              <w:rPr>
                <w:rFonts w:eastAsia="標楷體"/>
                <w:b/>
                <w:bCs/>
                <w:sz w:val="20"/>
              </w:rPr>
              <w:t>0</w:t>
            </w:r>
          </w:p>
        </w:tc>
        <w:tc>
          <w:tcPr>
            <w:tcW w:w="1056" w:type="dxa"/>
            <w:tcBorders>
              <w:top w:val="single" w:sz="4" w:space="0" w:color="auto"/>
              <w:left w:val="single" w:sz="4" w:space="0" w:color="auto"/>
              <w:bottom w:val="single" w:sz="4" w:space="0" w:color="auto"/>
              <w:right w:val="single" w:sz="4" w:space="0" w:color="auto"/>
            </w:tcBorders>
            <w:hideMark/>
          </w:tcPr>
          <w:p w14:paraId="31E6A67F" w14:textId="77777777" w:rsidR="00D94437" w:rsidRDefault="00D94437">
            <w:pPr>
              <w:jc w:val="right"/>
              <w:rPr>
                <w:rFonts w:eastAsia="標楷體"/>
                <w:b/>
                <w:bCs/>
                <w:sz w:val="20"/>
              </w:rPr>
            </w:pPr>
            <w:r>
              <w:rPr>
                <w:rFonts w:eastAsia="標楷體"/>
                <w:b/>
                <w:bCs/>
                <w:sz w:val="20"/>
              </w:rPr>
              <w:t>0</w:t>
            </w:r>
          </w:p>
        </w:tc>
        <w:tc>
          <w:tcPr>
            <w:tcW w:w="1056" w:type="dxa"/>
            <w:tcBorders>
              <w:top w:val="single" w:sz="2" w:space="0" w:color="auto"/>
              <w:left w:val="single" w:sz="4" w:space="0" w:color="auto"/>
              <w:bottom w:val="single" w:sz="2" w:space="0" w:color="auto"/>
              <w:right w:val="single" w:sz="2" w:space="0" w:color="auto"/>
            </w:tcBorders>
            <w:hideMark/>
          </w:tcPr>
          <w:p w14:paraId="788E16DF" w14:textId="77777777" w:rsidR="00D94437" w:rsidRDefault="00D94437">
            <w:pPr>
              <w:jc w:val="right"/>
              <w:rPr>
                <w:rFonts w:eastAsia="標楷體"/>
                <w:b/>
                <w:bCs/>
                <w:sz w:val="20"/>
              </w:rPr>
            </w:pPr>
            <w:r>
              <w:rPr>
                <w:rFonts w:eastAsia="標楷體"/>
                <w:b/>
                <w:bCs/>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7E1066D0" w14:textId="77777777" w:rsidR="00D94437" w:rsidRDefault="00D94437">
            <w:pPr>
              <w:jc w:val="right"/>
              <w:rPr>
                <w:rFonts w:eastAsia="標楷體"/>
                <w:b/>
                <w:bCs/>
                <w:sz w:val="20"/>
              </w:rPr>
            </w:pPr>
            <w:r>
              <w:rPr>
                <w:rFonts w:eastAsia="標楷體"/>
                <w:b/>
                <w:bCs/>
                <w:sz w:val="20"/>
              </w:rPr>
              <w:t>770</w:t>
            </w:r>
          </w:p>
        </w:tc>
        <w:tc>
          <w:tcPr>
            <w:tcW w:w="1056" w:type="dxa"/>
            <w:tcBorders>
              <w:top w:val="single" w:sz="2" w:space="0" w:color="auto"/>
              <w:left w:val="single" w:sz="2" w:space="0" w:color="auto"/>
              <w:bottom w:val="single" w:sz="2" w:space="0" w:color="auto"/>
              <w:right w:val="single" w:sz="2" w:space="0" w:color="auto"/>
            </w:tcBorders>
            <w:hideMark/>
          </w:tcPr>
          <w:p w14:paraId="564538DD" w14:textId="77777777" w:rsidR="00D94437" w:rsidRDefault="00D94437">
            <w:pPr>
              <w:jc w:val="right"/>
              <w:rPr>
                <w:rFonts w:eastAsia="標楷體"/>
                <w:b/>
                <w:bCs/>
                <w:sz w:val="20"/>
              </w:rPr>
            </w:pPr>
            <w:r>
              <w:rPr>
                <w:rFonts w:eastAsia="標楷體"/>
                <w:b/>
                <w:bCs/>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38A36781" w14:textId="77777777" w:rsidR="00D94437" w:rsidRDefault="00D94437">
            <w:pPr>
              <w:jc w:val="right"/>
              <w:rPr>
                <w:rFonts w:eastAsia="標楷體"/>
                <w:b/>
                <w:bCs/>
                <w:sz w:val="20"/>
              </w:rPr>
            </w:pPr>
            <w:r>
              <w:rPr>
                <w:rFonts w:eastAsia="標楷體"/>
                <w:b/>
                <w:bCs/>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6FC684F2" w14:textId="77777777" w:rsidR="00D94437" w:rsidRDefault="00D94437">
            <w:pPr>
              <w:jc w:val="right"/>
              <w:rPr>
                <w:rFonts w:eastAsia="標楷體"/>
                <w:b/>
                <w:bCs/>
                <w:sz w:val="20"/>
              </w:rPr>
            </w:pPr>
            <w:r>
              <w:rPr>
                <w:rFonts w:eastAsia="標楷體" w:hint="eastAsia"/>
                <w:b/>
                <w:bCs/>
                <w:sz w:val="20"/>
              </w:rPr>
              <w:t xml:space="preserve">　</w:t>
            </w:r>
          </w:p>
        </w:tc>
      </w:tr>
      <w:tr w:rsidR="00D94437" w14:paraId="7F8A57A2" w14:textId="77777777" w:rsidTr="00D94437">
        <w:trPr>
          <w:trHeight w:val="300"/>
          <w:jc w:val="center"/>
        </w:trPr>
        <w:tc>
          <w:tcPr>
            <w:tcW w:w="1563" w:type="dxa"/>
            <w:tcBorders>
              <w:top w:val="single" w:sz="2" w:space="0" w:color="auto"/>
              <w:left w:val="single" w:sz="2" w:space="0" w:color="auto"/>
              <w:bottom w:val="single" w:sz="2" w:space="0" w:color="auto"/>
              <w:right w:val="single" w:sz="2" w:space="0" w:color="auto"/>
            </w:tcBorders>
            <w:hideMark/>
          </w:tcPr>
          <w:p w14:paraId="17588B91" w14:textId="77777777" w:rsidR="00D94437" w:rsidRDefault="00D94437">
            <w:pPr>
              <w:rPr>
                <w:rFonts w:eastAsia="標楷體"/>
                <w:b/>
                <w:bCs/>
                <w:sz w:val="18"/>
                <w:szCs w:val="18"/>
              </w:rPr>
            </w:pPr>
            <w:r>
              <w:rPr>
                <w:rFonts w:eastAsia="標楷體" w:hint="eastAsia"/>
                <w:b/>
                <w:bCs/>
                <w:sz w:val="20"/>
              </w:rPr>
              <w:t>雜項收入</w:t>
            </w:r>
          </w:p>
        </w:tc>
        <w:tc>
          <w:tcPr>
            <w:tcW w:w="785" w:type="dxa"/>
            <w:tcBorders>
              <w:top w:val="single" w:sz="2" w:space="0" w:color="auto"/>
              <w:left w:val="single" w:sz="2" w:space="0" w:color="auto"/>
              <w:bottom w:val="single" w:sz="2" w:space="0" w:color="auto"/>
              <w:right w:val="single" w:sz="4" w:space="0" w:color="auto"/>
            </w:tcBorders>
            <w:hideMark/>
          </w:tcPr>
          <w:p w14:paraId="3AEEF3D2" w14:textId="77777777" w:rsidR="00D94437" w:rsidRDefault="00D94437">
            <w:pPr>
              <w:jc w:val="center"/>
              <w:rPr>
                <w:rFonts w:eastAsia="標楷體"/>
                <w:sz w:val="18"/>
                <w:szCs w:val="18"/>
              </w:rPr>
            </w:pPr>
            <w:r>
              <w:rPr>
                <w:rFonts w:eastAsia="標楷體" w:hint="eastAsia"/>
                <w:sz w:val="20"/>
              </w:rPr>
              <w:t xml:space="preserve">　</w:t>
            </w:r>
          </w:p>
        </w:tc>
        <w:tc>
          <w:tcPr>
            <w:tcW w:w="1056" w:type="dxa"/>
            <w:tcBorders>
              <w:top w:val="single" w:sz="4" w:space="0" w:color="auto"/>
              <w:left w:val="single" w:sz="4" w:space="0" w:color="auto"/>
              <w:bottom w:val="single" w:sz="4" w:space="0" w:color="auto"/>
              <w:right w:val="single" w:sz="4" w:space="0" w:color="auto"/>
            </w:tcBorders>
            <w:hideMark/>
          </w:tcPr>
          <w:p w14:paraId="7C0C9754" w14:textId="77777777" w:rsidR="00D94437" w:rsidRDefault="00D94437">
            <w:pPr>
              <w:jc w:val="right"/>
              <w:rPr>
                <w:rFonts w:eastAsia="標楷體"/>
                <w:b/>
                <w:bCs/>
                <w:sz w:val="20"/>
              </w:rPr>
            </w:pPr>
            <w:r>
              <w:rPr>
                <w:rFonts w:eastAsia="標楷體"/>
                <w:b/>
                <w:bCs/>
                <w:sz w:val="20"/>
              </w:rPr>
              <w:t>1,100</w:t>
            </w:r>
          </w:p>
        </w:tc>
        <w:tc>
          <w:tcPr>
            <w:tcW w:w="1056" w:type="dxa"/>
            <w:tcBorders>
              <w:top w:val="single" w:sz="4" w:space="0" w:color="auto"/>
              <w:left w:val="single" w:sz="4" w:space="0" w:color="auto"/>
              <w:bottom w:val="single" w:sz="4" w:space="0" w:color="auto"/>
              <w:right w:val="single" w:sz="4" w:space="0" w:color="auto"/>
            </w:tcBorders>
            <w:hideMark/>
          </w:tcPr>
          <w:p w14:paraId="0A165BC4" w14:textId="77777777" w:rsidR="00D94437" w:rsidRDefault="00D94437">
            <w:pPr>
              <w:jc w:val="right"/>
              <w:rPr>
                <w:rFonts w:eastAsia="標楷體"/>
                <w:b/>
                <w:bCs/>
                <w:sz w:val="20"/>
              </w:rPr>
            </w:pPr>
            <w:r>
              <w:rPr>
                <w:rFonts w:eastAsia="標楷體"/>
                <w:b/>
                <w:bCs/>
                <w:sz w:val="20"/>
              </w:rPr>
              <w:t>42</w:t>
            </w:r>
          </w:p>
        </w:tc>
        <w:tc>
          <w:tcPr>
            <w:tcW w:w="1056" w:type="dxa"/>
            <w:tcBorders>
              <w:top w:val="single" w:sz="4" w:space="0" w:color="auto"/>
              <w:left w:val="single" w:sz="4" w:space="0" w:color="auto"/>
              <w:bottom w:val="single" w:sz="4" w:space="0" w:color="auto"/>
              <w:right w:val="single" w:sz="4" w:space="0" w:color="auto"/>
            </w:tcBorders>
            <w:hideMark/>
          </w:tcPr>
          <w:p w14:paraId="16CB3790" w14:textId="77777777" w:rsidR="00D94437" w:rsidRDefault="00D94437">
            <w:pPr>
              <w:jc w:val="right"/>
              <w:rPr>
                <w:rFonts w:eastAsia="標楷體"/>
                <w:b/>
                <w:bCs/>
                <w:sz w:val="20"/>
              </w:rPr>
            </w:pPr>
            <w:r>
              <w:rPr>
                <w:rFonts w:eastAsia="標楷體"/>
                <w:b/>
                <w:bCs/>
                <w:sz w:val="20"/>
              </w:rPr>
              <w:t>89</w:t>
            </w:r>
          </w:p>
        </w:tc>
        <w:tc>
          <w:tcPr>
            <w:tcW w:w="1056" w:type="dxa"/>
            <w:tcBorders>
              <w:top w:val="single" w:sz="2" w:space="0" w:color="auto"/>
              <w:left w:val="single" w:sz="4" w:space="0" w:color="auto"/>
              <w:bottom w:val="single" w:sz="2" w:space="0" w:color="auto"/>
              <w:right w:val="single" w:sz="2" w:space="0" w:color="auto"/>
            </w:tcBorders>
            <w:hideMark/>
          </w:tcPr>
          <w:p w14:paraId="0D1F3C20" w14:textId="77777777" w:rsidR="00D94437" w:rsidRDefault="00D94437">
            <w:pPr>
              <w:jc w:val="right"/>
              <w:rPr>
                <w:rFonts w:eastAsia="標楷體"/>
                <w:b/>
                <w:bCs/>
                <w:sz w:val="20"/>
              </w:rPr>
            </w:pPr>
            <w:r>
              <w:rPr>
                <w:rFonts w:eastAsia="標楷體"/>
                <w:b/>
                <w:bCs/>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02523C92" w14:textId="77777777" w:rsidR="00D94437" w:rsidRDefault="00D94437">
            <w:pPr>
              <w:jc w:val="right"/>
              <w:rPr>
                <w:rFonts w:eastAsia="標楷體"/>
                <w:b/>
                <w:bCs/>
                <w:sz w:val="20"/>
              </w:rPr>
            </w:pPr>
            <w:r>
              <w:rPr>
                <w:rFonts w:eastAsia="標楷體"/>
                <w:b/>
                <w:bCs/>
                <w:sz w:val="20"/>
              </w:rPr>
              <w:t>4</w:t>
            </w:r>
          </w:p>
        </w:tc>
        <w:tc>
          <w:tcPr>
            <w:tcW w:w="1056" w:type="dxa"/>
            <w:tcBorders>
              <w:top w:val="single" w:sz="2" w:space="0" w:color="auto"/>
              <w:left w:val="single" w:sz="2" w:space="0" w:color="auto"/>
              <w:bottom w:val="single" w:sz="2" w:space="0" w:color="auto"/>
              <w:right w:val="single" w:sz="2" w:space="0" w:color="auto"/>
            </w:tcBorders>
            <w:hideMark/>
          </w:tcPr>
          <w:p w14:paraId="27EA4F35" w14:textId="77777777" w:rsidR="00D94437" w:rsidRDefault="00D94437">
            <w:pPr>
              <w:jc w:val="right"/>
              <w:rPr>
                <w:rFonts w:eastAsia="標楷體"/>
                <w:b/>
                <w:bCs/>
                <w:sz w:val="20"/>
              </w:rPr>
            </w:pPr>
            <w:r>
              <w:rPr>
                <w:rFonts w:eastAsia="標楷體"/>
                <w:b/>
                <w:bCs/>
                <w:sz w:val="20"/>
              </w:rPr>
              <w:t>20</w:t>
            </w:r>
          </w:p>
        </w:tc>
        <w:tc>
          <w:tcPr>
            <w:tcW w:w="1056" w:type="dxa"/>
            <w:tcBorders>
              <w:top w:val="single" w:sz="2" w:space="0" w:color="auto"/>
              <w:left w:val="single" w:sz="2" w:space="0" w:color="auto"/>
              <w:bottom w:val="single" w:sz="2" w:space="0" w:color="auto"/>
              <w:right w:val="single" w:sz="2" w:space="0" w:color="auto"/>
            </w:tcBorders>
            <w:hideMark/>
          </w:tcPr>
          <w:p w14:paraId="62ED7780" w14:textId="77777777" w:rsidR="00D94437" w:rsidRDefault="00D94437">
            <w:pPr>
              <w:jc w:val="right"/>
              <w:rPr>
                <w:rFonts w:eastAsia="標楷體"/>
                <w:b/>
                <w:bCs/>
                <w:sz w:val="20"/>
              </w:rPr>
            </w:pPr>
            <w:r>
              <w:rPr>
                <w:rFonts w:eastAsia="標楷體"/>
                <w:b/>
                <w:bCs/>
                <w:sz w:val="20"/>
              </w:rPr>
              <w:t>10</w:t>
            </w:r>
          </w:p>
        </w:tc>
        <w:tc>
          <w:tcPr>
            <w:tcW w:w="1056" w:type="dxa"/>
            <w:tcBorders>
              <w:top w:val="single" w:sz="2" w:space="0" w:color="auto"/>
              <w:left w:val="single" w:sz="2" w:space="0" w:color="auto"/>
              <w:bottom w:val="single" w:sz="2" w:space="0" w:color="auto"/>
              <w:right w:val="single" w:sz="2" w:space="0" w:color="auto"/>
            </w:tcBorders>
            <w:hideMark/>
          </w:tcPr>
          <w:p w14:paraId="4B0E52C6" w14:textId="77777777" w:rsidR="00D94437" w:rsidRDefault="00D94437">
            <w:pPr>
              <w:jc w:val="right"/>
              <w:rPr>
                <w:rFonts w:eastAsia="標楷體"/>
                <w:b/>
                <w:bCs/>
                <w:sz w:val="20"/>
              </w:rPr>
            </w:pPr>
            <w:r>
              <w:rPr>
                <w:rFonts w:eastAsia="標楷體"/>
                <w:b/>
                <w:bCs/>
                <w:sz w:val="20"/>
              </w:rPr>
              <w:t>0.91%</w:t>
            </w:r>
          </w:p>
        </w:tc>
      </w:tr>
      <w:tr w:rsidR="00D94437" w14:paraId="58C7469D" w14:textId="77777777" w:rsidTr="00D94437">
        <w:trPr>
          <w:trHeight w:val="300"/>
          <w:jc w:val="center"/>
        </w:trPr>
        <w:tc>
          <w:tcPr>
            <w:tcW w:w="1563" w:type="dxa"/>
            <w:tcBorders>
              <w:top w:val="single" w:sz="2" w:space="0" w:color="auto"/>
              <w:left w:val="single" w:sz="2" w:space="0" w:color="auto"/>
              <w:bottom w:val="single" w:sz="2" w:space="0" w:color="auto"/>
              <w:right w:val="single" w:sz="2" w:space="0" w:color="auto"/>
            </w:tcBorders>
            <w:hideMark/>
          </w:tcPr>
          <w:p w14:paraId="7950DCA8" w14:textId="77777777" w:rsidR="00D94437" w:rsidRDefault="00D94437">
            <w:pPr>
              <w:ind w:firstLineChars="100" w:firstLine="200"/>
              <w:rPr>
                <w:rFonts w:eastAsia="標楷體"/>
                <w:b/>
                <w:bCs/>
                <w:sz w:val="18"/>
                <w:szCs w:val="18"/>
              </w:rPr>
            </w:pPr>
            <w:r>
              <w:rPr>
                <w:rFonts w:eastAsia="標楷體" w:hint="eastAsia"/>
                <w:sz w:val="20"/>
              </w:rPr>
              <w:t>文創商店收入</w:t>
            </w:r>
          </w:p>
        </w:tc>
        <w:tc>
          <w:tcPr>
            <w:tcW w:w="785" w:type="dxa"/>
            <w:tcBorders>
              <w:top w:val="single" w:sz="2" w:space="0" w:color="auto"/>
              <w:left w:val="single" w:sz="2" w:space="0" w:color="auto"/>
              <w:bottom w:val="single" w:sz="2" w:space="0" w:color="auto"/>
              <w:right w:val="single" w:sz="4" w:space="0" w:color="auto"/>
            </w:tcBorders>
            <w:hideMark/>
          </w:tcPr>
          <w:p w14:paraId="2E2E0E25" w14:textId="77777777" w:rsidR="00D94437" w:rsidRDefault="00D94437">
            <w:pPr>
              <w:jc w:val="center"/>
              <w:rPr>
                <w:rFonts w:eastAsia="標楷體"/>
                <w:sz w:val="18"/>
                <w:szCs w:val="18"/>
              </w:rPr>
            </w:pPr>
            <w:r>
              <w:rPr>
                <w:rFonts w:eastAsia="標楷體" w:hint="eastAsia"/>
                <w:sz w:val="20"/>
              </w:rPr>
              <w:t xml:space="preserve">公服組　</w:t>
            </w:r>
          </w:p>
        </w:tc>
        <w:tc>
          <w:tcPr>
            <w:tcW w:w="1056" w:type="dxa"/>
            <w:tcBorders>
              <w:top w:val="single" w:sz="4" w:space="0" w:color="auto"/>
              <w:left w:val="single" w:sz="4" w:space="0" w:color="auto"/>
              <w:bottom w:val="single" w:sz="4" w:space="0" w:color="auto"/>
              <w:right w:val="single" w:sz="4" w:space="0" w:color="auto"/>
            </w:tcBorders>
            <w:hideMark/>
          </w:tcPr>
          <w:p w14:paraId="37E177AF" w14:textId="77777777" w:rsidR="00D94437" w:rsidRDefault="00D94437">
            <w:pPr>
              <w:jc w:val="right"/>
              <w:rPr>
                <w:rFonts w:eastAsia="標楷體"/>
                <w:b/>
                <w:bCs/>
                <w:sz w:val="20"/>
              </w:rPr>
            </w:pPr>
            <w:r>
              <w:rPr>
                <w:rFonts w:eastAsia="標楷體"/>
                <w:sz w:val="20"/>
              </w:rPr>
              <w:t>600</w:t>
            </w:r>
          </w:p>
        </w:tc>
        <w:tc>
          <w:tcPr>
            <w:tcW w:w="1056" w:type="dxa"/>
            <w:tcBorders>
              <w:top w:val="single" w:sz="4" w:space="0" w:color="auto"/>
              <w:left w:val="single" w:sz="4" w:space="0" w:color="auto"/>
              <w:bottom w:val="single" w:sz="4" w:space="0" w:color="auto"/>
              <w:right w:val="single" w:sz="4" w:space="0" w:color="auto"/>
            </w:tcBorders>
            <w:hideMark/>
          </w:tcPr>
          <w:p w14:paraId="5FB95109" w14:textId="77777777" w:rsidR="00D94437" w:rsidRDefault="00D94437">
            <w:pPr>
              <w:jc w:val="right"/>
              <w:rPr>
                <w:rFonts w:eastAsia="標楷體"/>
                <w:b/>
                <w:bCs/>
                <w:sz w:val="20"/>
              </w:rPr>
            </w:pPr>
            <w:r>
              <w:rPr>
                <w:rFonts w:eastAsia="標楷體"/>
                <w:sz w:val="20"/>
              </w:rPr>
              <w:t>39</w:t>
            </w:r>
          </w:p>
        </w:tc>
        <w:tc>
          <w:tcPr>
            <w:tcW w:w="1056" w:type="dxa"/>
            <w:tcBorders>
              <w:top w:val="single" w:sz="4" w:space="0" w:color="auto"/>
              <w:left w:val="single" w:sz="4" w:space="0" w:color="auto"/>
              <w:bottom w:val="single" w:sz="4" w:space="0" w:color="auto"/>
              <w:right w:val="single" w:sz="4" w:space="0" w:color="auto"/>
            </w:tcBorders>
            <w:hideMark/>
          </w:tcPr>
          <w:p w14:paraId="6366A5A7" w14:textId="77777777" w:rsidR="00D94437" w:rsidRDefault="00D94437">
            <w:pPr>
              <w:jc w:val="right"/>
              <w:rPr>
                <w:rFonts w:eastAsia="標楷體"/>
                <w:b/>
                <w:bCs/>
                <w:sz w:val="20"/>
              </w:rPr>
            </w:pPr>
            <w:r>
              <w:rPr>
                <w:rFonts w:eastAsia="標楷體"/>
                <w:sz w:val="20"/>
              </w:rPr>
              <w:t>0</w:t>
            </w:r>
          </w:p>
        </w:tc>
        <w:tc>
          <w:tcPr>
            <w:tcW w:w="1056" w:type="dxa"/>
            <w:tcBorders>
              <w:top w:val="single" w:sz="2" w:space="0" w:color="auto"/>
              <w:left w:val="single" w:sz="4" w:space="0" w:color="auto"/>
              <w:bottom w:val="single" w:sz="2" w:space="0" w:color="auto"/>
              <w:right w:val="single" w:sz="2" w:space="0" w:color="auto"/>
            </w:tcBorders>
            <w:hideMark/>
          </w:tcPr>
          <w:p w14:paraId="73EDDA45" w14:textId="77777777" w:rsidR="00D94437" w:rsidRDefault="00D94437">
            <w:pPr>
              <w:jc w:val="right"/>
              <w:rPr>
                <w:rFonts w:eastAsia="標楷體"/>
                <w:b/>
                <w:bCs/>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06DB8AC5" w14:textId="77777777" w:rsidR="00D94437" w:rsidRDefault="00D94437">
            <w:pPr>
              <w:jc w:val="right"/>
              <w:rPr>
                <w:rFonts w:eastAsia="標楷體"/>
                <w:b/>
                <w:bCs/>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2F676B3A" w14:textId="77777777" w:rsidR="00D94437" w:rsidRDefault="00D94437">
            <w:pPr>
              <w:jc w:val="right"/>
              <w:rPr>
                <w:rFonts w:eastAsia="標楷體"/>
                <w:b/>
                <w:bCs/>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2D896ABC" w14:textId="77777777" w:rsidR="00D94437" w:rsidRDefault="00D94437">
            <w:pPr>
              <w:jc w:val="right"/>
              <w:rPr>
                <w:rFonts w:eastAsia="標楷體"/>
                <w:b/>
                <w:bCs/>
                <w:sz w:val="20"/>
              </w:rPr>
            </w:pPr>
            <w:r>
              <w:rPr>
                <w:rFonts w:eastAsia="標楷體"/>
                <w:sz w:val="20"/>
              </w:rPr>
              <w:t>9</w:t>
            </w:r>
          </w:p>
        </w:tc>
        <w:tc>
          <w:tcPr>
            <w:tcW w:w="1056" w:type="dxa"/>
            <w:tcBorders>
              <w:top w:val="single" w:sz="2" w:space="0" w:color="auto"/>
              <w:left w:val="single" w:sz="2" w:space="0" w:color="auto"/>
              <w:bottom w:val="single" w:sz="2" w:space="0" w:color="auto"/>
              <w:right w:val="single" w:sz="2" w:space="0" w:color="auto"/>
            </w:tcBorders>
            <w:hideMark/>
          </w:tcPr>
          <w:p w14:paraId="0BD07FE6" w14:textId="77777777" w:rsidR="00D94437" w:rsidRDefault="00D94437">
            <w:pPr>
              <w:jc w:val="right"/>
              <w:rPr>
                <w:rFonts w:eastAsia="標楷體"/>
                <w:b/>
                <w:bCs/>
                <w:sz w:val="20"/>
              </w:rPr>
            </w:pPr>
            <w:r>
              <w:rPr>
                <w:rFonts w:eastAsia="標楷體"/>
                <w:b/>
                <w:bCs/>
                <w:color w:val="FF0000"/>
                <w:sz w:val="20"/>
              </w:rPr>
              <w:t>1.50%</w:t>
            </w:r>
          </w:p>
        </w:tc>
      </w:tr>
      <w:tr w:rsidR="00D94437" w14:paraId="3F5A9F7A" w14:textId="77777777" w:rsidTr="00D94437">
        <w:trPr>
          <w:trHeight w:val="315"/>
          <w:jc w:val="center"/>
        </w:trPr>
        <w:tc>
          <w:tcPr>
            <w:tcW w:w="1563" w:type="dxa"/>
            <w:tcBorders>
              <w:top w:val="single" w:sz="2" w:space="0" w:color="auto"/>
              <w:left w:val="single" w:sz="2" w:space="0" w:color="auto"/>
              <w:bottom w:val="single" w:sz="2" w:space="0" w:color="auto"/>
              <w:right w:val="single" w:sz="2" w:space="0" w:color="auto"/>
            </w:tcBorders>
            <w:hideMark/>
          </w:tcPr>
          <w:p w14:paraId="6FECC761" w14:textId="77777777" w:rsidR="00D94437" w:rsidRDefault="00D94437">
            <w:pPr>
              <w:ind w:firstLineChars="100" w:firstLine="200"/>
              <w:rPr>
                <w:rFonts w:eastAsia="標楷體"/>
                <w:sz w:val="18"/>
                <w:szCs w:val="18"/>
              </w:rPr>
            </w:pPr>
            <w:r>
              <w:rPr>
                <w:rFonts w:eastAsia="標楷體" w:hint="eastAsia"/>
                <w:sz w:val="20"/>
              </w:rPr>
              <w:t>其他雜項收入</w:t>
            </w:r>
          </w:p>
        </w:tc>
        <w:tc>
          <w:tcPr>
            <w:tcW w:w="785" w:type="dxa"/>
            <w:tcBorders>
              <w:top w:val="single" w:sz="2" w:space="0" w:color="auto"/>
              <w:left w:val="single" w:sz="2" w:space="0" w:color="auto"/>
              <w:bottom w:val="single" w:sz="2" w:space="0" w:color="auto"/>
              <w:right w:val="single" w:sz="4" w:space="0" w:color="auto"/>
            </w:tcBorders>
            <w:hideMark/>
          </w:tcPr>
          <w:p w14:paraId="69A9C5FA" w14:textId="77777777" w:rsidR="00D94437" w:rsidRDefault="00D94437">
            <w:pPr>
              <w:jc w:val="center"/>
              <w:rPr>
                <w:rFonts w:eastAsia="標楷體"/>
                <w:sz w:val="18"/>
                <w:szCs w:val="18"/>
              </w:rPr>
            </w:pPr>
            <w:r>
              <w:rPr>
                <w:rFonts w:eastAsia="標楷體" w:hint="eastAsia"/>
                <w:sz w:val="20"/>
              </w:rPr>
              <w:t xml:space="preserve">　</w:t>
            </w:r>
          </w:p>
        </w:tc>
        <w:tc>
          <w:tcPr>
            <w:tcW w:w="1056" w:type="dxa"/>
            <w:tcBorders>
              <w:top w:val="single" w:sz="4" w:space="0" w:color="auto"/>
              <w:left w:val="single" w:sz="4" w:space="0" w:color="auto"/>
              <w:bottom w:val="single" w:sz="4" w:space="0" w:color="auto"/>
              <w:right w:val="single" w:sz="4" w:space="0" w:color="auto"/>
            </w:tcBorders>
            <w:hideMark/>
          </w:tcPr>
          <w:p w14:paraId="311CFDD5" w14:textId="77777777" w:rsidR="00D94437" w:rsidRDefault="00D94437">
            <w:pPr>
              <w:jc w:val="right"/>
              <w:rPr>
                <w:rFonts w:eastAsia="標楷體"/>
                <w:b/>
                <w:bCs/>
                <w:sz w:val="20"/>
              </w:rPr>
            </w:pPr>
            <w:r>
              <w:rPr>
                <w:rFonts w:eastAsia="標楷體"/>
                <w:sz w:val="20"/>
              </w:rPr>
              <w:t>500</w:t>
            </w:r>
          </w:p>
        </w:tc>
        <w:tc>
          <w:tcPr>
            <w:tcW w:w="1056" w:type="dxa"/>
            <w:tcBorders>
              <w:top w:val="single" w:sz="4" w:space="0" w:color="auto"/>
              <w:left w:val="single" w:sz="4" w:space="0" w:color="auto"/>
              <w:bottom w:val="single" w:sz="4" w:space="0" w:color="auto"/>
              <w:right w:val="single" w:sz="4" w:space="0" w:color="auto"/>
            </w:tcBorders>
            <w:hideMark/>
          </w:tcPr>
          <w:p w14:paraId="4042B171" w14:textId="77777777" w:rsidR="00D94437" w:rsidRDefault="00D94437">
            <w:pPr>
              <w:jc w:val="right"/>
              <w:rPr>
                <w:rFonts w:eastAsia="標楷體"/>
                <w:sz w:val="20"/>
              </w:rPr>
            </w:pPr>
            <w:r>
              <w:rPr>
                <w:rFonts w:eastAsia="標楷體"/>
                <w:sz w:val="20"/>
              </w:rPr>
              <w:t>3</w:t>
            </w:r>
          </w:p>
        </w:tc>
        <w:tc>
          <w:tcPr>
            <w:tcW w:w="1056" w:type="dxa"/>
            <w:tcBorders>
              <w:top w:val="single" w:sz="4" w:space="0" w:color="auto"/>
              <w:left w:val="single" w:sz="4" w:space="0" w:color="auto"/>
              <w:bottom w:val="single" w:sz="4" w:space="0" w:color="auto"/>
              <w:right w:val="single" w:sz="4" w:space="0" w:color="auto"/>
            </w:tcBorders>
            <w:hideMark/>
          </w:tcPr>
          <w:p w14:paraId="599E0674" w14:textId="77777777" w:rsidR="00D94437" w:rsidRDefault="00D94437">
            <w:pPr>
              <w:jc w:val="right"/>
              <w:rPr>
                <w:rFonts w:eastAsia="標楷體"/>
                <w:sz w:val="20"/>
              </w:rPr>
            </w:pPr>
            <w:r>
              <w:rPr>
                <w:rFonts w:eastAsia="標楷體"/>
                <w:sz w:val="20"/>
              </w:rPr>
              <w:t>89</w:t>
            </w:r>
          </w:p>
        </w:tc>
        <w:tc>
          <w:tcPr>
            <w:tcW w:w="1056" w:type="dxa"/>
            <w:tcBorders>
              <w:top w:val="single" w:sz="2" w:space="0" w:color="auto"/>
              <w:left w:val="single" w:sz="4" w:space="0" w:color="auto"/>
              <w:bottom w:val="single" w:sz="2" w:space="0" w:color="auto"/>
              <w:right w:val="single" w:sz="2" w:space="0" w:color="auto"/>
            </w:tcBorders>
            <w:hideMark/>
          </w:tcPr>
          <w:p w14:paraId="1E6A7825"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758FDB69" w14:textId="77777777" w:rsidR="00D94437" w:rsidRDefault="00D94437">
            <w:pPr>
              <w:jc w:val="right"/>
              <w:rPr>
                <w:rFonts w:eastAsia="標楷體"/>
                <w:sz w:val="20"/>
              </w:rPr>
            </w:pPr>
            <w:r>
              <w:rPr>
                <w:rFonts w:eastAsia="標楷體"/>
                <w:sz w:val="20"/>
              </w:rPr>
              <w:t>4</w:t>
            </w:r>
          </w:p>
        </w:tc>
        <w:tc>
          <w:tcPr>
            <w:tcW w:w="1056" w:type="dxa"/>
            <w:tcBorders>
              <w:top w:val="single" w:sz="2" w:space="0" w:color="auto"/>
              <w:left w:val="single" w:sz="2" w:space="0" w:color="auto"/>
              <w:bottom w:val="single" w:sz="2" w:space="0" w:color="auto"/>
              <w:right w:val="single" w:sz="2" w:space="0" w:color="auto"/>
            </w:tcBorders>
            <w:hideMark/>
          </w:tcPr>
          <w:p w14:paraId="2AE13F49" w14:textId="77777777" w:rsidR="00D94437" w:rsidRDefault="00D94437">
            <w:pPr>
              <w:jc w:val="right"/>
              <w:rPr>
                <w:rFonts w:eastAsia="標楷體"/>
                <w:sz w:val="20"/>
              </w:rPr>
            </w:pPr>
            <w:r>
              <w:rPr>
                <w:rFonts w:eastAsia="標楷體"/>
                <w:sz w:val="20"/>
              </w:rPr>
              <w:t>20</w:t>
            </w:r>
          </w:p>
        </w:tc>
        <w:tc>
          <w:tcPr>
            <w:tcW w:w="1056" w:type="dxa"/>
            <w:tcBorders>
              <w:top w:val="single" w:sz="2" w:space="0" w:color="auto"/>
              <w:left w:val="single" w:sz="2" w:space="0" w:color="auto"/>
              <w:bottom w:val="single" w:sz="2" w:space="0" w:color="auto"/>
              <w:right w:val="single" w:sz="2" w:space="0" w:color="auto"/>
            </w:tcBorders>
            <w:hideMark/>
          </w:tcPr>
          <w:p w14:paraId="1E459BFA" w14:textId="77777777" w:rsidR="00D94437" w:rsidRDefault="00D94437">
            <w:pPr>
              <w:jc w:val="right"/>
              <w:rPr>
                <w:rFonts w:eastAsia="標楷體"/>
                <w:sz w:val="20"/>
              </w:rPr>
            </w:pPr>
            <w:r>
              <w:rPr>
                <w:rFonts w:eastAsia="標楷體"/>
                <w:sz w:val="20"/>
              </w:rPr>
              <w:t>0</w:t>
            </w:r>
          </w:p>
        </w:tc>
        <w:tc>
          <w:tcPr>
            <w:tcW w:w="1056" w:type="dxa"/>
            <w:tcBorders>
              <w:top w:val="single" w:sz="2" w:space="0" w:color="auto"/>
              <w:left w:val="single" w:sz="2" w:space="0" w:color="auto"/>
              <w:bottom w:val="single" w:sz="2" w:space="0" w:color="auto"/>
              <w:right w:val="single" w:sz="2" w:space="0" w:color="auto"/>
            </w:tcBorders>
            <w:hideMark/>
          </w:tcPr>
          <w:p w14:paraId="6F7D9218" w14:textId="77777777" w:rsidR="00D94437" w:rsidRDefault="00D94437">
            <w:pPr>
              <w:jc w:val="right"/>
              <w:rPr>
                <w:rFonts w:eastAsia="標楷體"/>
                <w:b/>
                <w:bCs/>
                <w:sz w:val="20"/>
              </w:rPr>
            </w:pPr>
            <w:r>
              <w:rPr>
                <w:rFonts w:eastAsia="標楷體"/>
                <w:b/>
                <w:bCs/>
                <w:sz w:val="20"/>
              </w:rPr>
              <w:t>0.00%</w:t>
            </w:r>
          </w:p>
        </w:tc>
      </w:tr>
      <w:tr w:rsidR="00D94437" w14:paraId="7EF85FDE" w14:textId="77777777" w:rsidTr="00D94437">
        <w:trPr>
          <w:trHeight w:val="315"/>
          <w:jc w:val="center"/>
        </w:trPr>
        <w:tc>
          <w:tcPr>
            <w:tcW w:w="1563" w:type="dxa"/>
            <w:tcBorders>
              <w:top w:val="single" w:sz="2" w:space="0" w:color="auto"/>
              <w:left w:val="single" w:sz="2" w:space="0" w:color="auto"/>
              <w:bottom w:val="single" w:sz="2" w:space="0" w:color="auto"/>
              <w:right w:val="single" w:sz="2" w:space="0" w:color="auto"/>
            </w:tcBorders>
            <w:vAlign w:val="center"/>
            <w:hideMark/>
          </w:tcPr>
          <w:p w14:paraId="12A4CF6F" w14:textId="77777777" w:rsidR="00D94437" w:rsidRDefault="00D94437">
            <w:pPr>
              <w:ind w:firstLineChars="100" w:firstLine="200"/>
              <w:rPr>
                <w:rFonts w:eastAsia="標楷體"/>
                <w:sz w:val="18"/>
                <w:szCs w:val="18"/>
              </w:rPr>
            </w:pPr>
            <w:r>
              <w:rPr>
                <w:rFonts w:eastAsia="標楷體" w:hint="eastAsia"/>
                <w:b/>
                <w:bCs/>
                <w:sz w:val="20"/>
              </w:rPr>
              <w:t>合計</w:t>
            </w:r>
            <w:r>
              <w:rPr>
                <w:rFonts w:eastAsia="標楷體"/>
                <w:b/>
                <w:bCs/>
                <w:sz w:val="20"/>
              </w:rPr>
              <w:t>(</w:t>
            </w:r>
            <w:r>
              <w:rPr>
                <w:rFonts w:eastAsia="標楷體" w:hint="eastAsia"/>
                <w:b/>
                <w:bCs/>
                <w:sz w:val="20"/>
              </w:rPr>
              <w:t>不含社教機構發展補助收入</w:t>
            </w:r>
            <w:r>
              <w:rPr>
                <w:rFonts w:eastAsia="標楷體"/>
                <w:b/>
                <w:bCs/>
                <w:sz w:val="20"/>
              </w:rPr>
              <w:t>)</w:t>
            </w:r>
          </w:p>
        </w:tc>
        <w:tc>
          <w:tcPr>
            <w:tcW w:w="785" w:type="dxa"/>
            <w:tcBorders>
              <w:top w:val="single" w:sz="2" w:space="0" w:color="auto"/>
              <w:left w:val="single" w:sz="2" w:space="0" w:color="auto"/>
              <w:bottom w:val="single" w:sz="2" w:space="0" w:color="auto"/>
              <w:right w:val="single" w:sz="4" w:space="0" w:color="auto"/>
            </w:tcBorders>
            <w:vAlign w:val="center"/>
            <w:hideMark/>
          </w:tcPr>
          <w:p w14:paraId="57B68D12" w14:textId="77777777" w:rsidR="00D94437" w:rsidRDefault="00D94437">
            <w:pPr>
              <w:jc w:val="center"/>
              <w:rPr>
                <w:rFonts w:eastAsia="標楷體"/>
                <w:sz w:val="18"/>
                <w:szCs w:val="18"/>
              </w:rPr>
            </w:pPr>
            <w:r>
              <w:rPr>
                <w:rFonts w:eastAsia="標楷體" w:hint="eastAsia"/>
                <w:sz w:val="20"/>
              </w:rPr>
              <w:t xml:space="preserve">　</w:t>
            </w:r>
          </w:p>
        </w:tc>
        <w:tc>
          <w:tcPr>
            <w:tcW w:w="1056" w:type="dxa"/>
            <w:tcBorders>
              <w:top w:val="single" w:sz="4" w:space="0" w:color="auto"/>
              <w:left w:val="single" w:sz="4" w:space="0" w:color="auto"/>
              <w:bottom w:val="single" w:sz="4" w:space="0" w:color="auto"/>
              <w:right w:val="single" w:sz="4" w:space="0" w:color="auto"/>
            </w:tcBorders>
            <w:hideMark/>
          </w:tcPr>
          <w:p w14:paraId="114ECAC7" w14:textId="77777777" w:rsidR="00D94437" w:rsidRDefault="00D94437">
            <w:pPr>
              <w:jc w:val="right"/>
              <w:rPr>
                <w:rFonts w:eastAsia="標楷體"/>
                <w:b/>
                <w:bCs/>
                <w:sz w:val="20"/>
              </w:rPr>
            </w:pPr>
            <w:r>
              <w:rPr>
                <w:rFonts w:eastAsia="標楷體"/>
                <w:b/>
                <w:bCs/>
                <w:sz w:val="20"/>
              </w:rPr>
              <w:t>225,699</w:t>
            </w:r>
          </w:p>
        </w:tc>
        <w:tc>
          <w:tcPr>
            <w:tcW w:w="1056" w:type="dxa"/>
            <w:tcBorders>
              <w:top w:val="single" w:sz="4" w:space="0" w:color="auto"/>
              <w:left w:val="single" w:sz="4" w:space="0" w:color="auto"/>
              <w:bottom w:val="single" w:sz="4" w:space="0" w:color="auto"/>
              <w:right w:val="single" w:sz="4" w:space="0" w:color="auto"/>
            </w:tcBorders>
            <w:hideMark/>
          </w:tcPr>
          <w:p w14:paraId="16C5E29A" w14:textId="77777777" w:rsidR="00D94437" w:rsidRDefault="00D94437">
            <w:pPr>
              <w:jc w:val="right"/>
              <w:rPr>
                <w:rFonts w:eastAsia="標楷體"/>
                <w:sz w:val="20"/>
              </w:rPr>
            </w:pPr>
            <w:r>
              <w:rPr>
                <w:rFonts w:eastAsia="標楷體"/>
                <w:b/>
                <w:bCs/>
                <w:sz w:val="20"/>
              </w:rPr>
              <w:t>11,950</w:t>
            </w:r>
          </w:p>
        </w:tc>
        <w:tc>
          <w:tcPr>
            <w:tcW w:w="1056" w:type="dxa"/>
            <w:tcBorders>
              <w:top w:val="single" w:sz="4" w:space="0" w:color="auto"/>
              <w:left w:val="single" w:sz="4" w:space="0" w:color="auto"/>
              <w:bottom w:val="single" w:sz="4" w:space="0" w:color="auto"/>
              <w:right w:val="single" w:sz="4" w:space="0" w:color="auto"/>
            </w:tcBorders>
            <w:hideMark/>
          </w:tcPr>
          <w:p w14:paraId="4092EB29" w14:textId="77777777" w:rsidR="00D94437" w:rsidRDefault="00D94437">
            <w:pPr>
              <w:jc w:val="right"/>
              <w:rPr>
                <w:rFonts w:eastAsia="標楷體"/>
                <w:sz w:val="20"/>
              </w:rPr>
            </w:pPr>
            <w:r>
              <w:rPr>
                <w:rFonts w:eastAsia="標楷體"/>
                <w:b/>
                <w:bCs/>
                <w:sz w:val="20"/>
              </w:rPr>
              <w:t>10,561</w:t>
            </w:r>
          </w:p>
        </w:tc>
        <w:tc>
          <w:tcPr>
            <w:tcW w:w="1056" w:type="dxa"/>
            <w:tcBorders>
              <w:top w:val="single" w:sz="2" w:space="0" w:color="auto"/>
              <w:left w:val="single" w:sz="4" w:space="0" w:color="auto"/>
              <w:bottom w:val="single" w:sz="2" w:space="0" w:color="auto"/>
              <w:right w:val="single" w:sz="2" w:space="0" w:color="auto"/>
            </w:tcBorders>
            <w:hideMark/>
          </w:tcPr>
          <w:p w14:paraId="5F546D18" w14:textId="77777777" w:rsidR="00D94437" w:rsidRDefault="00D94437">
            <w:pPr>
              <w:jc w:val="right"/>
              <w:rPr>
                <w:rFonts w:eastAsia="標楷體"/>
                <w:sz w:val="20"/>
              </w:rPr>
            </w:pPr>
            <w:r>
              <w:rPr>
                <w:rFonts w:eastAsia="標楷體"/>
                <w:b/>
                <w:bCs/>
                <w:sz w:val="20"/>
              </w:rPr>
              <w:t>10,384</w:t>
            </w:r>
          </w:p>
        </w:tc>
        <w:tc>
          <w:tcPr>
            <w:tcW w:w="1056" w:type="dxa"/>
            <w:tcBorders>
              <w:top w:val="single" w:sz="2" w:space="0" w:color="auto"/>
              <w:left w:val="single" w:sz="2" w:space="0" w:color="auto"/>
              <w:bottom w:val="single" w:sz="2" w:space="0" w:color="auto"/>
              <w:right w:val="single" w:sz="2" w:space="0" w:color="auto"/>
            </w:tcBorders>
            <w:hideMark/>
          </w:tcPr>
          <w:p w14:paraId="44EA0C75" w14:textId="77777777" w:rsidR="00D94437" w:rsidRDefault="00D94437">
            <w:pPr>
              <w:jc w:val="right"/>
              <w:rPr>
                <w:rFonts w:eastAsia="標楷體"/>
                <w:sz w:val="20"/>
              </w:rPr>
            </w:pPr>
            <w:r>
              <w:rPr>
                <w:rFonts w:eastAsia="標楷體"/>
                <w:b/>
                <w:bCs/>
                <w:sz w:val="20"/>
              </w:rPr>
              <w:t>14,278</w:t>
            </w:r>
          </w:p>
        </w:tc>
        <w:tc>
          <w:tcPr>
            <w:tcW w:w="1056" w:type="dxa"/>
            <w:tcBorders>
              <w:top w:val="single" w:sz="2" w:space="0" w:color="auto"/>
              <w:left w:val="single" w:sz="2" w:space="0" w:color="auto"/>
              <w:bottom w:val="single" w:sz="2" w:space="0" w:color="auto"/>
              <w:right w:val="single" w:sz="2" w:space="0" w:color="auto"/>
            </w:tcBorders>
            <w:hideMark/>
          </w:tcPr>
          <w:p w14:paraId="61ECBD11" w14:textId="77777777" w:rsidR="00D94437" w:rsidRDefault="00D94437">
            <w:pPr>
              <w:jc w:val="right"/>
              <w:rPr>
                <w:rFonts w:eastAsia="標楷體"/>
                <w:sz w:val="20"/>
              </w:rPr>
            </w:pPr>
            <w:r>
              <w:rPr>
                <w:rFonts w:eastAsia="標楷體"/>
                <w:b/>
                <w:bCs/>
                <w:sz w:val="20"/>
              </w:rPr>
              <w:t>14,319</w:t>
            </w:r>
          </w:p>
        </w:tc>
        <w:tc>
          <w:tcPr>
            <w:tcW w:w="1056" w:type="dxa"/>
            <w:tcBorders>
              <w:top w:val="single" w:sz="2" w:space="0" w:color="auto"/>
              <w:left w:val="single" w:sz="2" w:space="0" w:color="auto"/>
              <w:bottom w:val="single" w:sz="2" w:space="0" w:color="auto"/>
              <w:right w:val="single" w:sz="2" w:space="0" w:color="auto"/>
            </w:tcBorders>
            <w:hideMark/>
          </w:tcPr>
          <w:p w14:paraId="521E29D7" w14:textId="77777777" w:rsidR="00D94437" w:rsidRDefault="00D94437">
            <w:pPr>
              <w:jc w:val="right"/>
              <w:rPr>
                <w:rFonts w:eastAsia="標楷體"/>
                <w:sz w:val="20"/>
              </w:rPr>
            </w:pPr>
            <w:r>
              <w:rPr>
                <w:rFonts w:eastAsia="標楷體"/>
                <w:b/>
                <w:bCs/>
                <w:sz w:val="20"/>
              </w:rPr>
              <w:t>13,873</w:t>
            </w:r>
          </w:p>
        </w:tc>
        <w:tc>
          <w:tcPr>
            <w:tcW w:w="1056" w:type="dxa"/>
            <w:tcBorders>
              <w:top w:val="single" w:sz="2" w:space="0" w:color="auto"/>
              <w:left w:val="single" w:sz="2" w:space="0" w:color="auto"/>
              <w:bottom w:val="single" w:sz="2" w:space="0" w:color="auto"/>
              <w:right w:val="single" w:sz="2" w:space="0" w:color="auto"/>
            </w:tcBorders>
            <w:hideMark/>
          </w:tcPr>
          <w:p w14:paraId="6A37EFD3" w14:textId="77777777" w:rsidR="00D94437" w:rsidRDefault="00D94437">
            <w:pPr>
              <w:jc w:val="right"/>
              <w:rPr>
                <w:rFonts w:eastAsia="標楷體"/>
                <w:sz w:val="20"/>
              </w:rPr>
            </w:pPr>
            <w:r>
              <w:rPr>
                <w:rFonts w:eastAsia="標楷體"/>
                <w:b/>
                <w:bCs/>
                <w:sz w:val="20"/>
              </w:rPr>
              <w:t>6.15%</w:t>
            </w:r>
          </w:p>
        </w:tc>
      </w:tr>
      <w:tr w:rsidR="00D94437" w14:paraId="5AAEE4FC" w14:textId="77777777" w:rsidTr="00D94437">
        <w:trPr>
          <w:trHeight w:val="285"/>
          <w:jc w:val="center"/>
        </w:trPr>
        <w:tc>
          <w:tcPr>
            <w:tcW w:w="1563" w:type="dxa"/>
            <w:tcBorders>
              <w:top w:val="single" w:sz="2" w:space="0" w:color="auto"/>
              <w:left w:val="single" w:sz="2" w:space="0" w:color="auto"/>
              <w:bottom w:val="single" w:sz="2" w:space="0" w:color="auto"/>
              <w:right w:val="single" w:sz="2" w:space="0" w:color="auto"/>
            </w:tcBorders>
            <w:hideMark/>
          </w:tcPr>
          <w:p w14:paraId="1982CF45" w14:textId="77777777" w:rsidR="00D94437" w:rsidRDefault="00D94437">
            <w:pPr>
              <w:jc w:val="center"/>
              <w:rPr>
                <w:rFonts w:eastAsia="標楷體"/>
                <w:b/>
                <w:bCs/>
                <w:sz w:val="18"/>
                <w:szCs w:val="18"/>
              </w:rPr>
            </w:pPr>
            <w:r>
              <w:rPr>
                <w:rFonts w:eastAsia="標楷體" w:hint="eastAsia"/>
                <w:b/>
                <w:bCs/>
                <w:sz w:val="20"/>
              </w:rPr>
              <w:t>社教機構發展補助收入</w:t>
            </w:r>
          </w:p>
        </w:tc>
        <w:tc>
          <w:tcPr>
            <w:tcW w:w="785" w:type="dxa"/>
            <w:tcBorders>
              <w:top w:val="single" w:sz="2" w:space="0" w:color="auto"/>
              <w:left w:val="single" w:sz="2" w:space="0" w:color="auto"/>
              <w:bottom w:val="single" w:sz="2" w:space="0" w:color="auto"/>
              <w:right w:val="single" w:sz="4" w:space="0" w:color="auto"/>
            </w:tcBorders>
            <w:hideMark/>
          </w:tcPr>
          <w:p w14:paraId="4A565B37" w14:textId="77777777" w:rsidR="00D94437" w:rsidRDefault="00D94437">
            <w:pPr>
              <w:jc w:val="center"/>
              <w:rPr>
                <w:rFonts w:eastAsia="標楷體"/>
                <w:sz w:val="18"/>
                <w:szCs w:val="18"/>
              </w:rPr>
            </w:pPr>
            <w:r>
              <w:rPr>
                <w:rFonts w:eastAsia="標楷體" w:hint="eastAsia"/>
                <w:sz w:val="20"/>
              </w:rPr>
              <w:t xml:space="preserve">　</w:t>
            </w:r>
          </w:p>
        </w:tc>
        <w:tc>
          <w:tcPr>
            <w:tcW w:w="1056" w:type="dxa"/>
            <w:tcBorders>
              <w:top w:val="single" w:sz="4" w:space="0" w:color="auto"/>
              <w:left w:val="single" w:sz="4" w:space="0" w:color="auto"/>
              <w:bottom w:val="single" w:sz="4" w:space="0" w:color="auto"/>
              <w:right w:val="single" w:sz="4" w:space="0" w:color="auto"/>
            </w:tcBorders>
            <w:hideMark/>
          </w:tcPr>
          <w:p w14:paraId="6DF61BF4" w14:textId="77777777" w:rsidR="00D94437" w:rsidRDefault="00D94437">
            <w:pPr>
              <w:jc w:val="right"/>
              <w:rPr>
                <w:rFonts w:eastAsia="標楷體"/>
                <w:b/>
                <w:bCs/>
                <w:sz w:val="20"/>
              </w:rPr>
            </w:pPr>
            <w:r>
              <w:rPr>
                <w:rFonts w:eastAsia="標楷體"/>
                <w:b/>
                <w:bCs/>
                <w:sz w:val="20"/>
              </w:rPr>
              <w:t>203,071</w:t>
            </w:r>
          </w:p>
        </w:tc>
        <w:tc>
          <w:tcPr>
            <w:tcW w:w="1056" w:type="dxa"/>
            <w:tcBorders>
              <w:top w:val="single" w:sz="4" w:space="0" w:color="auto"/>
              <w:left w:val="single" w:sz="4" w:space="0" w:color="auto"/>
              <w:bottom w:val="single" w:sz="4" w:space="0" w:color="auto"/>
              <w:right w:val="single" w:sz="4" w:space="0" w:color="auto"/>
            </w:tcBorders>
            <w:hideMark/>
          </w:tcPr>
          <w:p w14:paraId="159B4AB7" w14:textId="77777777" w:rsidR="00D94437" w:rsidRDefault="00D94437">
            <w:pPr>
              <w:jc w:val="right"/>
              <w:rPr>
                <w:rFonts w:eastAsia="標楷體"/>
                <w:b/>
                <w:bCs/>
                <w:sz w:val="20"/>
              </w:rPr>
            </w:pPr>
            <w:r>
              <w:rPr>
                <w:rFonts w:eastAsia="標楷體"/>
                <w:b/>
                <w:bCs/>
                <w:sz w:val="20"/>
              </w:rPr>
              <w:t>68,244</w:t>
            </w:r>
          </w:p>
        </w:tc>
        <w:tc>
          <w:tcPr>
            <w:tcW w:w="1056" w:type="dxa"/>
            <w:tcBorders>
              <w:top w:val="single" w:sz="4" w:space="0" w:color="auto"/>
              <w:left w:val="single" w:sz="4" w:space="0" w:color="auto"/>
              <w:bottom w:val="single" w:sz="4" w:space="0" w:color="auto"/>
              <w:right w:val="single" w:sz="4" w:space="0" w:color="auto"/>
            </w:tcBorders>
            <w:hideMark/>
          </w:tcPr>
          <w:p w14:paraId="018E17B1" w14:textId="77777777" w:rsidR="00D94437" w:rsidRDefault="00D94437">
            <w:pPr>
              <w:jc w:val="right"/>
              <w:rPr>
                <w:rFonts w:eastAsia="標楷體"/>
                <w:b/>
                <w:bCs/>
                <w:sz w:val="20"/>
              </w:rPr>
            </w:pPr>
            <w:r>
              <w:rPr>
                <w:rFonts w:eastAsia="標楷體"/>
                <w:b/>
                <w:bCs/>
                <w:sz w:val="20"/>
              </w:rPr>
              <w:t>68,244</w:t>
            </w:r>
          </w:p>
        </w:tc>
        <w:tc>
          <w:tcPr>
            <w:tcW w:w="1056" w:type="dxa"/>
            <w:tcBorders>
              <w:top w:val="single" w:sz="2" w:space="0" w:color="auto"/>
              <w:left w:val="single" w:sz="4" w:space="0" w:color="auto"/>
              <w:bottom w:val="single" w:sz="2" w:space="0" w:color="auto"/>
              <w:right w:val="single" w:sz="2" w:space="0" w:color="auto"/>
            </w:tcBorders>
            <w:hideMark/>
          </w:tcPr>
          <w:p w14:paraId="432F802C" w14:textId="77777777" w:rsidR="00D94437" w:rsidRDefault="00D94437">
            <w:pPr>
              <w:jc w:val="right"/>
              <w:rPr>
                <w:rFonts w:eastAsia="標楷體"/>
                <w:b/>
                <w:bCs/>
                <w:sz w:val="20"/>
              </w:rPr>
            </w:pPr>
            <w:r>
              <w:rPr>
                <w:rFonts w:eastAsia="標楷體"/>
                <w:b/>
                <w:bCs/>
                <w:sz w:val="20"/>
              </w:rPr>
              <w:t>68,244</w:t>
            </w:r>
          </w:p>
        </w:tc>
        <w:tc>
          <w:tcPr>
            <w:tcW w:w="1056" w:type="dxa"/>
            <w:tcBorders>
              <w:top w:val="single" w:sz="2" w:space="0" w:color="auto"/>
              <w:left w:val="single" w:sz="2" w:space="0" w:color="auto"/>
              <w:bottom w:val="single" w:sz="2" w:space="0" w:color="auto"/>
              <w:right w:val="single" w:sz="2" w:space="0" w:color="auto"/>
            </w:tcBorders>
            <w:hideMark/>
          </w:tcPr>
          <w:p w14:paraId="1054EB89" w14:textId="77777777" w:rsidR="00D94437" w:rsidRDefault="00D94437">
            <w:pPr>
              <w:jc w:val="right"/>
              <w:rPr>
                <w:rFonts w:eastAsia="標楷體"/>
                <w:b/>
                <w:bCs/>
                <w:sz w:val="20"/>
              </w:rPr>
            </w:pPr>
            <w:r>
              <w:rPr>
                <w:rFonts w:eastAsia="標楷體"/>
                <w:b/>
                <w:bCs/>
                <w:sz w:val="20"/>
              </w:rPr>
              <w:t>68,244</w:t>
            </w:r>
          </w:p>
        </w:tc>
        <w:tc>
          <w:tcPr>
            <w:tcW w:w="1056" w:type="dxa"/>
            <w:tcBorders>
              <w:top w:val="single" w:sz="2" w:space="0" w:color="auto"/>
              <w:left w:val="single" w:sz="2" w:space="0" w:color="auto"/>
              <w:bottom w:val="single" w:sz="2" w:space="0" w:color="auto"/>
              <w:right w:val="single" w:sz="2" w:space="0" w:color="auto"/>
            </w:tcBorders>
            <w:hideMark/>
          </w:tcPr>
          <w:p w14:paraId="24DC93A7" w14:textId="77777777" w:rsidR="00D94437" w:rsidRDefault="00D94437">
            <w:pPr>
              <w:jc w:val="right"/>
              <w:rPr>
                <w:rFonts w:eastAsia="標楷體"/>
                <w:b/>
                <w:bCs/>
                <w:sz w:val="20"/>
              </w:rPr>
            </w:pPr>
            <w:r>
              <w:rPr>
                <w:rFonts w:eastAsia="標楷體"/>
                <w:b/>
                <w:bCs/>
                <w:sz w:val="20"/>
              </w:rPr>
              <w:t>68,244</w:t>
            </w:r>
          </w:p>
        </w:tc>
        <w:tc>
          <w:tcPr>
            <w:tcW w:w="1056" w:type="dxa"/>
            <w:tcBorders>
              <w:top w:val="single" w:sz="2" w:space="0" w:color="auto"/>
              <w:left w:val="single" w:sz="2" w:space="0" w:color="auto"/>
              <w:bottom w:val="single" w:sz="2" w:space="0" w:color="auto"/>
              <w:right w:val="single" w:sz="2" w:space="0" w:color="auto"/>
            </w:tcBorders>
            <w:hideMark/>
          </w:tcPr>
          <w:p w14:paraId="3D193FF1" w14:textId="77777777" w:rsidR="00D94437" w:rsidRDefault="00D94437">
            <w:pPr>
              <w:jc w:val="right"/>
              <w:rPr>
                <w:rFonts w:eastAsia="標楷體"/>
                <w:b/>
                <w:bCs/>
                <w:sz w:val="20"/>
              </w:rPr>
            </w:pPr>
            <w:r>
              <w:rPr>
                <w:rFonts w:eastAsia="標楷體"/>
                <w:b/>
                <w:bCs/>
                <w:sz w:val="20"/>
              </w:rPr>
              <w:t>68,244</w:t>
            </w:r>
          </w:p>
        </w:tc>
        <w:tc>
          <w:tcPr>
            <w:tcW w:w="1056" w:type="dxa"/>
            <w:tcBorders>
              <w:top w:val="single" w:sz="2" w:space="0" w:color="auto"/>
              <w:left w:val="single" w:sz="2" w:space="0" w:color="auto"/>
              <w:bottom w:val="single" w:sz="2" w:space="0" w:color="auto"/>
              <w:right w:val="single" w:sz="2" w:space="0" w:color="auto"/>
            </w:tcBorders>
            <w:hideMark/>
          </w:tcPr>
          <w:p w14:paraId="0CB6C4F7" w14:textId="77777777" w:rsidR="00D94437" w:rsidRDefault="00D94437">
            <w:pPr>
              <w:jc w:val="right"/>
              <w:rPr>
                <w:rFonts w:eastAsia="標楷體"/>
                <w:b/>
                <w:bCs/>
                <w:sz w:val="20"/>
              </w:rPr>
            </w:pPr>
            <w:r>
              <w:rPr>
                <w:rFonts w:eastAsia="標楷體"/>
                <w:b/>
                <w:bCs/>
                <w:sz w:val="20"/>
              </w:rPr>
              <w:t>33.61%</w:t>
            </w:r>
          </w:p>
        </w:tc>
      </w:tr>
      <w:tr w:rsidR="00D94437" w14:paraId="269B1CF6" w14:textId="77777777" w:rsidTr="00D94437">
        <w:trPr>
          <w:trHeight w:val="285"/>
          <w:jc w:val="center"/>
        </w:trPr>
        <w:tc>
          <w:tcPr>
            <w:tcW w:w="1563" w:type="dxa"/>
            <w:tcBorders>
              <w:top w:val="single" w:sz="2" w:space="0" w:color="auto"/>
              <w:left w:val="single" w:sz="2" w:space="0" w:color="auto"/>
              <w:bottom w:val="single" w:sz="2" w:space="0" w:color="auto"/>
              <w:right w:val="single" w:sz="2" w:space="0" w:color="auto"/>
            </w:tcBorders>
            <w:vAlign w:val="center"/>
            <w:hideMark/>
          </w:tcPr>
          <w:p w14:paraId="02938CAA" w14:textId="77777777" w:rsidR="00D94437" w:rsidRDefault="00D94437">
            <w:pPr>
              <w:rPr>
                <w:rFonts w:eastAsia="標楷體"/>
                <w:b/>
                <w:bCs/>
                <w:sz w:val="18"/>
                <w:szCs w:val="18"/>
              </w:rPr>
            </w:pPr>
            <w:r>
              <w:rPr>
                <w:rFonts w:eastAsia="標楷體" w:hint="eastAsia"/>
                <w:b/>
                <w:bCs/>
                <w:sz w:val="20"/>
              </w:rPr>
              <w:t>總</w:t>
            </w:r>
            <w:r>
              <w:rPr>
                <w:rFonts w:eastAsia="標楷體"/>
                <w:b/>
                <w:bCs/>
                <w:sz w:val="20"/>
              </w:rPr>
              <w:t xml:space="preserve">        </w:t>
            </w:r>
            <w:r>
              <w:rPr>
                <w:rFonts w:eastAsia="標楷體" w:hint="eastAsia"/>
                <w:b/>
                <w:bCs/>
                <w:sz w:val="20"/>
              </w:rPr>
              <w:t>計</w:t>
            </w:r>
          </w:p>
        </w:tc>
        <w:tc>
          <w:tcPr>
            <w:tcW w:w="785" w:type="dxa"/>
            <w:tcBorders>
              <w:top w:val="single" w:sz="2" w:space="0" w:color="auto"/>
              <w:left w:val="single" w:sz="2" w:space="0" w:color="auto"/>
              <w:bottom w:val="single" w:sz="2" w:space="0" w:color="auto"/>
              <w:right w:val="single" w:sz="4" w:space="0" w:color="auto"/>
            </w:tcBorders>
            <w:vAlign w:val="center"/>
            <w:hideMark/>
          </w:tcPr>
          <w:p w14:paraId="7188058F" w14:textId="77777777" w:rsidR="00D94437" w:rsidRDefault="00D94437">
            <w:pPr>
              <w:jc w:val="center"/>
              <w:rPr>
                <w:rFonts w:eastAsia="標楷體"/>
                <w:sz w:val="18"/>
                <w:szCs w:val="18"/>
              </w:rPr>
            </w:pPr>
            <w:r>
              <w:rPr>
                <w:rFonts w:eastAsia="標楷體" w:hint="eastAsia"/>
                <w:sz w:val="20"/>
              </w:rPr>
              <w:t xml:space="preserve">　</w:t>
            </w:r>
          </w:p>
        </w:tc>
        <w:tc>
          <w:tcPr>
            <w:tcW w:w="1056" w:type="dxa"/>
            <w:tcBorders>
              <w:top w:val="single" w:sz="4" w:space="0" w:color="auto"/>
              <w:left w:val="single" w:sz="4" w:space="0" w:color="auto"/>
              <w:bottom w:val="single" w:sz="4" w:space="0" w:color="auto"/>
              <w:right w:val="single" w:sz="4" w:space="0" w:color="auto"/>
            </w:tcBorders>
            <w:hideMark/>
          </w:tcPr>
          <w:p w14:paraId="0A4A3AD0" w14:textId="77777777" w:rsidR="00D94437" w:rsidRDefault="00D94437">
            <w:pPr>
              <w:jc w:val="right"/>
              <w:rPr>
                <w:rFonts w:eastAsia="標楷體"/>
                <w:b/>
                <w:bCs/>
                <w:sz w:val="20"/>
              </w:rPr>
            </w:pPr>
            <w:r>
              <w:rPr>
                <w:rFonts w:eastAsia="標楷體"/>
                <w:b/>
                <w:bCs/>
                <w:sz w:val="20"/>
              </w:rPr>
              <w:t>428,770</w:t>
            </w:r>
          </w:p>
        </w:tc>
        <w:tc>
          <w:tcPr>
            <w:tcW w:w="1056" w:type="dxa"/>
            <w:tcBorders>
              <w:top w:val="single" w:sz="4" w:space="0" w:color="auto"/>
              <w:left w:val="single" w:sz="4" w:space="0" w:color="auto"/>
              <w:bottom w:val="single" w:sz="4" w:space="0" w:color="auto"/>
              <w:right w:val="single" w:sz="4" w:space="0" w:color="auto"/>
            </w:tcBorders>
            <w:hideMark/>
          </w:tcPr>
          <w:p w14:paraId="5CBEEB58" w14:textId="77777777" w:rsidR="00D94437" w:rsidRDefault="00D94437">
            <w:pPr>
              <w:jc w:val="right"/>
              <w:rPr>
                <w:rFonts w:eastAsia="標楷體"/>
                <w:b/>
                <w:bCs/>
                <w:sz w:val="20"/>
              </w:rPr>
            </w:pPr>
            <w:r>
              <w:rPr>
                <w:rFonts w:eastAsia="標楷體"/>
                <w:b/>
                <w:bCs/>
                <w:sz w:val="20"/>
              </w:rPr>
              <w:t>80,194</w:t>
            </w:r>
          </w:p>
        </w:tc>
        <w:tc>
          <w:tcPr>
            <w:tcW w:w="1056" w:type="dxa"/>
            <w:tcBorders>
              <w:top w:val="single" w:sz="4" w:space="0" w:color="auto"/>
              <w:left w:val="single" w:sz="4" w:space="0" w:color="auto"/>
              <w:bottom w:val="single" w:sz="4" w:space="0" w:color="auto"/>
              <w:right w:val="single" w:sz="4" w:space="0" w:color="auto"/>
            </w:tcBorders>
            <w:hideMark/>
          </w:tcPr>
          <w:p w14:paraId="23576823" w14:textId="77777777" w:rsidR="00D94437" w:rsidRDefault="00D94437">
            <w:pPr>
              <w:jc w:val="right"/>
              <w:rPr>
                <w:rFonts w:eastAsia="標楷體"/>
                <w:b/>
                <w:bCs/>
                <w:sz w:val="20"/>
              </w:rPr>
            </w:pPr>
            <w:r>
              <w:rPr>
                <w:rFonts w:eastAsia="標楷體"/>
                <w:b/>
                <w:bCs/>
                <w:sz w:val="20"/>
              </w:rPr>
              <w:t>78,805</w:t>
            </w:r>
          </w:p>
        </w:tc>
        <w:tc>
          <w:tcPr>
            <w:tcW w:w="1056" w:type="dxa"/>
            <w:tcBorders>
              <w:top w:val="single" w:sz="2" w:space="0" w:color="auto"/>
              <w:left w:val="single" w:sz="4" w:space="0" w:color="auto"/>
              <w:bottom w:val="single" w:sz="2" w:space="0" w:color="auto"/>
              <w:right w:val="single" w:sz="2" w:space="0" w:color="auto"/>
            </w:tcBorders>
            <w:hideMark/>
          </w:tcPr>
          <w:p w14:paraId="6B42C008" w14:textId="77777777" w:rsidR="00D94437" w:rsidRDefault="00D94437">
            <w:pPr>
              <w:jc w:val="right"/>
              <w:rPr>
                <w:rFonts w:eastAsia="標楷體"/>
                <w:b/>
                <w:bCs/>
                <w:sz w:val="20"/>
              </w:rPr>
            </w:pPr>
            <w:r>
              <w:rPr>
                <w:rFonts w:eastAsia="標楷體"/>
                <w:b/>
                <w:bCs/>
                <w:sz w:val="20"/>
              </w:rPr>
              <w:t>78,628</w:t>
            </w:r>
          </w:p>
        </w:tc>
        <w:tc>
          <w:tcPr>
            <w:tcW w:w="1056" w:type="dxa"/>
            <w:tcBorders>
              <w:top w:val="single" w:sz="2" w:space="0" w:color="auto"/>
              <w:left w:val="single" w:sz="2" w:space="0" w:color="auto"/>
              <w:bottom w:val="single" w:sz="2" w:space="0" w:color="auto"/>
              <w:right w:val="single" w:sz="2" w:space="0" w:color="auto"/>
            </w:tcBorders>
            <w:hideMark/>
          </w:tcPr>
          <w:p w14:paraId="7ACDF162" w14:textId="77777777" w:rsidR="00D94437" w:rsidRDefault="00D94437">
            <w:pPr>
              <w:jc w:val="right"/>
              <w:rPr>
                <w:rFonts w:eastAsia="標楷體"/>
                <w:b/>
                <w:bCs/>
                <w:sz w:val="20"/>
              </w:rPr>
            </w:pPr>
            <w:r>
              <w:rPr>
                <w:rFonts w:eastAsia="標楷體"/>
                <w:b/>
                <w:bCs/>
                <w:sz w:val="20"/>
              </w:rPr>
              <w:t>82,522</w:t>
            </w:r>
          </w:p>
        </w:tc>
        <w:tc>
          <w:tcPr>
            <w:tcW w:w="1056" w:type="dxa"/>
            <w:tcBorders>
              <w:top w:val="single" w:sz="2" w:space="0" w:color="auto"/>
              <w:left w:val="single" w:sz="2" w:space="0" w:color="auto"/>
              <w:bottom w:val="single" w:sz="2" w:space="0" w:color="auto"/>
              <w:right w:val="single" w:sz="2" w:space="0" w:color="auto"/>
            </w:tcBorders>
            <w:hideMark/>
          </w:tcPr>
          <w:p w14:paraId="49B22DD1" w14:textId="77777777" w:rsidR="00D94437" w:rsidRDefault="00D94437">
            <w:pPr>
              <w:jc w:val="right"/>
              <w:rPr>
                <w:rFonts w:eastAsia="標楷體"/>
                <w:b/>
                <w:bCs/>
                <w:sz w:val="20"/>
              </w:rPr>
            </w:pPr>
            <w:r>
              <w:rPr>
                <w:rFonts w:eastAsia="標楷體"/>
                <w:b/>
                <w:bCs/>
                <w:sz w:val="20"/>
              </w:rPr>
              <w:t>82,563</w:t>
            </w:r>
          </w:p>
        </w:tc>
        <w:tc>
          <w:tcPr>
            <w:tcW w:w="1056" w:type="dxa"/>
            <w:tcBorders>
              <w:top w:val="single" w:sz="2" w:space="0" w:color="auto"/>
              <w:left w:val="single" w:sz="2" w:space="0" w:color="auto"/>
              <w:bottom w:val="single" w:sz="2" w:space="0" w:color="auto"/>
              <w:right w:val="single" w:sz="2" w:space="0" w:color="auto"/>
            </w:tcBorders>
            <w:hideMark/>
          </w:tcPr>
          <w:p w14:paraId="53949672" w14:textId="77777777" w:rsidR="00D94437" w:rsidRDefault="00D94437">
            <w:pPr>
              <w:jc w:val="right"/>
              <w:rPr>
                <w:rFonts w:eastAsia="標楷體"/>
                <w:b/>
                <w:bCs/>
                <w:sz w:val="20"/>
              </w:rPr>
            </w:pPr>
            <w:r>
              <w:rPr>
                <w:rFonts w:eastAsia="標楷體"/>
                <w:b/>
                <w:bCs/>
                <w:sz w:val="20"/>
              </w:rPr>
              <w:t>82,117</w:t>
            </w:r>
          </w:p>
        </w:tc>
        <w:tc>
          <w:tcPr>
            <w:tcW w:w="1056" w:type="dxa"/>
            <w:tcBorders>
              <w:top w:val="single" w:sz="2" w:space="0" w:color="auto"/>
              <w:left w:val="single" w:sz="2" w:space="0" w:color="auto"/>
              <w:bottom w:val="single" w:sz="2" w:space="0" w:color="auto"/>
              <w:right w:val="single" w:sz="2" w:space="0" w:color="auto"/>
            </w:tcBorders>
            <w:hideMark/>
          </w:tcPr>
          <w:p w14:paraId="065C865C" w14:textId="77777777" w:rsidR="00D94437" w:rsidRDefault="00D94437">
            <w:pPr>
              <w:jc w:val="right"/>
              <w:rPr>
                <w:rFonts w:eastAsia="標楷體"/>
                <w:b/>
                <w:bCs/>
                <w:sz w:val="20"/>
              </w:rPr>
            </w:pPr>
            <w:r>
              <w:rPr>
                <w:rFonts w:eastAsia="標楷體"/>
                <w:b/>
                <w:bCs/>
                <w:sz w:val="20"/>
              </w:rPr>
              <w:t>19.15%</w:t>
            </w:r>
          </w:p>
        </w:tc>
      </w:tr>
    </w:tbl>
    <w:p w14:paraId="27B2E348" w14:textId="219A32BD" w:rsidR="00D94437" w:rsidRDefault="00D94437" w:rsidP="00D94437">
      <w:pPr>
        <w:pStyle w:val="aff9"/>
        <w:spacing w:line="360" w:lineRule="exact"/>
        <w:ind w:leftChars="0" w:left="567"/>
        <w:jc w:val="both"/>
        <w:rPr>
          <w:rFonts w:eastAsia="標楷體"/>
          <w:b/>
          <w:bCs/>
          <w:szCs w:val="20"/>
        </w:rPr>
      </w:pPr>
      <w:r>
        <w:rPr>
          <w:noProof/>
          <w:szCs w:val="20"/>
        </w:rPr>
        <w:drawing>
          <wp:anchor distT="0" distB="0" distL="114300" distR="114300" simplePos="0" relativeHeight="251669509" behindDoc="0" locked="0" layoutInCell="1" allowOverlap="1" wp14:anchorId="59E299B6" wp14:editId="32271D42">
            <wp:simplePos x="0" y="0"/>
            <wp:positionH relativeFrom="column">
              <wp:posOffset>-373380</wp:posOffset>
            </wp:positionH>
            <wp:positionV relativeFrom="paragraph">
              <wp:posOffset>94615</wp:posOffset>
            </wp:positionV>
            <wp:extent cx="6479540" cy="3180715"/>
            <wp:effectExtent l="0" t="0" r="0" b="635"/>
            <wp:wrapNone/>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9540" cy="3180715"/>
                    </a:xfrm>
                    <a:prstGeom prst="rect">
                      <a:avLst/>
                    </a:prstGeom>
                    <a:noFill/>
                  </pic:spPr>
                </pic:pic>
              </a:graphicData>
            </a:graphic>
            <wp14:sizeRelH relativeFrom="page">
              <wp14:pctWidth>0</wp14:pctWidth>
            </wp14:sizeRelH>
            <wp14:sizeRelV relativeFrom="page">
              <wp14:pctHeight>0</wp14:pctHeight>
            </wp14:sizeRelV>
          </wp:anchor>
        </w:drawing>
      </w:r>
    </w:p>
    <w:p w14:paraId="14C619CD" w14:textId="77777777" w:rsidR="00D94437" w:rsidRDefault="00D94437" w:rsidP="00D94437">
      <w:pPr>
        <w:pStyle w:val="aff9"/>
        <w:spacing w:line="360" w:lineRule="exact"/>
        <w:ind w:leftChars="0" w:left="567"/>
        <w:jc w:val="both"/>
        <w:rPr>
          <w:rFonts w:eastAsia="標楷體"/>
          <w:b/>
          <w:bCs/>
        </w:rPr>
      </w:pPr>
    </w:p>
    <w:p w14:paraId="0ED87C62" w14:textId="77777777" w:rsidR="00D94437" w:rsidRDefault="00D94437" w:rsidP="00D94437">
      <w:pPr>
        <w:pStyle w:val="aff9"/>
        <w:spacing w:line="360" w:lineRule="exact"/>
        <w:ind w:leftChars="0" w:left="567"/>
        <w:jc w:val="both"/>
        <w:rPr>
          <w:rFonts w:eastAsia="標楷體"/>
          <w:b/>
          <w:bCs/>
        </w:rPr>
      </w:pPr>
    </w:p>
    <w:p w14:paraId="222863D7" w14:textId="77777777" w:rsidR="00D94437" w:rsidRDefault="00D94437" w:rsidP="00D94437">
      <w:pPr>
        <w:pStyle w:val="aff9"/>
        <w:spacing w:line="360" w:lineRule="exact"/>
        <w:ind w:leftChars="0" w:left="567"/>
        <w:jc w:val="both"/>
        <w:rPr>
          <w:rFonts w:eastAsia="標楷體"/>
          <w:b/>
          <w:bCs/>
        </w:rPr>
      </w:pPr>
    </w:p>
    <w:p w14:paraId="028AF757" w14:textId="77777777" w:rsidR="00D94437" w:rsidRDefault="00D94437" w:rsidP="00D94437">
      <w:pPr>
        <w:pStyle w:val="aff9"/>
        <w:spacing w:line="360" w:lineRule="exact"/>
        <w:ind w:leftChars="0" w:left="567"/>
        <w:jc w:val="both"/>
        <w:rPr>
          <w:rFonts w:eastAsia="標楷體"/>
          <w:b/>
          <w:bCs/>
        </w:rPr>
      </w:pPr>
    </w:p>
    <w:p w14:paraId="283F7BFB" w14:textId="77777777" w:rsidR="00D94437" w:rsidRDefault="00D94437" w:rsidP="00D94437">
      <w:pPr>
        <w:pStyle w:val="aff9"/>
        <w:spacing w:line="360" w:lineRule="exact"/>
        <w:ind w:leftChars="0" w:left="567"/>
        <w:jc w:val="both"/>
        <w:rPr>
          <w:rFonts w:eastAsia="標楷體"/>
          <w:b/>
          <w:bCs/>
        </w:rPr>
      </w:pPr>
    </w:p>
    <w:p w14:paraId="26840894" w14:textId="77777777" w:rsidR="00D94437" w:rsidRDefault="00D94437" w:rsidP="00D94437">
      <w:pPr>
        <w:pStyle w:val="aff9"/>
        <w:spacing w:line="360" w:lineRule="exact"/>
        <w:ind w:leftChars="0" w:left="567"/>
        <w:jc w:val="both"/>
        <w:rPr>
          <w:rFonts w:eastAsia="標楷體"/>
          <w:b/>
          <w:bCs/>
        </w:rPr>
      </w:pPr>
    </w:p>
    <w:p w14:paraId="3249EFAE" w14:textId="77777777" w:rsidR="00D94437" w:rsidRDefault="00D94437" w:rsidP="00D94437">
      <w:pPr>
        <w:pStyle w:val="aff9"/>
        <w:spacing w:line="360" w:lineRule="exact"/>
        <w:ind w:leftChars="0" w:left="567"/>
        <w:jc w:val="both"/>
        <w:rPr>
          <w:rFonts w:eastAsia="標楷體"/>
          <w:b/>
          <w:bCs/>
        </w:rPr>
      </w:pPr>
    </w:p>
    <w:p w14:paraId="597CBEDA" w14:textId="77777777" w:rsidR="00D94437" w:rsidRDefault="00D94437" w:rsidP="00D94437">
      <w:pPr>
        <w:pStyle w:val="aff9"/>
        <w:spacing w:line="360" w:lineRule="exact"/>
        <w:ind w:leftChars="0" w:left="567"/>
        <w:jc w:val="both"/>
        <w:rPr>
          <w:rFonts w:eastAsia="標楷體"/>
          <w:b/>
          <w:bCs/>
        </w:rPr>
      </w:pPr>
    </w:p>
    <w:p w14:paraId="21B28677" w14:textId="77777777" w:rsidR="00D94437" w:rsidRDefault="00D94437" w:rsidP="00D94437">
      <w:pPr>
        <w:pStyle w:val="aff9"/>
        <w:spacing w:line="360" w:lineRule="exact"/>
        <w:ind w:leftChars="0" w:left="567"/>
        <w:jc w:val="both"/>
        <w:rPr>
          <w:rFonts w:eastAsia="標楷體"/>
          <w:b/>
          <w:bCs/>
        </w:rPr>
      </w:pPr>
    </w:p>
    <w:p w14:paraId="58DD51D4" w14:textId="77777777" w:rsidR="00D94437" w:rsidRDefault="00D94437" w:rsidP="00D94437">
      <w:pPr>
        <w:pStyle w:val="aff9"/>
        <w:spacing w:line="360" w:lineRule="exact"/>
        <w:ind w:leftChars="0" w:left="567"/>
        <w:jc w:val="both"/>
        <w:rPr>
          <w:rFonts w:eastAsia="標楷體"/>
          <w:b/>
          <w:bCs/>
        </w:rPr>
      </w:pPr>
    </w:p>
    <w:p w14:paraId="3D99209C" w14:textId="77777777" w:rsidR="00D94437" w:rsidRDefault="00D94437" w:rsidP="00D94437">
      <w:pPr>
        <w:pStyle w:val="aff9"/>
        <w:spacing w:line="360" w:lineRule="exact"/>
        <w:ind w:leftChars="0" w:left="567"/>
        <w:jc w:val="both"/>
        <w:rPr>
          <w:rFonts w:eastAsia="標楷體"/>
          <w:b/>
          <w:bCs/>
        </w:rPr>
      </w:pPr>
    </w:p>
    <w:p w14:paraId="3684DE68" w14:textId="77777777" w:rsidR="00D94437" w:rsidRDefault="00D94437" w:rsidP="00D94437">
      <w:pPr>
        <w:pStyle w:val="aff9"/>
        <w:spacing w:line="360" w:lineRule="exact"/>
        <w:ind w:leftChars="0" w:left="567"/>
        <w:jc w:val="both"/>
        <w:rPr>
          <w:rFonts w:eastAsia="標楷體"/>
          <w:b/>
          <w:bCs/>
        </w:rPr>
      </w:pPr>
    </w:p>
    <w:p w14:paraId="22551E8A" w14:textId="77777777" w:rsidR="00D94437" w:rsidRDefault="00D94437" w:rsidP="00D94437">
      <w:pPr>
        <w:pStyle w:val="aff9"/>
        <w:spacing w:line="360" w:lineRule="exact"/>
        <w:ind w:leftChars="0" w:left="567"/>
        <w:jc w:val="both"/>
        <w:rPr>
          <w:rFonts w:eastAsia="標楷體"/>
          <w:b/>
          <w:bCs/>
        </w:rPr>
      </w:pPr>
    </w:p>
    <w:p w14:paraId="3681570B" w14:textId="77777777" w:rsidR="00D94437" w:rsidRDefault="00D94437" w:rsidP="00B213FE">
      <w:pPr>
        <w:pStyle w:val="aff9"/>
        <w:numPr>
          <w:ilvl w:val="0"/>
          <w:numId w:val="53"/>
        </w:numPr>
        <w:adjustRightInd w:val="0"/>
        <w:spacing w:line="360" w:lineRule="exact"/>
        <w:ind w:leftChars="0"/>
        <w:jc w:val="both"/>
        <w:rPr>
          <w:rFonts w:ascii="標楷體" w:eastAsia="標楷體" w:hAnsi="標楷體"/>
          <w:bCs/>
        </w:rPr>
      </w:pPr>
      <w:r>
        <w:rPr>
          <w:rFonts w:ascii="標楷體" w:eastAsia="標楷體" w:hAnsi="標楷體" w:hint="eastAsia"/>
          <w:bCs/>
        </w:rPr>
        <w:t>114年截至1月止收入目標指標為8.33%，未達目標之項目，由主政組室提出改善計畫如下：</w:t>
      </w:r>
    </w:p>
    <w:p w14:paraId="1AF522B5" w14:textId="77777777" w:rsidR="00D94437" w:rsidRDefault="00D94437" w:rsidP="00B213FE">
      <w:pPr>
        <w:pStyle w:val="aff9"/>
        <w:widowControl/>
        <w:numPr>
          <w:ilvl w:val="3"/>
          <w:numId w:val="55"/>
        </w:numPr>
        <w:spacing w:line="360" w:lineRule="exact"/>
        <w:ind w:leftChars="0" w:left="1560" w:hanging="284"/>
        <w:jc w:val="both"/>
        <w:rPr>
          <w:rFonts w:eastAsia="標楷體"/>
          <w:szCs w:val="20"/>
        </w:rPr>
      </w:pPr>
      <w:r>
        <w:rPr>
          <w:rFonts w:eastAsia="標楷體" w:hint="eastAsia"/>
        </w:rPr>
        <w:t>特展</w:t>
      </w:r>
      <w:r>
        <w:rPr>
          <w:rFonts w:eastAsia="標楷體"/>
        </w:rPr>
        <w:t>(</w:t>
      </w:r>
      <w:r>
        <w:rPr>
          <w:rFonts w:eastAsia="標楷體" w:hint="eastAsia"/>
        </w:rPr>
        <w:t>展示組</w:t>
      </w:r>
      <w:r>
        <w:rPr>
          <w:rFonts w:eastAsia="標楷體"/>
        </w:rPr>
        <w:t>)</w:t>
      </w:r>
      <w:r>
        <w:rPr>
          <w:rFonts w:eastAsia="標楷體" w:hint="eastAsia"/>
        </w:rPr>
        <w:t>：本項收入未達標係因翡冷翠「印象派</w:t>
      </w:r>
      <w:r>
        <w:rPr>
          <w:rFonts w:eastAsia="標楷體"/>
        </w:rPr>
        <w:t>150</w:t>
      </w:r>
      <w:r>
        <w:rPr>
          <w:rFonts w:eastAsia="標楷體" w:hint="eastAsia"/>
        </w:rPr>
        <w:t>週年展覽」已於本年</w:t>
      </w:r>
      <w:r>
        <w:rPr>
          <w:rFonts w:eastAsia="標楷體"/>
        </w:rPr>
        <w:t>1</w:t>
      </w:r>
      <w:r>
        <w:rPr>
          <w:rFonts w:eastAsia="標楷體" w:hint="eastAsia"/>
        </w:rPr>
        <w:t>月</w:t>
      </w:r>
      <w:r>
        <w:rPr>
          <w:rFonts w:eastAsia="標楷體"/>
        </w:rPr>
        <w:t>23</w:t>
      </w:r>
      <w:r>
        <w:rPr>
          <w:rFonts w:eastAsia="標楷體" w:hint="eastAsia"/>
        </w:rPr>
        <w:t>日入帳</w:t>
      </w:r>
      <w:r>
        <w:rPr>
          <w:rFonts w:eastAsia="標楷體"/>
        </w:rPr>
        <w:t>119</w:t>
      </w:r>
      <w:r>
        <w:rPr>
          <w:rFonts w:eastAsia="標楷體" w:hint="eastAsia"/>
        </w:rPr>
        <w:t>萬</w:t>
      </w:r>
      <w:r>
        <w:rPr>
          <w:rFonts w:eastAsia="標楷體"/>
        </w:rPr>
        <w:t>1,355</w:t>
      </w:r>
      <w:r>
        <w:rPr>
          <w:rFonts w:eastAsia="標楷體" w:hint="eastAsia"/>
        </w:rPr>
        <w:t>元，惟逢年假期間金額尚未計入</w:t>
      </w:r>
      <w:r>
        <w:rPr>
          <w:rFonts w:eastAsia="標楷體"/>
        </w:rPr>
        <w:t>1</w:t>
      </w:r>
      <w:r>
        <w:rPr>
          <w:rFonts w:eastAsia="標楷體" w:hint="eastAsia"/>
        </w:rPr>
        <w:t>月份會計帳。</w:t>
      </w:r>
    </w:p>
    <w:p w14:paraId="494127D6" w14:textId="77777777" w:rsidR="00D94437" w:rsidRDefault="00D94437" w:rsidP="00B213FE">
      <w:pPr>
        <w:pStyle w:val="aff9"/>
        <w:widowControl/>
        <w:numPr>
          <w:ilvl w:val="3"/>
          <w:numId w:val="55"/>
        </w:numPr>
        <w:spacing w:line="360" w:lineRule="exact"/>
        <w:ind w:leftChars="0" w:left="1560" w:hanging="284"/>
        <w:jc w:val="both"/>
        <w:rPr>
          <w:rFonts w:eastAsia="標楷體"/>
        </w:rPr>
      </w:pPr>
      <w:r>
        <w:rPr>
          <w:rFonts w:eastAsia="標楷體" w:hint="eastAsia"/>
        </w:rPr>
        <w:lastRenderedPageBreak/>
        <w:t>電影院</w:t>
      </w:r>
      <w:r>
        <w:rPr>
          <w:rFonts w:eastAsia="標楷體"/>
        </w:rPr>
        <w:t>(</w:t>
      </w:r>
      <w:r>
        <w:rPr>
          <w:rFonts w:eastAsia="標楷體" w:hint="eastAsia"/>
        </w:rPr>
        <w:t>公服組</w:t>
      </w:r>
      <w:r>
        <w:rPr>
          <w:rFonts w:eastAsia="標楷體"/>
        </w:rPr>
        <w:t>)</w:t>
      </w:r>
      <w:r>
        <w:rPr>
          <w:rFonts w:eastAsia="標楷體" w:hint="eastAsia"/>
        </w:rPr>
        <w:t>：大銀幕電影本年度改為</w:t>
      </w:r>
      <w:r>
        <w:rPr>
          <w:rFonts w:eastAsia="標楷體"/>
        </w:rPr>
        <w:t>1</w:t>
      </w:r>
      <w:r>
        <w:rPr>
          <w:rFonts w:eastAsia="標楷體" w:hint="eastAsia"/>
        </w:rPr>
        <w:t>場次</w:t>
      </w:r>
      <w:r>
        <w:rPr>
          <w:rFonts w:eastAsia="標楷體"/>
        </w:rPr>
        <w:t>1</w:t>
      </w:r>
      <w:r>
        <w:rPr>
          <w:rFonts w:eastAsia="標楷體" w:hint="eastAsia"/>
        </w:rPr>
        <w:t>短片之播映方式並搭配優惠票價，因目前</w:t>
      </w:r>
      <w:r>
        <w:rPr>
          <w:rFonts w:eastAsia="標楷體"/>
        </w:rPr>
        <w:t>2</w:t>
      </w:r>
      <w:r>
        <w:rPr>
          <w:rFonts w:eastAsia="標楷體" w:hint="eastAsia"/>
        </w:rPr>
        <w:t>部片僅換一部片略為影響觀眾觀影意願，票價優惠加上短片較能吸引學齡前兒童家長願意帶小朋友嘗試</w:t>
      </w:r>
      <w:r>
        <w:rPr>
          <w:rFonts w:eastAsia="標楷體"/>
        </w:rPr>
        <w:t>3D</w:t>
      </w:r>
      <w:r>
        <w:rPr>
          <w:rFonts w:eastAsia="標楷體" w:hint="eastAsia"/>
        </w:rPr>
        <w:t>影片，後續將持續透過社群媒體宣傳及開學後校外教學團體參訪，即可再提升收入。</w:t>
      </w:r>
    </w:p>
    <w:p w14:paraId="63A20B6A" w14:textId="77777777" w:rsidR="00D94437" w:rsidRPr="005E4332" w:rsidRDefault="00D94437" w:rsidP="00B213FE">
      <w:pPr>
        <w:pStyle w:val="aff9"/>
        <w:widowControl/>
        <w:numPr>
          <w:ilvl w:val="3"/>
          <w:numId w:val="55"/>
        </w:numPr>
        <w:spacing w:line="360" w:lineRule="exact"/>
        <w:ind w:leftChars="0" w:left="1560" w:hanging="284"/>
        <w:jc w:val="both"/>
        <w:rPr>
          <w:rFonts w:eastAsia="標楷體"/>
          <w:bCs/>
          <w:kern w:val="0"/>
          <w:lang w:bidi="hi-IN"/>
        </w:rPr>
      </w:pPr>
      <w:r w:rsidRPr="005E4332">
        <w:rPr>
          <w:rFonts w:eastAsia="標楷體" w:hint="eastAsia"/>
        </w:rPr>
        <w:t>體驗設施</w:t>
      </w:r>
      <w:r w:rsidRPr="005E4332">
        <w:rPr>
          <w:rFonts w:eastAsia="標楷體"/>
        </w:rPr>
        <w:t>(</w:t>
      </w:r>
      <w:r w:rsidRPr="005E4332">
        <w:rPr>
          <w:rFonts w:eastAsia="標楷體" w:hint="eastAsia"/>
        </w:rPr>
        <w:t>公服組</w:t>
      </w:r>
      <w:r w:rsidRPr="005E4332">
        <w:rPr>
          <w:rFonts w:eastAsia="標楷體"/>
        </w:rPr>
        <w:t>)</w:t>
      </w:r>
      <w:r w:rsidRPr="005E4332">
        <w:rPr>
          <w:rFonts w:eastAsia="標楷體" w:hint="eastAsia"/>
        </w:rPr>
        <w:t>：</w:t>
      </w:r>
      <w:bookmarkStart w:id="439" w:name="_Hlk190273426"/>
      <w:r w:rsidRPr="005E4332">
        <w:rPr>
          <w:rFonts w:eastAsia="標楷體" w:hint="eastAsia"/>
        </w:rPr>
        <w:t>今年度體驗設施部分僅剩</w:t>
      </w:r>
      <w:r w:rsidRPr="005E4332">
        <w:rPr>
          <w:rFonts w:eastAsia="標楷體"/>
        </w:rPr>
        <w:t>7</w:t>
      </w:r>
      <w:r w:rsidRPr="005E4332">
        <w:rPr>
          <w:rFonts w:eastAsia="標楷體" w:hint="eastAsia"/>
        </w:rPr>
        <w:t>項</w:t>
      </w:r>
      <w:bookmarkEnd w:id="439"/>
      <w:r w:rsidRPr="005E4332">
        <w:rPr>
          <w:rFonts w:eastAsia="標楷體" w:hint="eastAsia"/>
        </w:rPr>
        <w:t>，後續俟開學後校外教學團體進館及搭配各項體驗設施優惠方案，即可提升收入。</w:t>
      </w:r>
    </w:p>
    <w:p w14:paraId="5A9CD712" w14:textId="77777777" w:rsidR="00D94437" w:rsidRDefault="00D94437" w:rsidP="00B213FE">
      <w:pPr>
        <w:pStyle w:val="aff9"/>
        <w:widowControl/>
        <w:numPr>
          <w:ilvl w:val="3"/>
          <w:numId w:val="55"/>
        </w:numPr>
        <w:spacing w:line="360" w:lineRule="exact"/>
        <w:ind w:leftChars="0" w:left="1560" w:hanging="284"/>
        <w:jc w:val="both"/>
        <w:rPr>
          <w:rFonts w:eastAsia="標楷體"/>
        </w:rPr>
      </w:pPr>
      <w:r>
        <w:rPr>
          <w:rFonts w:eastAsia="標楷體" w:hint="eastAsia"/>
        </w:rPr>
        <w:t>財務收入</w:t>
      </w:r>
      <w:r>
        <w:rPr>
          <w:rFonts w:eastAsia="標楷體"/>
        </w:rPr>
        <w:t>(</w:t>
      </w:r>
      <w:r>
        <w:rPr>
          <w:rFonts w:eastAsia="標楷體" w:hint="eastAsia"/>
        </w:rPr>
        <w:t>秘書室</w:t>
      </w:r>
      <w:r>
        <w:rPr>
          <w:rFonts w:eastAsia="標楷體"/>
        </w:rPr>
        <w:t>)</w:t>
      </w:r>
      <w:r>
        <w:rPr>
          <w:rFonts w:eastAsia="標楷體" w:hint="eastAsia"/>
        </w:rPr>
        <w:t>；</w:t>
      </w:r>
      <w:r>
        <w:rPr>
          <w:rFonts w:eastAsia="標楷體"/>
        </w:rPr>
        <w:t>1</w:t>
      </w:r>
      <w:r>
        <w:rPr>
          <w:rFonts w:eastAsia="標楷體" w:hint="eastAsia"/>
        </w:rPr>
        <w:t>月逢春節連假期間部份定存利息收入於</w:t>
      </w:r>
      <w:r>
        <w:rPr>
          <w:rFonts w:eastAsia="標楷體"/>
        </w:rPr>
        <w:t>2</w:t>
      </w:r>
      <w:r>
        <w:rPr>
          <w:rFonts w:eastAsia="標楷體" w:hint="eastAsia"/>
        </w:rPr>
        <w:t>月入帳。</w:t>
      </w:r>
    </w:p>
    <w:p w14:paraId="4DF3A727" w14:textId="77777777" w:rsidR="00D94437" w:rsidRDefault="00D94437" w:rsidP="00B213FE">
      <w:pPr>
        <w:pStyle w:val="aff9"/>
        <w:widowControl/>
        <w:numPr>
          <w:ilvl w:val="3"/>
          <w:numId w:val="55"/>
        </w:numPr>
        <w:spacing w:line="360" w:lineRule="exact"/>
        <w:ind w:leftChars="0" w:left="1560" w:hanging="284"/>
        <w:jc w:val="both"/>
        <w:rPr>
          <w:rFonts w:eastAsia="標楷體"/>
        </w:rPr>
      </w:pPr>
      <w:r>
        <w:rPr>
          <w:rFonts w:eastAsia="標楷體" w:hint="eastAsia"/>
        </w:rPr>
        <w:t>場地使用收入</w:t>
      </w:r>
      <w:r>
        <w:rPr>
          <w:rFonts w:eastAsia="標楷體"/>
        </w:rPr>
        <w:t>-</w:t>
      </w:r>
      <w:r>
        <w:rPr>
          <w:rFonts w:eastAsia="標楷體" w:hint="eastAsia"/>
        </w:rPr>
        <w:t>餐廳</w:t>
      </w:r>
      <w:r>
        <w:rPr>
          <w:rFonts w:eastAsia="標楷體"/>
        </w:rPr>
        <w:t xml:space="preserve"> (</w:t>
      </w:r>
      <w:r>
        <w:rPr>
          <w:rFonts w:eastAsia="標楷體" w:hint="eastAsia"/>
        </w:rPr>
        <w:t>公服組</w:t>
      </w:r>
      <w:r>
        <w:rPr>
          <w:rFonts w:eastAsia="標楷體"/>
        </w:rPr>
        <w:t>)</w:t>
      </w:r>
      <w:r>
        <w:rPr>
          <w:rFonts w:eastAsia="標楷體" w:hint="eastAsia"/>
        </w:rPr>
        <w:t>：餐廳重新招標並於本年</w:t>
      </w:r>
      <w:r>
        <w:rPr>
          <w:rFonts w:eastAsia="標楷體"/>
        </w:rPr>
        <w:t>1</w:t>
      </w:r>
      <w:r>
        <w:rPr>
          <w:rFonts w:eastAsia="標楷體" w:hint="eastAsia"/>
        </w:rPr>
        <w:t>月</w:t>
      </w:r>
      <w:r>
        <w:rPr>
          <w:rFonts w:eastAsia="標楷體"/>
        </w:rPr>
        <w:t>10</w:t>
      </w:r>
      <w:r>
        <w:rPr>
          <w:rFonts w:eastAsia="標楷體" w:hint="eastAsia"/>
        </w:rPr>
        <w:t>日決標，預計</w:t>
      </w:r>
      <w:r>
        <w:rPr>
          <w:rFonts w:eastAsia="標楷體"/>
        </w:rPr>
        <w:t>4</w:t>
      </w:r>
      <w:r>
        <w:rPr>
          <w:rFonts w:eastAsia="標楷體" w:hint="eastAsia"/>
        </w:rPr>
        <w:t>月</w:t>
      </w:r>
      <w:r>
        <w:rPr>
          <w:rFonts w:eastAsia="標楷體"/>
        </w:rPr>
        <w:t>1</w:t>
      </w:r>
      <w:r>
        <w:rPr>
          <w:rFonts w:eastAsia="標楷體" w:hint="eastAsia"/>
        </w:rPr>
        <w:t>日正式營運，營運前申請</w:t>
      </w:r>
      <w:r>
        <w:rPr>
          <w:rFonts w:eastAsia="標楷體"/>
        </w:rPr>
        <w:t>1</w:t>
      </w:r>
      <w:r>
        <w:rPr>
          <w:rFonts w:eastAsia="標楷體" w:hint="eastAsia"/>
        </w:rPr>
        <w:t>月短租收入</w:t>
      </w:r>
      <w:r>
        <w:rPr>
          <w:rFonts w:eastAsia="標楷體"/>
        </w:rPr>
        <w:t>4</w:t>
      </w:r>
      <w:r>
        <w:rPr>
          <w:rFonts w:eastAsia="標楷體" w:hint="eastAsia"/>
        </w:rPr>
        <w:t>萬</w:t>
      </w:r>
      <w:r>
        <w:rPr>
          <w:rFonts w:eastAsia="標楷體"/>
        </w:rPr>
        <w:t>2,933</w:t>
      </w:r>
      <w:r>
        <w:rPr>
          <w:rFonts w:eastAsia="標楷體" w:hint="eastAsia"/>
        </w:rPr>
        <w:t>元，</w:t>
      </w:r>
      <w:r>
        <w:rPr>
          <w:rFonts w:eastAsia="標楷體"/>
        </w:rPr>
        <w:t>2-3</w:t>
      </w:r>
      <w:r>
        <w:rPr>
          <w:rFonts w:eastAsia="標楷體" w:hint="eastAsia"/>
        </w:rPr>
        <w:t>月每月收入各</w:t>
      </w:r>
      <w:r>
        <w:rPr>
          <w:rFonts w:eastAsia="標楷體"/>
        </w:rPr>
        <w:t>6</w:t>
      </w:r>
      <w:r>
        <w:rPr>
          <w:rFonts w:eastAsia="標楷體" w:hint="eastAsia"/>
        </w:rPr>
        <w:t>萬元。</w:t>
      </w:r>
    </w:p>
    <w:p w14:paraId="7B2F1004" w14:textId="48373742" w:rsidR="009F2A7A" w:rsidRPr="009F2A7A" w:rsidRDefault="009F2A7A" w:rsidP="00B213FE">
      <w:pPr>
        <w:pStyle w:val="aff9"/>
        <w:widowControl/>
        <w:numPr>
          <w:ilvl w:val="3"/>
          <w:numId w:val="55"/>
        </w:numPr>
        <w:spacing w:line="360" w:lineRule="exact"/>
        <w:ind w:leftChars="0" w:left="1560" w:hanging="284"/>
        <w:jc w:val="both"/>
        <w:rPr>
          <w:rFonts w:eastAsia="標楷體"/>
        </w:rPr>
      </w:pPr>
      <w:r w:rsidRPr="009F2A7A">
        <w:rPr>
          <w:rFonts w:eastAsia="標楷體" w:hint="eastAsia"/>
        </w:rPr>
        <w:t>場地使用收入</w:t>
      </w:r>
      <w:r w:rsidRPr="009F2A7A">
        <w:rPr>
          <w:rFonts w:eastAsia="標楷體" w:hint="eastAsia"/>
        </w:rPr>
        <w:t>-</w:t>
      </w:r>
      <w:r w:rsidRPr="009F2A7A">
        <w:rPr>
          <w:rFonts w:eastAsia="標楷體" w:hint="eastAsia"/>
        </w:rPr>
        <w:t>禮品店</w:t>
      </w:r>
      <w:r w:rsidRPr="009F2A7A">
        <w:rPr>
          <w:rFonts w:eastAsia="標楷體" w:hint="eastAsia"/>
        </w:rPr>
        <w:t>(</w:t>
      </w:r>
      <w:r w:rsidRPr="009F2A7A">
        <w:rPr>
          <w:rFonts w:eastAsia="標楷體" w:hint="eastAsia"/>
        </w:rPr>
        <w:t>公服組</w:t>
      </w:r>
      <w:r w:rsidRPr="009F2A7A">
        <w:rPr>
          <w:rFonts w:eastAsia="標楷體" w:hint="eastAsia"/>
        </w:rPr>
        <w:t>)</w:t>
      </w:r>
      <w:r w:rsidRPr="009F2A7A">
        <w:rPr>
          <w:rFonts w:eastAsia="標楷體" w:hint="eastAsia"/>
        </w:rPr>
        <w:t>：綠能生活探索館工程於本年</w:t>
      </w:r>
      <w:r w:rsidRPr="009F2A7A">
        <w:rPr>
          <w:rFonts w:eastAsia="標楷體" w:hint="eastAsia"/>
        </w:rPr>
        <w:t>1</w:t>
      </w:r>
      <w:r w:rsidRPr="009F2A7A">
        <w:rPr>
          <w:rFonts w:eastAsia="標楷體" w:hint="eastAsia"/>
        </w:rPr>
        <w:t>月</w:t>
      </w:r>
      <w:r w:rsidRPr="009F2A7A">
        <w:rPr>
          <w:rFonts w:eastAsia="標楷體" w:hint="eastAsia"/>
        </w:rPr>
        <w:t>14</w:t>
      </w:r>
      <w:r w:rsidRPr="009F2A7A">
        <w:rPr>
          <w:rFonts w:eastAsia="標楷體" w:hint="eastAsia"/>
        </w:rPr>
        <w:t>日驗收，</w:t>
      </w:r>
      <w:r w:rsidRPr="009F2A7A">
        <w:rPr>
          <w:rFonts w:eastAsia="標楷體" w:hint="eastAsia"/>
        </w:rPr>
        <w:t>1</w:t>
      </w:r>
      <w:r w:rsidRPr="009F2A7A">
        <w:rPr>
          <w:rFonts w:eastAsia="標楷體" w:hint="eastAsia"/>
        </w:rPr>
        <w:t>月</w:t>
      </w:r>
      <w:r w:rsidRPr="009F2A7A">
        <w:rPr>
          <w:rFonts w:eastAsia="標楷體" w:hint="eastAsia"/>
        </w:rPr>
        <w:t>15</w:t>
      </w:r>
      <w:r w:rsidRPr="009F2A7A">
        <w:rPr>
          <w:rFonts w:eastAsia="標楷體" w:hint="eastAsia"/>
        </w:rPr>
        <w:t>日已正式營運，廠商已依契約規定於</w:t>
      </w:r>
      <w:r w:rsidRPr="009F2A7A">
        <w:rPr>
          <w:rFonts w:eastAsia="標楷體" w:hint="eastAsia"/>
        </w:rPr>
        <w:t>2</w:t>
      </w:r>
      <w:r w:rsidRPr="009F2A7A">
        <w:rPr>
          <w:rFonts w:eastAsia="標楷體" w:hint="eastAsia"/>
        </w:rPr>
        <w:t>月</w:t>
      </w:r>
      <w:r w:rsidRPr="009F2A7A">
        <w:rPr>
          <w:rFonts w:eastAsia="標楷體" w:hint="eastAsia"/>
        </w:rPr>
        <w:t>10</w:t>
      </w:r>
      <w:r w:rsidRPr="009F2A7A">
        <w:rPr>
          <w:rFonts w:eastAsia="標楷體" w:hint="eastAsia"/>
        </w:rPr>
        <w:t>日繳納</w:t>
      </w:r>
      <w:r w:rsidRPr="009F2A7A">
        <w:rPr>
          <w:rFonts w:eastAsia="標楷體" w:hint="eastAsia"/>
        </w:rPr>
        <w:t>3</w:t>
      </w:r>
      <w:r w:rsidRPr="009F2A7A">
        <w:rPr>
          <w:rFonts w:eastAsia="標楷體" w:hint="eastAsia"/>
        </w:rPr>
        <w:t>萬</w:t>
      </w:r>
      <w:r w:rsidRPr="009F2A7A">
        <w:rPr>
          <w:rFonts w:eastAsia="標楷體" w:hint="eastAsia"/>
        </w:rPr>
        <w:t>8,710</w:t>
      </w:r>
      <w:r w:rsidRPr="009F2A7A">
        <w:rPr>
          <w:rFonts w:eastAsia="標楷體" w:hint="eastAsia"/>
        </w:rPr>
        <w:t>元</w:t>
      </w:r>
      <w:r w:rsidRPr="009F2A7A">
        <w:rPr>
          <w:rFonts w:eastAsia="標楷體" w:hint="eastAsia"/>
        </w:rPr>
        <w:t>(</w:t>
      </w:r>
      <w:r w:rsidRPr="009F2A7A">
        <w:rPr>
          <w:rFonts w:eastAsia="標楷體" w:hint="eastAsia"/>
        </w:rPr>
        <w:t>即</w:t>
      </w:r>
      <w:r w:rsidRPr="009F2A7A">
        <w:rPr>
          <w:rFonts w:eastAsia="標楷體" w:hint="eastAsia"/>
        </w:rPr>
        <w:t>1</w:t>
      </w:r>
      <w:r w:rsidRPr="009F2A7A">
        <w:rPr>
          <w:rFonts w:eastAsia="標楷體" w:hint="eastAsia"/>
        </w:rPr>
        <w:t>月</w:t>
      </w:r>
      <w:r w:rsidRPr="009F2A7A">
        <w:rPr>
          <w:rFonts w:eastAsia="標楷體" w:hint="eastAsia"/>
        </w:rPr>
        <w:t>15</w:t>
      </w:r>
      <w:r w:rsidRPr="009F2A7A">
        <w:rPr>
          <w:rFonts w:eastAsia="標楷體" w:hint="eastAsia"/>
        </w:rPr>
        <w:t>日至</w:t>
      </w:r>
      <w:r w:rsidRPr="009F2A7A">
        <w:rPr>
          <w:rFonts w:eastAsia="標楷體" w:hint="eastAsia"/>
        </w:rPr>
        <w:t>2</w:t>
      </w:r>
      <w:r w:rsidRPr="009F2A7A">
        <w:rPr>
          <w:rFonts w:eastAsia="標楷體" w:hint="eastAsia"/>
        </w:rPr>
        <w:t>月</w:t>
      </w:r>
      <w:r w:rsidRPr="009F2A7A">
        <w:rPr>
          <w:rFonts w:eastAsia="標楷體" w:hint="eastAsia"/>
        </w:rPr>
        <w:t>28</w:t>
      </w:r>
      <w:r w:rsidRPr="009F2A7A">
        <w:rPr>
          <w:rFonts w:eastAsia="標楷體" w:hint="eastAsia"/>
        </w:rPr>
        <w:t>日租金</w:t>
      </w:r>
      <w:r w:rsidRPr="009F2A7A">
        <w:rPr>
          <w:rFonts w:eastAsia="標楷體" w:hint="eastAsia"/>
        </w:rPr>
        <w:t>)</w:t>
      </w:r>
      <w:r w:rsidRPr="009F2A7A">
        <w:rPr>
          <w:rFonts w:eastAsia="標楷體" w:hint="eastAsia"/>
        </w:rPr>
        <w:t>。</w:t>
      </w:r>
    </w:p>
    <w:p w14:paraId="6841575C" w14:textId="6EDEFA23" w:rsidR="00D94437" w:rsidRDefault="00D94437" w:rsidP="00B213FE">
      <w:pPr>
        <w:pStyle w:val="aff9"/>
        <w:widowControl/>
        <w:numPr>
          <w:ilvl w:val="3"/>
          <w:numId w:val="55"/>
        </w:numPr>
        <w:spacing w:line="360" w:lineRule="exact"/>
        <w:ind w:leftChars="0" w:left="1560" w:hanging="284"/>
        <w:jc w:val="both"/>
        <w:rPr>
          <w:rFonts w:eastAsia="標楷體"/>
        </w:rPr>
      </w:pPr>
      <w:r>
        <w:rPr>
          <w:rFonts w:eastAsia="標楷體" w:hint="eastAsia"/>
        </w:rPr>
        <w:t>場地使用收入</w:t>
      </w:r>
      <w:r>
        <w:rPr>
          <w:rFonts w:eastAsia="標楷體"/>
        </w:rPr>
        <w:t>-</w:t>
      </w:r>
      <w:r>
        <w:rPr>
          <w:rFonts w:eastAsia="標楷體" w:hint="eastAsia"/>
        </w:rPr>
        <w:t>大銀幕電影院</w:t>
      </w:r>
      <w:r>
        <w:rPr>
          <w:rFonts w:eastAsia="標楷體"/>
        </w:rPr>
        <w:t>(</w:t>
      </w:r>
      <w:r>
        <w:rPr>
          <w:rFonts w:eastAsia="標楷體" w:hint="eastAsia"/>
        </w:rPr>
        <w:t>公服組</w:t>
      </w:r>
      <w:r>
        <w:rPr>
          <w:rFonts w:eastAsia="標楷體"/>
        </w:rPr>
        <w:t>)</w:t>
      </w:r>
      <w:r>
        <w:rPr>
          <w:rFonts w:eastAsia="標楷體" w:hint="eastAsia"/>
        </w:rPr>
        <w:t>：</w:t>
      </w:r>
      <w:r>
        <w:rPr>
          <w:rFonts w:eastAsia="標楷體"/>
        </w:rPr>
        <w:t>1</w:t>
      </w:r>
      <w:r>
        <w:rPr>
          <w:rFonts w:eastAsia="標楷體" w:hint="eastAsia"/>
        </w:rPr>
        <w:t>月份逢農曆春節及寒假，寒假假日電影院以播放本館電影為主，不對外開放租借，俟寒假結束後加強宣導本館電影院場地租借訊息。</w:t>
      </w:r>
    </w:p>
    <w:p w14:paraId="2DC157E3" w14:textId="77777777" w:rsidR="00D94437" w:rsidRDefault="00D94437" w:rsidP="00B213FE">
      <w:pPr>
        <w:pStyle w:val="aff9"/>
        <w:widowControl/>
        <w:numPr>
          <w:ilvl w:val="3"/>
          <w:numId w:val="55"/>
        </w:numPr>
        <w:spacing w:line="360" w:lineRule="exact"/>
        <w:ind w:leftChars="0" w:left="1560" w:hanging="284"/>
        <w:jc w:val="both"/>
        <w:rPr>
          <w:rFonts w:eastAsia="標楷體"/>
        </w:rPr>
      </w:pPr>
      <w:r>
        <w:rPr>
          <w:rFonts w:eastAsia="標楷體" w:hint="eastAsia"/>
        </w:rPr>
        <w:t>場地使用收入</w:t>
      </w:r>
      <w:r>
        <w:rPr>
          <w:rFonts w:eastAsia="標楷體"/>
        </w:rPr>
        <w:t>-</w:t>
      </w:r>
      <w:r>
        <w:rPr>
          <w:rFonts w:eastAsia="標楷體" w:hint="eastAsia"/>
        </w:rPr>
        <w:t>空大</w:t>
      </w:r>
      <w:r>
        <w:rPr>
          <w:rFonts w:eastAsia="標楷體"/>
        </w:rPr>
        <w:t>(</w:t>
      </w:r>
      <w:r>
        <w:rPr>
          <w:rFonts w:eastAsia="標楷體" w:hint="eastAsia"/>
        </w:rPr>
        <w:t>秘書室</w:t>
      </w:r>
      <w:r>
        <w:rPr>
          <w:rFonts w:eastAsia="標楷體"/>
        </w:rPr>
        <w:t>)</w:t>
      </w:r>
      <w:r>
        <w:rPr>
          <w:rFonts w:eastAsia="標楷體" w:hint="eastAsia"/>
        </w:rPr>
        <w:t>：</w:t>
      </w:r>
      <w:r>
        <w:rPr>
          <w:rFonts w:eastAsia="標楷體"/>
        </w:rPr>
        <w:t>113</w:t>
      </w:r>
      <w:r>
        <w:rPr>
          <w:rFonts w:eastAsia="標楷體" w:hint="eastAsia"/>
        </w:rPr>
        <w:t>年下半年租金已於</w:t>
      </w:r>
      <w:r>
        <w:rPr>
          <w:rFonts w:eastAsia="標楷體"/>
        </w:rPr>
        <w:t>113</w:t>
      </w:r>
      <w:r>
        <w:rPr>
          <w:rFonts w:eastAsia="標楷體" w:hint="eastAsia"/>
        </w:rPr>
        <w:t>年繳納，場地使用期限為</w:t>
      </w:r>
      <w:r>
        <w:rPr>
          <w:rFonts w:eastAsia="標楷體"/>
        </w:rPr>
        <w:t>114</w:t>
      </w:r>
      <w:r>
        <w:rPr>
          <w:rFonts w:eastAsia="標楷體" w:hint="eastAsia"/>
        </w:rPr>
        <w:t>年</w:t>
      </w:r>
      <w:r>
        <w:rPr>
          <w:rFonts w:eastAsia="標楷體"/>
        </w:rPr>
        <w:t>4</w:t>
      </w:r>
      <w:r>
        <w:rPr>
          <w:rFonts w:eastAsia="標楷體" w:hint="eastAsia"/>
        </w:rPr>
        <w:t>月</w:t>
      </w:r>
      <w:r>
        <w:rPr>
          <w:rFonts w:eastAsia="標楷體"/>
        </w:rPr>
        <w:t>30</w:t>
      </w:r>
      <w:r>
        <w:rPr>
          <w:rFonts w:eastAsia="標楷體" w:hint="eastAsia"/>
        </w:rPr>
        <w:t>日、</w:t>
      </w:r>
      <w:r>
        <w:rPr>
          <w:rFonts w:eastAsia="標楷體"/>
        </w:rPr>
        <w:t>114</w:t>
      </w:r>
      <w:r>
        <w:rPr>
          <w:rFonts w:eastAsia="標楷體" w:hint="eastAsia"/>
        </w:rPr>
        <w:t>年上半年租金約</w:t>
      </w:r>
      <w:r>
        <w:rPr>
          <w:rFonts w:eastAsia="標楷體"/>
        </w:rPr>
        <w:t>4</w:t>
      </w:r>
      <w:r>
        <w:rPr>
          <w:rFonts w:eastAsia="標楷體" w:hint="eastAsia"/>
        </w:rPr>
        <w:t>月繳納。</w:t>
      </w:r>
    </w:p>
    <w:p w14:paraId="6D5575C8" w14:textId="77777777" w:rsidR="00D94437" w:rsidRDefault="00D94437" w:rsidP="00B213FE">
      <w:pPr>
        <w:pStyle w:val="aff9"/>
        <w:widowControl/>
        <w:numPr>
          <w:ilvl w:val="3"/>
          <w:numId w:val="55"/>
        </w:numPr>
        <w:spacing w:line="360" w:lineRule="exact"/>
        <w:ind w:leftChars="0" w:left="1560" w:hanging="284"/>
        <w:jc w:val="both"/>
        <w:rPr>
          <w:rFonts w:eastAsia="標楷體"/>
        </w:rPr>
      </w:pPr>
      <w:r>
        <w:rPr>
          <w:rFonts w:eastAsia="標楷體" w:hint="eastAsia"/>
        </w:rPr>
        <w:t>場地使用收入</w:t>
      </w:r>
      <w:r>
        <w:rPr>
          <w:rFonts w:eastAsia="標楷體"/>
        </w:rPr>
        <w:t>-</w:t>
      </w:r>
      <w:r>
        <w:rPr>
          <w:rFonts w:eastAsia="標楷體" w:hint="eastAsia"/>
        </w:rPr>
        <w:t>太陽光電</w:t>
      </w:r>
      <w:r>
        <w:rPr>
          <w:rFonts w:eastAsia="標楷體"/>
        </w:rPr>
        <w:t>(</w:t>
      </w:r>
      <w:r>
        <w:rPr>
          <w:rFonts w:eastAsia="標楷體" w:hint="eastAsia"/>
        </w:rPr>
        <w:t>秘書室</w:t>
      </w:r>
      <w:r>
        <w:rPr>
          <w:rFonts w:eastAsia="標楷體"/>
        </w:rPr>
        <w:t>)</w:t>
      </w:r>
      <w:r>
        <w:rPr>
          <w:rFonts w:eastAsia="標楷體" w:hint="eastAsia"/>
        </w:rPr>
        <w:t>：</w:t>
      </w:r>
      <w:r>
        <w:rPr>
          <w:rFonts w:eastAsia="標楷體"/>
        </w:rPr>
        <w:t>114</w:t>
      </w:r>
      <w:r>
        <w:rPr>
          <w:rFonts w:eastAsia="標楷體" w:hint="eastAsia"/>
        </w:rPr>
        <w:t>年上半年回饋金約</w:t>
      </w:r>
      <w:r>
        <w:rPr>
          <w:rFonts w:eastAsia="標楷體"/>
        </w:rPr>
        <w:t>2</w:t>
      </w:r>
      <w:r>
        <w:rPr>
          <w:rFonts w:eastAsia="標楷體" w:hint="eastAsia"/>
        </w:rPr>
        <w:t>月底繳納、</w:t>
      </w:r>
      <w:r>
        <w:rPr>
          <w:rFonts w:eastAsia="標楷體"/>
        </w:rPr>
        <w:t>114</w:t>
      </w:r>
      <w:r>
        <w:rPr>
          <w:rFonts w:eastAsia="標楷體" w:hint="eastAsia"/>
        </w:rPr>
        <w:t>年下半年回饋金約</w:t>
      </w:r>
      <w:r>
        <w:rPr>
          <w:rFonts w:eastAsia="標楷體"/>
        </w:rPr>
        <w:t>8</w:t>
      </w:r>
      <w:r>
        <w:rPr>
          <w:rFonts w:eastAsia="標楷體" w:hint="eastAsia"/>
        </w:rPr>
        <w:t>月底繳納。</w:t>
      </w:r>
    </w:p>
    <w:p w14:paraId="02945D17" w14:textId="77777777" w:rsidR="00D94437" w:rsidRDefault="00D94437" w:rsidP="00B213FE">
      <w:pPr>
        <w:pStyle w:val="aff9"/>
        <w:widowControl/>
        <w:numPr>
          <w:ilvl w:val="3"/>
          <w:numId w:val="55"/>
        </w:numPr>
        <w:spacing w:line="360" w:lineRule="exact"/>
        <w:ind w:leftChars="0" w:left="1701" w:hanging="425"/>
        <w:jc w:val="both"/>
        <w:rPr>
          <w:rFonts w:eastAsia="標楷體"/>
        </w:rPr>
      </w:pPr>
      <w:r>
        <w:rPr>
          <w:rFonts w:eastAsia="標楷體" w:hint="eastAsia"/>
        </w:rPr>
        <w:t>場地使用收入</w:t>
      </w:r>
      <w:r>
        <w:rPr>
          <w:rFonts w:eastAsia="標楷體"/>
        </w:rPr>
        <w:t>-</w:t>
      </w:r>
      <w:r>
        <w:rPr>
          <w:rFonts w:eastAsia="標楷體" w:hint="eastAsia"/>
        </w:rPr>
        <w:t>基地台及提款機</w:t>
      </w:r>
      <w:r>
        <w:rPr>
          <w:rFonts w:eastAsia="標楷體"/>
        </w:rPr>
        <w:t>(</w:t>
      </w:r>
      <w:r>
        <w:rPr>
          <w:rFonts w:eastAsia="標楷體" w:hint="eastAsia"/>
        </w:rPr>
        <w:t>秘書室</w:t>
      </w:r>
      <w:r>
        <w:rPr>
          <w:rFonts w:eastAsia="標楷體"/>
        </w:rPr>
        <w:t>)</w:t>
      </w:r>
      <w:r>
        <w:rPr>
          <w:rFonts w:eastAsia="標楷體" w:hint="eastAsia"/>
        </w:rPr>
        <w:t>：基地台</w:t>
      </w:r>
      <w:r>
        <w:rPr>
          <w:rFonts w:eastAsia="標楷體"/>
        </w:rPr>
        <w:t>114</w:t>
      </w:r>
      <w:r>
        <w:rPr>
          <w:rFonts w:eastAsia="標楷體" w:hint="eastAsia"/>
        </w:rPr>
        <w:t>年租金約</w:t>
      </w:r>
      <w:r>
        <w:rPr>
          <w:rFonts w:eastAsia="標楷體"/>
        </w:rPr>
        <w:t>7</w:t>
      </w:r>
      <w:r>
        <w:rPr>
          <w:rFonts w:eastAsia="標楷體" w:hint="eastAsia"/>
        </w:rPr>
        <w:t>月繳納、提款機</w:t>
      </w:r>
      <w:r>
        <w:rPr>
          <w:rFonts w:eastAsia="標楷體"/>
        </w:rPr>
        <w:t>114</w:t>
      </w:r>
      <w:r>
        <w:rPr>
          <w:rFonts w:eastAsia="標楷體" w:hint="eastAsia"/>
        </w:rPr>
        <w:t>年租金約</w:t>
      </w:r>
      <w:r>
        <w:rPr>
          <w:rFonts w:eastAsia="標楷體"/>
        </w:rPr>
        <w:t>12</w:t>
      </w:r>
      <w:r>
        <w:rPr>
          <w:rFonts w:eastAsia="標楷體" w:hint="eastAsia"/>
        </w:rPr>
        <w:t>月繳納。</w:t>
      </w:r>
    </w:p>
    <w:p w14:paraId="10C3F055" w14:textId="77777777" w:rsidR="00D94437" w:rsidRDefault="00D94437" w:rsidP="00B213FE">
      <w:pPr>
        <w:pStyle w:val="aff9"/>
        <w:widowControl/>
        <w:numPr>
          <w:ilvl w:val="3"/>
          <w:numId w:val="55"/>
        </w:numPr>
        <w:spacing w:line="360" w:lineRule="exact"/>
        <w:ind w:leftChars="0" w:left="1701" w:hanging="425"/>
        <w:jc w:val="both"/>
        <w:rPr>
          <w:rFonts w:eastAsia="標楷體"/>
        </w:rPr>
      </w:pPr>
      <w:r>
        <w:rPr>
          <w:rFonts w:eastAsia="標楷體" w:hint="eastAsia"/>
        </w:rPr>
        <w:t>權利金收入</w:t>
      </w:r>
      <w:r>
        <w:rPr>
          <w:rFonts w:eastAsia="標楷體"/>
        </w:rPr>
        <w:t>(</w:t>
      </w:r>
      <w:r>
        <w:rPr>
          <w:rFonts w:eastAsia="標楷體" w:hint="eastAsia"/>
        </w:rPr>
        <w:t>蒐研組</w:t>
      </w:r>
      <w:r>
        <w:rPr>
          <w:rFonts w:eastAsia="標楷體"/>
        </w:rPr>
        <w:t>)</w:t>
      </w:r>
      <w:r>
        <w:rPr>
          <w:rFonts w:eastAsia="標楷體" w:hint="eastAsia"/>
        </w:rPr>
        <w:t>：電子資料庫權利金為半年結算一次，</w:t>
      </w:r>
      <w:r>
        <w:rPr>
          <w:rFonts w:eastAsia="標楷體"/>
        </w:rPr>
        <w:t>1</w:t>
      </w:r>
      <w:r>
        <w:rPr>
          <w:rFonts w:eastAsia="標楷體" w:hint="eastAsia"/>
        </w:rPr>
        <w:t>月尚無資料庫公司結算權利金。鑒於全球學術期刊發展趨勢，本館出版之學術期刊今年採開放取用</w:t>
      </w:r>
      <w:r>
        <w:rPr>
          <w:rFonts w:eastAsia="標楷體"/>
        </w:rPr>
        <w:t>(Open Access)</w:t>
      </w:r>
      <w:r>
        <w:rPr>
          <w:rFonts w:eastAsia="標楷體" w:hint="eastAsia"/>
        </w:rPr>
        <w:t>，無償授權資料庫公司開放下載全文，本案業於</w:t>
      </w:r>
      <w:r>
        <w:rPr>
          <w:rFonts w:eastAsia="標楷體"/>
        </w:rPr>
        <w:t>114</w:t>
      </w:r>
      <w:r>
        <w:rPr>
          <w:rFonts w:eastAsia="標楷體" w:hint="eastAsia"/>
        </w:rPr>
        <w:t>年</w:t>
      </w:r>
      <w:r>
        <w:rPr>
          <w:rFonts w:eastAsia="標楷體"/>
        </w:rPr>
        <w:t>1</w:t>
      </w:r>
      <w:r>
        <w:rPr>
          <w:rFonts w:eastAsia="標楷體" w:hint="eastAsia"/>
        </w:rPr>
        <w:t>月</w:t>
      </w:r>
      <w:r>
        <w:rPr>
          <w:rFonts w:eastAsia="標楷體"/>
        </w:rPr>
        <w:t>17</w:t>
      </w:r>
      <w:r>
        <w:rPr>
          <w:rFonts w:eastAsia="標楷體" w:hint="eastAsia"/>
        </w:rPr>
        <w:t>日簽准</w:t>
      </w:r>
      <w:r>
        <w:rPr>
          <w:rFonts w:eastAsia="標楷體"/>
        </w:rPr>
        <w:t>(</w:t>
      </w:r>
      <w:r>
        <w:rPr>
          <w:rFonts w:eastAsia="標楷體" w:hint="eastAsia"/>
        </w:rPr>
        <w:t>文號</w:t>
      </w:r>
      <w:r>
        <w:rPr>
          <w:rFonts w:eastAsia="標楷體"/>
        </w:rPr>
        <w:t>1146060044)</w:t>
      </w:r>
      <w:r>
        <w:rPr>
          <w:rFonts w:eastAsia="標楷體" w:hint="eastAsia"/>
        </w:rPr>
        <w:t>。</w:t>
      </w:r>
    </w:p>
    <w:p w14:paraId="47E7B077" w14:textId="77777777" w:rsidR="00D94437" w:rsidRDefault="00D94437" w:rsidP="00B213FE">
      <w:pPr>
        <w:pStyle w:val="aff9"/>
        <w:widowControl/>
        <w:numPr>
          <w:ilvl w:val="3"/>
          <w:numId w:val="55"/>
        </w:numPr>
        <w:spacing w:line="360" w:lineRule="exact"/>
        <w:ind w:leftChars="0" w:left="1701" w:hanging="425"/>
        <w:jc w:val="both"/>
        <w:rPr>
          <w:rFonts w:eastAsia="標楷體"/>
        </w:rPr>
      </w:pPr>
      <w:r>
        <w:rPr>
          <w:rFonts w:eastAsia="標楷體" w:hint="eastAsia"/>
        </w:rPr>
        <w:t>雜項收入</w:t>
      </w:r>
      <w:r>
        <w:rPr>
          <w:rFonts w:eastAsia="標楷體"/>
        </w:rPr>
        <w:t>-</w:t>
      </w:r>
      <w:r>
        <w:rPr>
          <w:rFonts w:eastAsia="標楷體" w:hint="eastAsia"/>
        </w:rPr>
        <w:t>文創商品收入：量測特展文創商品已全數上架在易奇趣商店，傳送此資訊給過往線上商城客戶推廣行銷本館量測特展文創商品，以提升銷售。</w:t>
      </w:r>
    </w:p>
    <w:p w14:paraId="1E69AFEE" w14:textId="77777777" w:rsidR="00D94437" w:rsidRDefault="00D94437" w:rsidP="00B213FE">
      <w:pPr>
        <w:pStyle w:val="aff9"/>
        <w:numPr>
          <w:ilvl w:val="1"/>
          <w:numId w:val="57"/>
        </w:numPr>
        <w:spacing w:line="360" w:lineRule="exact"/>
        <w:ind w:leftChars="0"/>
        <w:jc w:val="both"/>
        <w:rPr>
          <w:rFonts w:eastAsia="標楷體"/>
          <w:bCs/>
          <w:kern w:val="0"/>
        </w:rPr>
      </w:pPr>
      <w:r>
        <w:rPr>
          <w:rFonts w:eastAsia="標楷體" w:hint="eastAsia"/>
          <w:bCs/>
          <w:kern w:val="0"/>
        </w:rPr>
        <w:t>大銀幕電影院收支情形</w:t>
      </w:r>
    </w:p>
    <w:p w14:paraId="578F0A1D" w14:textId="77777777" w:rsidR="00D94437" w:rsidRDefault="00D94437" w:rsidP="00D94437">
      <w:pPr>
        <w:adjustRightInd w:val="0"/>
        <w:spacing w:line="360" w:lineRule="exact"/>
        <w:ind w:leftChars="354" w:left="850" w:firstLineChars="177" w:firstLine="425"/>
        <w:jc w:val="both"/>
        <w:rPr>
          <w:rFonts w:ascii="標楷體" w:eastAsia="標楷體" w:hAnsi="標楷體"/>
          <w:bCs/>
          <w:szCs w:val="24"/>
        </w:rPr>
      </w:pPr>
      <w:r>
        <w:rPr>
          <w:rFonts w:ascii="標楷體" w:eastAsia="標楷體" w:hAnsi="標楷體" w:hint="eastAsia"/>
          <w:bCs/>
          <w:szCs w:val="24"/>
        </w:rPr>
        <w:t>114年度1月止同期電影院收入(含場收)為36萬6,000元，支出53萬7,000元，收支短絀17萬1,000元，主要係3D數位影片「暴龍」租賃授權採購案第1期款(總價30%)53萬7,000元已辦理付款。</w:t>
      </w:r>
    </w:p>
    <w:tbl>
      <w:tblPr>
        <w:tblW w:w="9772" w:type="dxa"/>
        <w:tblInd w:w="28" w:type="dxa"/>
        <w:tblCellMar>
          <w:left w:w="28" w:type="dxa"/>
          <w:right w:w="28" w:type="dxa"/>
        </w:tblCellMar>
        <w:tblLook w:val="04A0" w:firstRow="1" w:lastRow="0" w:firstColumn="1" w:lastColumn="0" w:noHBand="0" w:noVBand="1"/>
      </w:tblPr>
      <w:tblGrid>
        <w:gridCol w:w="1732"/>
        <w:gridCol w:w="1889"/>
        <w:gridCol w:w="2131"/>
        <w:gridCol w:w="1964"/>
        <w:gridCol w:w="2056"/>
      </w:tblGrid>
      <w:tr w:rsidR="00D94437" w14:paraId="622CB46A" w14:textId="77777777" w:rsidTr="00D94437">
        <w:trPr>
          <w:trHeight w:val="330"/>
        </w:trPr>
        <w:tc>
          <w:tcPr>
            <w:tcW w:w="7716" w:type="dxa"/>
            <w:gridSpan w:val="4"/>
            <w:tcBorders>
              <w:top w:val="nil"/>
              <w:left w:val="nil"/>
              <w:bottom w:val="single" w:sz="4" w:space="0" w:color="auto"/>
              <w:right w:val="nil"/>
            </w:tcBorders>
            <w:noWrap/>
            <w:vAlign w:val="bottom"/>
            <w:hideMark/>
          </w:tcPr>
          <w:p w14:paraId="2583CD68" w14:textId="77777777" w:rsidR="00D94437" w:rsidRDefault="00D94437">
            <w:pPr>
              <w:rPr>
                <w:rFonts w:ascii="標楷體" w:eastAsia="標楷體" w:hAnsi="標楷體"/>
                <w:bCs/>
                <w:szCs w:val="24"/>
              </w:rPr>
            </w:pPr>
          </w:p>
        </w:tc>
        <w:tc>
          <w:tcPr>
            <w:tcW w:w="2056" w:type="dxa"/>
            <w:noWrap/>
            <w:vAlign w:val="bottom"/>
            <w:hideMark/>
          </w:tcPr>
          <w:p w14:paraId="4C6BE493" w14:textId="77777777" w:rsidR="00D94437" w:rsidRDefault="00D94437">
            <w:pPr>
              <w:widowControl/>
              <w:jc w:val="right"/>
              <w:rPr>
                <w:rFonts w:eastAsia="標楷體"/>
                <w:kern w:val="0"/>
                <w:sz w:val="16"/>
                <w:szCs w:val="16"/>
              </w:rPr>
            </w:pPr>
            <w:r>
              <w:rPr>
                <w:rFonts w:eastAsia="標楷體" w:hint="eastAsia"/>
                <w:kern w:val="0"/>
                <w:sz w:val="16"/>
                <w:szCs w:val="16"/>
              </w:rPr>
              <w:t>單位：新臺幣千元</w:t>
            </w:r>
          </w:p>
        </w:tc>
      </w:tr>
      <w:tr w:rsidR="00D94437" w14:paraId="5CC4D99A" w14:textId="77777777" w:rsidTr="00D94437">
        <w:trPr>
          <w:trHeight w:val="330"/>
        </w:trPr>
        <w:tc>
          <w:tcPr>
            <w:tcW w:w="1732" w:type="dxa"/>
            <w:tcBorders>
              <w:top w:val="nil"/>
              <w:left w:val="single" w:sz="4" w:space="0" w:color="auto"/>
              <w:bottom w:val="single" w:sz="4" w:space="0" w:color="auto"/>
              <w:right w:val="single" w:sz="4" w:space="0" w:color="auto"/>
            </w:tcBorders>
            <w:noWrap/>
            <w:vAlign w:val="bottom"/>
            <w:hideMark/>
          </w:tcPr>
          <w:p w14:paraId="68123E9E" w14:textId="77777777" w:rsidR="00D94437" w:rsidRDefault="00D94437">
            <w:pPr>
              <w:widowControl/>
              <w:jc w:val="center"/>
              <w:rPr>
                <w:rFonts w:eastAsia="標楷體"/>
                <w:kern w:val="0"/>
                <w:szCs w:val="24"/>
              </w:rPr>
            </w:pPr>
            <w:r>
              <w:rPr>
                <w:rFonts w:eastAsia="標楷體" w:hint="eastAsia"/>
                <w:kern w:val="0"/>
                <w:szCs w:val="24"/>
              </w:rPr>
              <w:t>項目</w:t>
            </w:r>
          </w:p>
        </w:tc>
        <w:tc>
          <w:tcPr>
            <w:tcW w:w="1889" w:type="dxa"/>
            <w:tcBorders>
              <w:top w:val="nil"/>
              <w:left w:val="nil"/>
              <w:bottom w:val="single" w:sz="4" w:space="0" w:color="auto"/>
              <w:right w:val="single" w:sz="4" w:space="0" w:color="auto"/>
            </w:tcBorders>
            <w:noWrap/>
            <w:vAlign w:val="bottom"/>
            <w:hideMark/>
          </w:tcPr>
          <w:p w14:paraId="1EF913C2" w14:textId="77777777" w:rsidR="00D94437" w:rsidRDefault="00D94437">
            <w:pPr>
              <w:widowControl/>
              <w:jc w:val="center"/>
              <w:rPr>
                <w:rFonts w:eastAsia="標楷體"/>
                <w:kern w:val="0"/>
                <w:szCs w:val="24"/>
              </w:rPr>
            </w:pPr>
            <w:r>
              <w:rPr>
                <w:rFonts w:eastAsia="標楷體" w:hint="eastAsia"/>
                <w:kern w:val="0"/>
                <w:szCs w:val="24"/>
              </w:rPr>
              <w:t>收入</w:t>
            </w:r>
          </w:p>
        </w:tc>
        <w:tc>
          <w:tcPr>
            <w:tcW w:w="2131" w:type="dxa"/>
            <w:tcBorders>
              <w:top w:val="nil"/>
              <w:left w:val="nil"/>
              <w:bottom w:val="single" w:sz="4" w:space="0" w:color="auto"/>
              <w:right w:val="single" w:sz="4" w:space="0" w:color="auto"/>
            </w:tcBorders>
            <w:noWrap/>
            <w:vAlign w:val="bottom"/>
            <w:hideMark/>
          </w:tcPr>
          <w:p w14:paraId="5477C394" w14:textId="77777777" w:rsidR="00D94437" w:rsidRDefault="00D94437">
            <w:pPr>
              <w:widowControl/>
              <w:jc w:val="center"/>
              <w:rPr>
                <w:rFonts w:eastAsia="標楷體"/>
                <w:kern w:val="0"/>
                <w:szCs w:val="24"/>
              </w:rPr>
            </w:pPr>
            <w:r>
              <w:rPr>
                <w:rFonts w:eastAsia="標楷體" w:hint="eastAsia"/>
                <w:kern w:val="0"/>
                <w:szCs w:val="24"/>
              </w:rPr>
              <w:t>支出</w:t>
            </w:r>
          </w:p>
        </w:tc>
        <w:tc>
          <w:tcPr>
            <w:tcW w:w="1964" w:type="dxa"/>
            <w:tcBorders>
              <w:top w:val="nil"/>
              <w:left w:val="nil"/>
              <w:bottom w:val="single" w:sz="4" w:space="0" w:color="auto"/>
              <w:right w:val="single" w:sz="4" w:space="0" w:color="auto"/>
            </w:tcBorders>
            <w:noWrap/>
            <w:vAlign w:val="bottom"/>
            <w:hideMark/>
          </w:tcPr>
          <w:p w14:paraId="1196F742" w14:textId="77777777" w:rsidR="00D94437" w:rsidRDefault="00D94437">
            <w:pPr>
              <w:widowControl/>
              <w:jc w:val="center"/>
              <w:rPr>
                <w:rFonts w:eastAsia="標楷體"/>
                <w:kern w:val="0"/>
                <w:szCs w:val="24"/>
              </w:rPr>
            </w:pPr>
            <w:r>
              <w:rPr>
                <w:rFonts w:eastAsia="標楷體" w:hint="eastAsia"/>
                <w:kern w:val="0"/>
                <w:szCs w:val="24"/>
              </w:rPr>
              <w:t>收支差異</w:t>
            </w:r>
          </w:p>
        </w:tc>
        <w:tc>
          <w:tcPr>
            <w:tcW w:w="2056" w:type="dxa"/>
            <w:tcBorders>
              <w:top w:val="single" w:sz="4" w:space="0" w:color="auto"/>
              <w:left w:val="nil"/>
              <w:bottom w:val="single" w:sz="4" w:space="0" w:color="auto"/>
              <w:right w:val="single" w:sz="4" w:space="0" w:color="auto"/>
            </w:tcBorders>
            <w:noWrap/>
            <w:vAlign w:val="bottom"/>
            <w:hideMark/>
          </w:tcPr>
          <w:p w14:paraId="6798676E" w14:textId="77777777" w:rsidR="00D94437" w:rsidRDefault="00D94437">
            <w:pPr>
              <w:widowControl/>
              <w:jc w:val="center"/>
              <w:rPr>
                <w:rFonts w:eastAsia="標楷體"/>
                <w:kern w:val="0"/>
                <w:szCs w:val="24"/>
              </w:rPr>
            </w:pPr>
            <w:r>
              <w:rPr>
                <w:rFonts w:eastAsia="標楷體" w:hint="eastAsia"/>
                <w:kern w:val="0"/>
                <w:szCs w:val="24"/>
              </w:rPr>
              <w:t>支出佔收入比率</w:t>
            </w:r>
          </w:p>
        </w:tc>
      </w:tr>
      <w:tr w:rsidR="00D94437" w14:paraId="4205DF64" w14:textId="77777777" w:rsidTr="00D94437">
        <w:trPr>
          <w:trHeight w:val="330"/>
        </w:trPr>
        <w:tc>
          <w:tcPr>
            <w:tcW w:w="1732" w:type="dxa"/>
            <w:tcBorders>
              <w:top w:val="nil"/>
              <w:left w:val="single" w:sz="4" w:space="0" w:color="auto"/>
              <w:bottom w:val="single" w:sz="4" w:space="0" w:color="auto"/>
              <w:right w:val="single" w:sz="4" w:space="0" w:color="auto"/>
            </w:tcBorders>
            <w:noWrap/>
            <w:vAlign w:val="bottom"/>
            <w:hideMark/>
          </w:tcPr>
          <w:p w14:paraId="06DCBF57" w14:textId="77777777" w:rsidR="00D94437" w:rsidRDefault="00D94437">
            <w:pPr>
              <w:widowControl/>
              <w:jc w:val="center"/>
              <w:rPr>
                <w:rFonts w:eastAsia="標楷體"/>
                <w:kern w:val="0"/>
                <w:szCs w:val="24"/>
              </w:rPr>
            </w:pPr>
            <w:r>
              <w:rPr>
                <w:rFonts w:eastAsia="標楷體"/>
                <w:szCs w:val="24"/>
              </w:rPr>
              <w:t>109</w:t>
            </w:r>
            <w:r>
              <w:rPr>
                <w:rFonts w:eastAsia="標楷體" w:hint="eastAsia"/>
                <w:szCs w:val="24"/>
              </w:rPr>
              <w:t>年</w:t>
            </w:r>
            <w:r>
              <w:rPr>
                <w:rFonts w:eastAsia="標楷體"/>
                <w:szCs w:val="24"/>
              </w:rPr>
              <w:t>1</w:t>
            </w:r>
            <w:r>
              <w:rPr>
                <w:rFonts w:eastAsia="標楷體" w:hint="eastAsia"/>
                <w:szCs w:val="24"/>
              </w:rPr>
              <w:t>月止</w:t>
            </w:r>
          </w:p>
        </w:tc>
        <w:tc>
          <w:tcPr>
            <w:tcW w:w="1889" w:type="dxa"/>
            <w:tcBorders>
              <w:top w:val="nil"/>
              <w:left w:val="nil"/>
              <w:bottom w:val="single" w:sz="4" w:space="0" w:color="auto"/>
              <w:right w:val="single" w:sz="4" w:space="0" w:color="auto"/>
            </w:tcBorders>
            <w:noWrap/>
            <w:vAlign w:val="bottom"/>
            <w:hideMark/>
          </w:tcPr>
          <w:p w14:paraId="5DA530A4" w14:textId="77777777" w:rsidR="00D94437" w:rsidRDefault="00D94437">
            <w:pPr>
              <w:widowControl/>
              <w:jc w:val="right"/>
              <w:rPr>
                <w:rFonts w:eastAsia="標楷體"/>
                <w:kern w:val="0"/>
                <w:szCs w:val="24"/>
              </w:rPr>
            </w:pPr>
            <w:r>
              <w:rPr>
                <w:rFonts w:eastAsia="標楷體"/>
              </w:rPr>
              <w:t xml:space="preserve">         366 </w:t>
            </w:r>
          </w:p>
        </w:tc>
        <w:tc>
          <w:tcPr>
            <w:tcW w:w="2131" w:type="dxa"/>
            <w:tcBorders>
              <w:top w:val="nil"/>
              <w:left w:val="nil"/>
              <w:bottom w:val="single" w:sz="4" w:space="0" w:color="auto"/>
              <w:right w:val="single" w:sz="4" w:space="0" w:color="auto"/>
            </w:tcBorders>
            <w:noWrap/>
            <w:vAlign w:val="bottom"/>
            <w:hideMark/>
          </w:tcPr>
          <w:p w14:paraId="2547DAB9" w14:textId="77777777" w:rsidR="00D94437" w:rsidRDefault="00D94437">
            <w:pPr>
              <w:widowControl/>
              <w:jc w:val="right"/>
              <w:rPr>
                <w:rFonts w:eastAsia="標楷體"/>
                <w:kern w:val="0"/>
                <w:szCs w:val="24"/>
              </w:rPr>
            </w:pPr>
            <w:r>
              <w:rPr>
                <w:rFonts w:eastAsia="標楷體"/>
              </w:rPr>
              <w:t>3,900</w:t>
            </w:r>
          </w:p>
        </w:tc>
        <w:tc>
          <w:tcPr>
            <w:tcW w:w="1964" w:type="dxa"/>
            <w:tcBorders>
              <w:top w:val="nil"/>
              <w:left w:val="nil"/>
              <w:bottom w:val="single" w:sz="4" w:space="0" w:color="auto"/>
              <w:right w:val="single" w:sz="4" w:space="0" w:color="auto"/>
            </w:tcBorders>
            <w:noWrap/>
            <w:vAlign w:val="bottom"/>
            <w:hideMark/>
          </w:tcPr>
          <w:p w14:paraId="509EA833" w14:textId="77777777" w:rsidR="00D94437" w:rsidRDefault="00D94437">
            <w:pPr>
              <w:widowControl/>
              <w:jc w:val="right"/>
              <w:rPr>
                <w:rFonts w:eastAsia="標楷體"/>
                <w:color w:val="FF0000"/>
                <w:kern w:val="0"/>
                <w:szCs w:val="24"/>
              </w:rPr>
            </w:pPr>
            <w:r>
              <w:rPr>
                <w:rFonts w:eastAsia="標楷體"/>
                <w:color w:val="FF0000"/>
              </w:rPr>
              <w:t xml:space="preserve">-3,534 </w:t>
            </w:r>
          </w:p>
        </w:tc>
        <w:tc>
          <w:tcPr>
            <w:tcW w:w="2056" w:type="dxa"/>
            <w:tcBorders>
              <w:top w:val="nil"/>
              <w:left w:val="nil"/>
              <w:bottom w:val="single" w:sz="4" w:space="0" w:color="auto"/>
              <w:right w:val="single" w:sz="4" w:space="0" w:color="auto"/>
            </w:tcBorders>
            <w:noWrap/>
            <w:vAlign w:val="bottom"/>
            <w:hideMark/>
          </w:tcPr>
          <w:p w14:paraId="71A780D2" w14:textId="77777777" w:rsidR="00D94437" w:rsidRDefault="00D94437">
            <w:pPr>
              <w:widowControl/>
              <w:jc w:val="right"/>
              <w:rPr>
                <w:rFonts w:eastAsia="標楷體"/>
                <w:kern w:val="0"/>
                <w:szCs w:val="24"/>
              </w:rPr>
            </w:pPr>
            <w:r>
              <w:rPr>
                <w:rFonts w:eastAsia="標楷體"/>
              </w:rPr>
              <w:t>1065.57%</w:t>
            </w:r>
          </w:p>
        </w:tc>
      </w:tr>
      <w:tr w:rsidR="00D94437" w14:paraId="7035D936" w14:textId="77777777" w:rsidTr="00D94437">
        <w:trPr>
          <w:trHeight w:val="330"/>
        </w:trPr>
        <w:tc>
          <w:tcPr>
            <w:tcW w:w="1732" w:type="dxa"/>
            <w:tcBorders>
              <w:top w:val="nil"/>
              <w:left w:val="single" w:sz="4" w:space="0" w:color="auto"/>
              <w:bottom w:val="single" w:sz="4" w:space="0" w:color="auto"/>
              <w:right w:val="single" w:sz="4" w:space="0" w:color="auto"/>
            </w:tcBorders>
            <w:noWrap/>
            <w:vAlign w:val="bottom"/>
            <w:hideMark/>
          </w:tcPr>
          <w:p w14:paraId="7657D6C4" w14:textId="77777777" w:rsidR="00D94437" w:rsidRDefault="00D94437">
            <w:pPr>
              <w:widowControl/>
              <w:jc w:val="center"/>
              <w:rPr>
                <w:rFonts w:eastAsia="標楷體"/>
                <w:kern w:val="0"/>
                <w:szCs w:val="24"/>
              </w:rPr>
            </w:pPr>
            <w:r>
              <w:rPr>
                <w:rFonts w:eastAsia="標楷體"/>
                <w:szCs w:val="24"/>
              </w:rPr>
              <w:t>110</w:t>
            </w:r>
            <w:r>
              <w:rPr>
                <w:rFonts w:eastAsia="標楷體" w:hint="eastAsia"/>
                <w:szCs w:val="24"/>
              </w:rPr>
              <w:t>年</w:t>
            </w:r>
            <w:r>
              <w:rPr>
                <w:rFonts w:eastAsia="標楷體"/>
                <w:szCs w:val="24"/>
              </w:rPr>
              <w:t>1</w:t>
            </w:r>
            <w:r>
              <w:rPr>
                <w:rFonts w:eastAsia="標楷體" w:hint="eastAsia"/>
                <w:szCs w:val="24"/>
              </w:rPr>
              <w:t>月止</w:t>
            </w:r>
          </w:p>
        </w:tc>
        <w:tc>
          <w:tcPr>
            <w:tcW w:w="1889" w:type="dxa"/>
            <w:tcBorders>
              <w:top w:val="nil"/>
              <w:left w:val="nil"/>
              <w:bottom w:val="single" w:sz="4" w:space="0" w:color="auto"/>
              <w:right w:val="single" w:sz="4" w:space="0" w:color="auto"/>
            </w:tcBorders>
            <w:noWrap/>
            <w:vAlign w:val="bottom"/>
            <w:hideMark/>
          </w:tcPr>
          <w:p w14:paraId="22D71C6F" w14:textId="77777777" w:rsidR="00D94437" w:rsidRDefault="00D94437">
            <w:pPr>
              <w:widowControl/>
              <w:ind w:left="240" w:hangingChars="100" w:hanging="240"/>
              <w:jc w:val="right"/>
              <w:rPr>
                <w:rFonts w:eastAsia="標楷體"/>
                <w:kern w:val="0"/>
                <w:szCs w:val="24"/>
              </w:rPr>
            </w:pPr>
            <w:r>
              <w:rPr>
                <w:rFonts w:eastAsia="標楷體"/>
              </w:rPr>
              <w:t xml:space="preserve">         277 </w:t>
            </w:r>
          </w:p>
        </w:tc>
        <w:tc>
          <w:tcPr>
            <w:tcW w:w="2131" w:type="dxa"/>
            <w:tcBorders>
              <w:top w:val="nil"/>
              <w:left w:val="nil"/>
              <w:bottom w:val="single" w:sz="4" w:space="0" w:color="auto"/>
              <w:right w:val="single" w:sz="4" w:space="0" w:color="auto"/>
            </w:tcBorders>
            <w:noWrap/>
            <w:vAlign w:val="bottom"/>
            <w:hideMark/>
          </w:tcPr>
          <w:p w14:paraId="316A9249" w14:textId="77777777" w:rsidR="00D94437" w:rsidRDefault="00D94437">
            <w:pPr>
              <w:widowControl/>
              <w:jc w:val="right"/>
              <w:rPr>
                <w:rFonts w:eastAsia="標楷體"/>
                <w:kern w:val="0"/>
                <w:szCs w:val="24"/>
              </w:rPr>
            </w:pPr>
            <w:r>
              <w:rPr>
                <w:rFonts w:eastAsia="標楷體"/>
              </w:rPr>
              <w:t>0</w:t>
            </w:r>
          </w:p>
        </w:tc>
        <w:tc>
          <w:tcPr>
            <w:tcW w:w="1964" w:type="dxa"/>
            <w:tcBorders>
              <w:top w:val="nil"/>
              <w:left w:val="nil"/>
              <w:bottom w:val="single" w:sz="4" w:space="0" w:color="auto"/>
              <w:right w:val="single" w:sz="4" w:space="0" w:color="auto"/>
            </w:tcBorders>
            <w:noWrap/>
            <w:vAlign w:val="bottom"/>
            <w:hideMark/>
          </w:tcPr>
          <w:p w14:paraId="607ACAB1" w14:textId="77777777" w:rsidR="00D94437" w:rsidRDefault="00D94437">
            <w:pPr>
              <w:widowControl/>
              <w:jc w:val="right"/>
              <w:rPr>
                <w:rFonts w:eastAsia="標楷體"/>
                <w:kern w:val="0"/>
                <w:szCs w:val="24"/>
              </w:rPr>
            </w:pPr>
            <w:r>
              <w:rPr>
                <w:rFonts w:eastAsia="標楷體"/>
              </w:rPr>
              <w:t xml:space="preserve">277 </w:t>
            </w:r>
          </w:p>
        </w:tc>
        <w:tc>
          <w:tcPr>
            <w:tcW w:w="2056" w:type="dxa"/>
            <w:tcBorders>
              <w:top w:val="nil"/>
              <w:left w:val="nil"/>
              <w:bottom w:val="single" w:sz="4" w:space="0" w:color="auto"/>
              <w:right w:val="single" w:sz="4" w:space="0" w:color="auto"/>
            </w:tcBorders>
            <w:noWrap/>
            <w:vAlign w:val="bottom"/>
            <w:hideMark/>
          </w:tcPr>
          <w:p w14:paraId="61BECFC6" w14:textId="77777777" w:rsidR="00D94437" w:rsidRDefault="00D94437">
            <w:pPr>
              <w:widowControl/>
              <w:jc w:val="right"/>
              <w:rPr>
                <w:rFonts w:eastAsia="標楷體"/>
                <w:kern w:val="0"/>
                <w:szCs w:val="24"/>
              </w:rPr>
            </w:pPr>
            <w:r>
              <w:rPr>
                <w:rFonts w:eastAsia="標楷體"/>
              </w:rPr>
              <w:t>0.00%</w:t>
            </w:r>
          </w:p>
        </w:tc>
      </w:tr>
      <w:tr w:rsidR="00D94437" w14:paraId="7644FDBB" w14:textId="77777777" w:rsidTr="00D94437">
        <w:trPr>
          <w:trHeight w:val="330"/>
        </w:trPr>
        <w:tc>
          <w:tcPr>
            <w:tcW w:w="1732" w:type="dxa"/>
            <w:tcBorders>
              <w:top w:val="nil"/>
              <w:left w:val="single" w:sz="4" w:space="0" w:color="auto"/>
              <w:bottom w:val="single" w:sz="4" w:space="0" w:color="auto"/>
              <w:right w:val="single" w:sz="4" w:space="0" w:color="auto"/>
            </w:tcBorders>
            <w:noWrap/>
            <w:vAlign w:val="bottom"/>
            <w:hideMark/>
          </w:tcPr>
          <w:p w14:paraId="5CDAD73D" w14:textId="77777777" w:rsidR="00D94437" w:rsidRDefault="00D94437">
            <w:pPr>
              <w:widowControl/>
              <w:jc w:val="center"/>
              <w:rPr>
                <w:rFonts w:eastAsia="標楷體"/>
                <w:kern w:val="0"/>
                <w:szCs w:val="24"/>
              </w:rPr>
            </w:pPr>
            <w:r>
              <w:rPr>
                <w:rFonts w:eastAsia="標楷體"/>
                <w:szCs w:val="24"/>
              </w:rPr>
              <w:t>111</w:t>
            </w:r>
            <w:r>
              <w:rPr>
                <w:rFonts w:eastAsia="標楷體" w:hint="eastAsia"/>
                <w:szCs w:val="24"/>
              </w:rPr>
              <w:t>年</w:t>
            </w:r>
            <w:r>
              <w:rPr>
                <w:rFonts w:eastAsia="標楷體"/>
                <w:szCs w:val="24"/>
              </w:rPr>
              <w:t>1</w:t>
            </w:r>
            <w:r>
              <w:rPr>
                <w:rFonts w:eastAsia="標楷體" w:hint="eastAsia"/>
                <w:szCs w:val="24"/>
              </w:rPr>
              <w:t>月止</w:t>
            </w:r>
          </w:p>
        </w:tc>
        <w:tc>
          <w:tcPr>
            <w:tcW w:w="1889" w:type="dxa"/>
            <w:tcBorders>
              <w:top w:val="nil"/>
              <w:left w:val="nil"/>
              <w:bottom w:val="single" w:sz="4" w:space="0" w:color="auto"/>
              <w:right w:val="single" w:sz="4" w:space="0" w:color="auto"/>
            </w:tcBorders>
            <w:noWrap/>
            <w:vAlign w:val="bottom"/>
            <w:hideMark/>
          </w:tcPr>
          <w:p w14:paraId="52802B48" w14:textId="77777777" w:rsidR="00D94437" w:rsidRDefault="00D94437">
            <w:pPr>
              <w:widowControl/>
              <w:jc w:val="right"/>
              <w:rPr>
                <w:rFonts w:eastAsia="標楷體"/>
                <w:kern w:val="0"/>
                <w:szCs w:val="24"/>
              </w:rPr>
            </w:pPr>
            <w:r>
              <w:rPr>
                <w:rFonts w:eastAsia="標楷體"/>
              </w:rPr>
              <w:t xml:space="preserve">          127 </w:t>
            </w:r>
          </w:p>
        </w:tc>
        <w:tc>
          <w:tcPr>
            <w:tcW w:w="2131" w:type="dxa"/>
            <w:tcBorders>
              <w:top w:val="nil"/>
              <w:left w:val="nil"/>
              <w:bottom w:val="single" w:sz="4" w:space="0" w:color="auto"/>
              <w:right w:val="single" w:sz="4" w:space="0" w:color="auto"/>
            </w:tcBorders>
            <w:noWrap/>
            <w:vAlign w:val="bottom"/>
            <w:hideMark/>
          </w:tcPr>
          <w:p w14:paraId="1A09471E" w14:textId="77777777" w:rsidR="00D94437" w:rsidRDefault="00D94437">
            <w:pPr>
              <w:widowControl/>
              <w:jc w:val="right"/>
              <w:rPr>
                <w:rFonts w:eastAsia="標楷體"/>
                <w:kern w:val="0"/>
                <w:szCs w:val="24"/>
              </w:rPr>
            </w:pPr>
            <w:r>
              <w:rPr>
                <w:rFonts w:eastAsia="標楷體"/>
              </w:rPr>
              <w:t>0</w:t>
            </w:r>
          </w:p>
        </w:tc>
        <w:tc>
          <w:tcPr>
            <w:tcW w:w="1964" w:type="dxa"/>
            <w:tcBorders>
              <w:top w:val="nil"/>
              <w:left w:val="nil"/>
              <w:bottom w:val="single" w:sz="4" w:space="0" w:color="auto"/>
              <w:right w:val="single" w:sz="4" w:space="0" w:color="auto"/>
            </w:tcBorders>
            <w:noWrap/>
            <w:vAlign w:val="bottom"/>
            <w:hideMark/>
          </w:tcPr>
          <w:p w14:paraId="70FA1B31" w14:textId="77777777" w:rsidR="00D94437" w:rsidRDefault="00D94437">
            <w:pPr>
              <w:widowControl/>
              <w:jc w:val="right"/>
              <w:rPr>
                <w:rFonts w:eastAsia="標楷體"/>
                <w:kern w:val="0"/>
                <w:szCs w:val="24"/>
              </w:rPr>
            </w:pPr>
            <w:r>
              <w:rPr>
                <w:rFonts w:eastAsia="標楷體"/>
              </w:rPr>
              <w:t xml:space="preserve">          127 </w:t>
            </w:r>
          </w:p>
        </w:tc>
        <w:tc>
          <w:tcPr>
            <w:tcW w:w="2056" w:type="dxa"/>
            <w:tcBorders>
              <w:top w:val="nil"/>
              <w:left w:val="nil"/>
              <w:bottom w:val="single" w:sz="4" w:space="0" w:color="auto"/>
              <w:right w:val="single" w:sz="4" w:space="0" w:color="auto"/>
            </w:tcBorders>
            <w:noWrap/>
            <w:vAlign w:val="bottom"/>
            <w:hideMark/>
          </w:tcPr>
          <w:p w14:paraId="45F22A13" w14:textId="77777777" w:rsidR="00D94437" w:rsidRDefault="00D94437">
            <w:pPr>
              <w:widowControl/>
              <w:jc w:val="right"/>
              <w:rPr>
                <w:rFonts w:eastAsia="標楷體"/>
                <w:kern w:val="0"/>
                <w:szCs w:val="24"/>
              </w:rPr>
            </w:pPr>
            <w:r>
              <w:rPr>
                <w:rFonts w:eastAsia="標楷體"/>
              </w:rPr>
              <w:t>0.00%</w:t>
            </w:r>
          </w:p>
        </w:tc>
      </w:tr>
      <w:tr w:rsidR="00D94437" w14:paraId="0D1B1014" w14:textId="77777777" w:rsidTr="00D94437">
        <w:trPr>
          <w:trHeight w:val="330"/>
        </w:trPr>
        <w:tc>
          <w:tcPr>
            <w:tcW w:w="1732" w:type="dxa"/>
            <w:tcBorders>
              <w:top w:val="nil"/>
              <w:left w:val="single" w:sz="4" w:space="0" w:color="auto"/>
              <w:bottom w:val="single" w:sz="4" w:space="0" w:color="auto"/>
              <w:right w:val="single" w:sz="4" w:space="0" w:color="auto"/>
            </w:tcBorders>
            <w:noWrap/>
            <w:vAlign w:val="bottom"/>
            <w:hideMark/>
          </w:tcPr>
          <w:p w14:paraId="4FC6DF2D" w14:textId="77777777" w:rsidR="00D94437" w:rsidRDefault="00D94437">
            <w:pPr>
              <w:widowControl/>
              <w:jc w:val="center"/>
              <w:rPr>
                <w:rFonts w:eastAsia="標楷體"/>
                <w:kern w:val="0"/>
                <w:szCs w:val="24"/>
              </w:rPr>
            </w:pPr>
            <w:r>
              <w:rPr>
                <w:rFonts w:eastAsia="標楷體"/>
                <w:szCs w:val="24"/>
              </w:rPr>
              <w:t>112</w:t>
            </w:r>
            <w:r>
              <w:rPr>
                <w:rFonts w:eastAsia="標楷體" w:hint="eastAsia"/>
                <w:szCs w:val="24"/>
              </w:rPr>
              <w:t>年</w:t>
            </w:r>
            <w:r>
              <w:rPr>
                <w:rFonts w:eastAsia="標楷體"/>
                <w:szCs w:val="24"/>
              </w:rPr>
              <w:t>1</w:t>
            </w:r>
            <w:r>
              <w:rPr>
                <w:rFonts w:eastAsia="標楷體" w:hint="eastAsia"/>
                <w:szCs w:val="24"/>
              </w:rPr>
              <w:t>月止</w:t>
            </w:r>
          </w:p>
        </w:tc>
        <w:tc>
          <w:tcPr>
            <w:tcW w:w="1889" w:type="dxa"/>
            <w:tcBorders>
              <w:top w:val="nil"/>
              <w:left w:val="nil"/>
              <w:bottom w:val="single" w:sz="4" w:space="0" w:color="auto"/>
              <w:right w:val="single" w:sz="4" w:space="0" w:color="auto"/>
            </w:tcBorders>
            <w:noWrap/>
            <w:vAlign w:val="bottom"/>
            <w:hideMark/>
          </w:tcPr>
          <w:p w14:paraId="1B6C9F16" w14:textId="77777777" w:rsidR="00D94437" w:rsidRDefault="00D94437">
            <w:pPr>
              <w:widowControl/>
              <w:jc w:val="right"/>
              <w:rPr>
                <w:rFonts w:eastAsia="標楷體"/>
                <w:kern w:val="0"/>
                <w:szCs w:val="24"/>
              </w:rPr>
            </w:pPr>
            <w:r>
              <w:rPr>
                <w:rFonts w:eastAsia="標楷體"/>
              </w:rPr>
              <w:t xml:space="preserve">          409 </w:t>
            </w:r>
          </w:p>
        </w:tc>
        <w:tc>
          <w:tcPr>
            <w:tcW w:w="2131" w:type="dxa"/>
            <w:tcBorders>
              <w:top w:val="nil"/>
              <w:left w:val="nil"/>
              <w:bottom w:val="single" w:sz="4" w:space="0" w:color="auto"/>
              <w:right w:val="single" w:sz="4" w:space="0" w:color="auto"/>
            </w:tcBorders>
            <w:noWrap/>
            <w:vAlign w:val="bottom"/>
            <w:hideMark/>
          </w:tcPr>
          <w:p w14:paraId="311FCB63" w14:textId="77777777" w:rsidR="00D94437" w:rsidRDefault="00D94437">
            <w:pPr>
              <w:widowControl/>
              <w:jc w:val="right"/>
              <w:rPr>
                <w:rFonts w:eastAsia="標楷體"/>
                <w:kern w:val="0"/>
                <w:szCs w:val="24"/>
              </w:rPr>
            </w:pPr>
            <w:r>
              <w:rPr>
                <w:rFonts w:eastAsia="標楷體"/>
              </w:rPr>
              <w:t>0</w:t>
            </w:r>
          </w:p>
        </w:tc>
        <w:tc>
          <w:tcPr>
            <w:tcW w:w="1964" w:type="dxa"/>
            <w:tcBorders>
              <w:top w:val="nil"/>
              <w:left w:val="nil"/>
              <w:bottom w:val="single" w:sz="4" w:space="0" w:color="auto"/>
              <w:right w:val="single" w:sz="4" w:space="0" w:color="auto"/>
            </w:tcBorders>
            <w:noWrap/>
            <w:vAlign w:val="bottom"/>
            <w:hideMark/>
          </w:tcPr>
          <w:p w14:paraId="2BCA57E1" w14:textId="77777777" w:rsidR="00D94437" w:rsidRDefault="00D94437">
            <w:pPr>
              <w:widowControl/>
              <w:jc w:val="right"/>
              <w:rPr>
                <w:rFonts w:eastAsia="標楷體"/>
                <w:kern w:val="0"/>
                <w:szCs w:val="24"/>
              </w:rPr>
            </w:pPr>
            <w:r>
              <w:rPr>
                <w:rFonts w:eastAsia="標楷體"/>
              </w:rPr>
              <w:t>409</w:t>
            </w:r>
          </w:p>
        </w:tc>
        <w:tc>
          <w:tcPr>
            <w:tcW w:w="2056" w:type="dxa"/>
            <w:tcBorders>
              <w:top w:val="nil"/>
              <w:left w:val="nil"/>
              <w:bottom w:val="single" w:sz="4" w:space="0" w:color="auto"/>
              <w:right w:val="single" w:sz="4" w:space="0" w:color="auto"/>
            </w:tcBorders>
            <w:noWrap/>
            <w:vAlign w:val="bottom"/>
            <w:hideMark/>
          </w:tcPr>
          <w:p w14:paraId="0C9A0E16" w14:textId="77777777" w:rsidR="00D94437" w:rsidRDefault="00D94437">
            <w:pPr>
              <w:widowControl/>
              <w:jc w:val="right"/>
              <w:rPr>
                <w:rFonts w:eastAsia="標楷體"/>
                <w:kern w:val="0"/>
                <w:szCs w:val="24"/>
              </w:rPr>
            </w:pPr>
            <w:r>
              <w:rPr>
                <w:rFonts w:eastAsia="標楷體"/>
              </w:rPr>
              <w:t>0.00%</w:t>
            </w:r>
          </w:p>
        </w:tc>
      </w:tr>
      <w:tr w:rsidR="00D94437" w14:paraId="1E6B95D9" w14:textId="77777777" w:rsidTr="00D94437">
        <w:trPr>
          <w:trHeight w:val="330"/>
        </w:trPr>
        <w:tc>
          <w:tcPr>
            <w:tcW w:w="1732" w:type="dxa"/>
            <w:tcBorders>
              <w:top w:val="nil"/>
              <w:left w:val="single" w:sz="4" w:space="0" w:color="auto"/>
              <w:bottom w:val="single" w:sz="4" w:space="0" w:color="auto"/>
              <w:right w:val="single" w:sz="4" w:space="0" w:color="auto"/>
            </w:tcBorders>
            <w:noWrap/>
            <w:vAlign w:val="bottom"/>
            <w:hideMark/>
          </w:tcPr>
          <w:p w14:paraId="62447793" w14:textId="77777777" w:rsidR="00D94437" w:rsidRDefault="00D94437">
            <w:pPr>
              <w:widowControl/>
              <w:jc w:val="center"/>
              <w:rPr>
                <w:rFonts w:eastAsia="標楷體"/>
                <w:kern w:val="0"/>
                <w:szCs w:val="24"/>
              </w:rPr>
            </w:pPr>
            <w:r>
              <w:rPr>
                <w:rFonts w:eastAsia="標楷體"/>
                <w:szCs w:val="24"/>
              </w:rPr>
              <w:t>113</w:t>
            </w:r>
            <w:r>
              <w:rPr>
                <w:rFonts w:eastAsia="標楷體" w:hint="eastAsia"/>
                <w:szCs w:val="24"/>
              </w:rPr>
              <w:t>年</w:t>
            </w:r>
            <w:r>
              <w:rPr>
                <w:rFonts w:eastAsia="標楷體"/>
                <w:szCs w:val="24"/>
              </w:rPr>
              <w:t>1</w:t>
            </w:r>
            <w:r>
              <w:rPr>
                <w:rFonts w:eastAsia="標楷體" w:hint="eastAsia"/>
                <w:szCs w:val="24"/>
              </w:rPr>
              <w:t>月止</w:t>
            </w:r>
          </w:p>
        </w:tc>
        <w:tc>
          <w:tcPr>
            <w:tcW w:w="1889" w:type="dxa"/>
            <w:tcBorders>
              <w:top w:val="nil"/>
              <w:left w:val="nil"/>
              <w:bottom w:val="single" w:sz="4" w:space="0" w:color="auto"/>
              <w:right w:val="single" w:sz="4" w:space="0" w:color="auto"/>
            </w:tcBorders>
            <w:noWrap/>
            <w:vAlign w:val="bottom"/>
            <w:hideMark/>
          </w:tcPr>
          <w:p w14:paraId="77AC37F6" w14:textId="77777777" w:rsidR="00D94437" w:rsidRDefault="00D94437">
            <w:pPr>
              <w:widowControl/>
              <w:jc w:val="right"/>
              <w:rPr>
                <w:rFonts w:eastAsia="標楷體"/>
                <w:kern w:val="0"/>
                <w:szCs w:val="24"/>
              </w:rPr>
            </w:pPr>
            <w:r>
              <w:rPr>
                <w:rFonts w:eastAsia="標楷體"/>
              </w:rPr>
              <w:t xml:space="preserve">          257 </w:t>
            </w:r>
          </w:p>
        </w:tc>
        <w:tc>
          <w:tcPr>
            <w:tcW w:w="2131" w:type="dxa"/>
            <w:tcBorders>
              <w:top w:val="nil"/>
              <w:left w:val="nil"/>
              <w:bottom w:val="single" w:sz="4" w:space="0" w:color="auto"/>
              <w:right w:val="single" w:sz="4" w:space="0" w:color="auto"/>
            </w:tcBorders>
            <w:noWrap/>
            <w:vAlign w:val="bottom"/>
            <w:hideMark/>
          </w:tcPr>
          <w:p w14:paraId="24EBD859" w14:textId="77777777" w:rsidR="00D94437" w:rsidRDefault="00D94437">
            <w:pPr>
              <w:widowControl/>
              <w:jc w:val="right"/>
              <w:rPr>
                <w:rFonts w:eastAsia="標楷體"/>
                <w:kern w:val="0"/>
                <w:szCs w:val="24"/>
              </w:rPr>
            </w:pPr>
            <w:r>
              <w:rPr>
                <w:rFonts w:eastAsia="標楷體"/>
              </w:rPr>
              <w:t>0</w:t>
            </w:r>
          </w:p>
        </w:tc>
        <w:tc>
          <w:tcPr>
            <w:tcW w:w="1964" w:type="dxa"/>
            <w:tcBorders>
              <w:top w:val="nil"/>
              <w:left w:val="nil"/>
              <w:bottom w:val="single" w:sz="4" w:space="0" w:color="auto"/>
              <w:right w:val="single" w:sz="4" w:space="0" w:color="auto"/>
            </w:tcBorders>
            <w:noWrap/>
            <w:vAlign w:val="bottom"/>
            <w:hideMark/>
          </w:tcPr>
          <w:p w14:paraId="06D78B1A" w14:textId="77777777" w:rsidR="00D94437" w:rsidRDefault="00D94437">
            <w:pPr>
              <w:widowControl/>
              <w:jc w:val="right"/>
              <w:rPr>
                <w:rFonts w:eastAsia="標楷體"/>
                <w:kern w:val="0"/>
                <w:szCs w:val="24"/>
              </w:rPr>
            </w:pPr>
            <w:r>
              <w:rPr>
                <w:rFonts w:eastAsia="標楷體"/>
              </w:rPr>
              <w:t>257</w:t>
            </w:r>
          </w:p>
        </w:tc>
        <w:tc>
          <w:tcPr>
            <w:tcW w:w="2056" w:type="dxa"/>
            <w:tcBorders>
              <w:top w:val="nil"/>
              <w:left w:val="nil"/>
              <w:bottom w:val="single" w:sz="4" w:space="0" w:color="auto"/>
              <w:right w:val="single" w:sz="4" w:space="0" w:color="auto"/>
            </w:tcBorders>
            <w:noWrap/>
            <w:vAlign w:val="bottom"/>
            <w:hideMark/>
          </w:tcPr>
          <w:p w14:paraId="160023D6" w14:textId="77777777" w:rsidR="00D94437" w:rsidRDefault="00D94437">
            <w:pPr>
              <w:widowControl/>
              <w:jc w:val="right"/>
              <w:rPr>
                <w:rFonts w:eastAsia="標楷體"/>
                <w:kern w:val="0"/>
                <w:szCs w:val="24"/>
              </w:rPr>
            </w:pPr>
            <w:r>
              <w:rPr>
                <w:rFonts w:eastAsia="標楷體"/>
              </w:rPr>
              <w:t>0.00%</w:t>
            </w:r>
          </w:p>
        </w:tc>
      </w:tr>
      <w:tr w:rsidR="00D94437" w14:paraId="10105E8B" w14:textId="77777777" w:rsidTr="00D94437">
        <w:trPr>
          <w:trHeight w:val="344"/>
        </w:trPr>
        <w:tc>
          <w:tcPr>
            <w:tcW w:w="1732" w:type="dxa"/>
            <w:tcBorders>
              <w:top w:val="nil"/>
              <w:left w:val="single" w:sz="4" w:space="0" w:color="auto"/>
              <w:bottom w:val="single" w:sz="4" w:space="0" w:color="auto"/>
              <w:right w:val="single" w:sz="4" w:space="0" w:color="auto"/>
            </w:tcBorders>
            <w:noWrap/>
            <w:vAlign w:val="bottom"/>
            <w:hideMark/>
          </w:tcPr>
          <w:p w14:paraId="206055CA" w14:textId="77777777" w:rsidR="00D94437" w:rsidRDefault="00D94437">
            <w:pPr>
              <w:widowControl/>
              <w:jc w:val="center"/>
              <w:rPr>
                <w:rFonts w:eastAsia="標楷體"/>
                <w:kern w:val="0"/>
                <w:szCs w:val="24"/>
              </w:rPr>
            </w:pPr>
            <w:r>
              <w:rPr>
                <w:rFonts w:eastAsia="標楷體"/>
                <w:szCs w:val="24"/>
              </w:rPr>
              <w:t>114</w:t>
            </w:r>
            <w:r>
              <w:rPr>
                <w:rFonts w:eastAsia="標楷體" w:hint="eastAsia"/>
                <w:szCs w:val="24"/>
              </w:rPr>
              <w:t>年</w:t>
            </w:r>
            <w:r>
              <w:rPr>
                <w:rFonts w:eastAsia="標楷體"/>
                <w:szCs w:val="24"/>
              </w:rPr>
              <w:t>1</w:t>
            </w:r>
            <w:r>
              <w:rPr>
                <w:rFonts w:eastAsia="標楷體" w:hint="eastAsia"/>
                <w:szCs w:val="24"/>
              </w:rPr>
              <w:t>月止</w:t>
            </w:r>
          </w:p>
        </w:tc>
        <w:tc>
          <w:tcPr>
            <w:tcW w:w="1889" w:type="dxa"/>
            <w:tcBorders>
              <w:top w:val="single" w:sz="4" w:space="0" w:color="auto"/>
              <w:left w:val="nil"/>
              <w:bottom w:val="single" w:sz="4" w:space="0" w:color="auto"/>
              <w:right w:val="single" w:sz="4" w:space="0" w:color="auto"/>
            </w:tcBorders>
            <w:noWrap/>
            <w:vAlign w:val="bottom"/>
            <w:hideMark/>
          </w:tcPr>
          <w:p w14:paraId="2AC7E373" w14:textId="77777777" w:rsidR="00D94437" w:rsidRDefault="00D94437">
            <w:pPr>
              <w:widowControl/>
              <w:jc w:val="right"/>
              <w:rPr>
                <w:rFonts w:eastAsia="標楷體"/>
                <w:kern w:val="0"/>
                <w:szCs w:val="24"/>
              </w:rPr>
            </w:pPr>
            <w:r>
              <w:rPr>
                <w:rFonts w:eastAsia="標楷體"/>
              </w:rPr>
              <w:t>366</w:t>
            </w:r>
          </w:p>
        </w:tc>
        <w:tc>
          <w:tcPr>
            <w:tcW w:w="2131" w:type="dxa"/>
            <w:tcBorders>
              <w:top w:val="single" w:sz="4" w:space="0" w:color="auto"/>
              <w:left w:val="nil"/>
              <w:bottom w:val="single" w:sz="4" w:space="0" w:color="auto"/>
              <w:right w:val="single" w:sz="4" w:space="0" w:color="auto"/>
            </w:tcBorders>
            <w:noWrap/>
            <w:vAlign w:val="bottom"/>
            <w:hideMark/>
          </w:tcPr>
          <w:p w14:paraId="516D8E0A" w14:textId="77777777" w:rsidR="00D94437" w:rsidRDefault="00D94437">
            <w:pPr>
              <w:widowControl/>
              <w:jc w:val="right"/>
              <w:rPr>
                <w:rFonts w:eastAsia="標楷體"/>
                <w:kern w:val="0"/>
                <w:szCs w:val="24"/>
              </w:rPr>
            </w:pPr>
            <w:r>
              <w:rPr>
                <w:rFonts w:eastAsia="標楷體"/>
              </w:rPr>
              <w:t>537</w:t>
            </w:r>
          </w:p>
        </w:tc>
        <w:tc>
          <w:tcPr>
            <w:tcW w:w="1964" w:type="dxa"/>
            <w:tcBorders>
              <w:top w:val="nil"/>
              <w:left w:val="nil"/>
              <w:bottom w:val="single" w:sz="4" w:space="0" w:color="auto"/>
              <w:right w:val="single" w:sz="4" w:space="0" w:color="auto"/>
            </w:tcBorders>
            <w:noWrap/>
            <w:vAlign w:val="bottom"/>
            <w:hideMark/>
          </w:tcPr>
          <w:p w14:paraId="72EEF89C" w14:textId="77777777" w:rsidR="00D94437" w:rsidRDefault="00D94437">
            <w:pPr>
              <w:widowControl/>
              <w:jc w:val="right"/>
              <w:rPr>
                <w:rFonts w:eastAsia="標楷體"/>
                <w:color w:val="FF0000"/>
                <w:kern w:val="0"/>
                <w:szCs w:val="24"/>
              </w:rPr>
            </w:pPr>
            <w:r>
              <w:rPr>
                <w:rFonts w:eastAsia="標楷體"/>
                <w:color w:val="FF0000"/>
              </w:rPr>
              <w:t xml:space="preserve">       -171 </w:t>
            </w:r>
          </w:p>
        </w:tc>
        <w:tc>
          <w:tcPr>
            <w:tcW w:w="2056" w:type="dxa"/>
            <w:tcBorders>
              <w:top w:val="nil"/>
              <w:left w:val="nil"/>
              <w:bottom w:val="single" w:sz="4" w:space="0" w:color="auto"/>
              <w:right w:val="single" w:sz="4" w:space="0" w:color="auto"/>
            </w:tcBorders>
            <w:noWrap/>
            <w:vAlign w:val="bottom"/>
            <w:hideMark/>
          </w:tcPr>
          <w:p w14:paraId="54C476DA" w14:textId="77777777" w:rsidR="00D94437" w:rsidRDefault="00D94437">
            <w:pPr>
              <w:widowControl/>
              <w:jc w:val="right"/>
              <w:rPr>
                <w:rFonts w:eastAsia="標楷體"/>
                <w:kern w:val="0"/>
                <w:szCs w:val="24"/>
              </w:rPr>
            </w:pPr>
            <w:r>
              <w:rPr>
                <w:rFonts w:eastAsia="標楷體"/>
              </w:rPr>
              <w:t>146.72%</w:t>
            </w:r>
          </w:p>
        </w:tc>
      </w:tr>
    </w:tbl>
    <w:p w14:paraId="5F07A9B3" w14:textId="69B7BEB5" w:rsidR="00D94437" w:rsidRDefault="00D94437" w:rsidP="00D94437">
      <w:pPr>
        <w:pStyle w:val="aff9"/>
        <w:spacing w:line="360" w:lineRule="exact"/>
        <w:ind w:leftChars="0" w:left="567"/>
        <w:jc w:val="both"/>
        <w:rPr>
          <w:rFonts w:eastAsia="標楷體"/>
          <w:b/>
          <w:bCs/>
          <w:szCs w:val="20"/>
        </w:rPr>
      </w:pPr>
      <w:r>
        <w:rPr>
          <w:noProof/>
          <w:szCs w:val="20"/>
        </w:rPr>
        <w:drawing>
          <wp:anchor distT="0" distB="0" distL="114300" distR="114300" simplePos="0" relativeHeight="251670533" behindDoc="0" locked="0" layoutInCell="1" allowOverlap="1" wp14:anchorId="652FBB40" wp14:editId="74C5F793">
            <wp:simplePos x="0" y="0"/>
            <wp:positionH relativeFrom="column">
              <wp:posOffset>274320</wp:posOffset>
            </wp:positionH>
            <wp:positionV relativeFrom="paragraph">
              <wp:posOffset>69215</wp:posOffset>
            </wp:positionV>
            <wp:extent cx="5397500" cy="2357120"/>
            <wp:effectExtent l="0" t="0" r="0" b="5080"/>
            <wp:wrapNone/>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7500" cy="2357120"/>
                    </a:xfrm>
                    <a:prstGeom prst="rect">
                      <a:avLst/>
                    </a:prstGeom>
                    <a:noFill/>
                  </pic:spPr>
                </pic:pic>
              </a:graphicData>
            </a:graphic>
            <wp14:sizeRelH relativeFrom="page">
              <wp14:pctWidth>0</wp14:pctWidth>
            </wp14:sizeRelH>
            <wp14:sizeRelV relativeFrom="page">
              <wp14:pctHeight>0</wp14:pctHeight>
            </wp14:sizeRelV>
          </wp:anchor>
        </w:drawing>
      </w:r>
    </w:p>
    <w:p w14:paraId="44062280" w14:textId="77777777" w:rsidR="00D94437" w:rsidRDefault="00D94437" w:rsidP="00D94437">
      <w:pPr>
        <w:pStyle w:val="aff9"/>
        <w:spacing w:line="360" w:lineRule="exact"/>
        <w:ind w:leftChars="0" w:left="567"/>
        <w:jc w:val="both"/>
        <w:rPr>
          <w:rFonts w:eastAsia="標楷體"/>
          <w:b/>
          <w:bCs/>
        </w:rPr>
      </w:pPr>
    </w:p>
    <w:p w14:paraId="3A66669C" w14:textId="77777777" w:rsidR="00D94437" w:rsidRDefault="00D94437" w:rsidP="00D94437">
      <w:pPr>
        <w:pStyle w:val="aff9"/>
        <w:spacing w:line="360" w:lineRule="exact"/>
        <w:ind w:leftChars="0" w:left="567"/>
        <w:jc w:val="both"/>
        <w:rPr>
          <w:rFonts w:eastAsia="標楷體"/>
          <w:b/>
          <w:bCs/>
        </w:rPr>
      </w:pPr>
    </w:p>
    <w:p w14:paraId="057B4DE9" w14:textId="77777777" w:rsidR="00D94437" w:rsidRDefault="00D94437" w:rsidP="00D94437">
      <w:pPr>
        <w:pStyle w:val="aff9"/>
        <w:spacing w:line="360" w:lineRule="exact"/>
        <w:ind w:leftChars="0" w:left="567"/>
        <w:jc w:val="both"/>
        <w:rPr>
          <w:rFonts w:eastAsia="標楷體"/>
          <w:b/>
          <w:bCs/>
        </w:rPr>
      </w:pPr>
    </w:p>
    <w:p w14:paraId="666891F3" w14:textId="77777777" w:rsidR="00D94437" w:rsidRDefault="00D94437" w:rsidP="00D94437">
      <w:pPr>
        <w:pStyle w:val="aff9"/>
        <w:spacing w:line="360" w:lineRule="exact"/>
        <w:ind w:leftChars="0" w:left="567"/>
        <w:jc w:val="both"/>
        <w:rPr>
          <w:rFonts w:eastAsia="標楷體"/>
          <w:b/>
          <w:bCs/>
        </w:rPr>
      </w:pPr>
    </w:p>
    <w:p w14:paraId="54B3FADB" w14:textId="77777777" w:rsidR="00D94437" w:rsidRDefault="00D94437" w:rsidP="00D94437">
      <w:pPr>
        <w:pStyle w:val="aff9"/>
        <w:spacing w:line="360" w:lineRule="exact"/>
        <w:ind w:leftChars="0" w:left="567"/>
        <w:jc w:val="both"/>
        <w:rPr>
          <w:rFonts w:eastAsia="標楷體"/>
          <w:b/>
          <w:bCs/>
        </w:rPr>
      </w:pPr>
    </w:p>
    <w:p w14:paraId="17AB8CC3" w14:textId="77777777" w:rsidR="00D94437" w:rsidRDefault="00D94437" w:rsidP="00D94437">
      <w:pPr>
        <w:pStyle w:val="aff9"/>
        <w:spacing w:line="360" w:lineRule="exact"/>
        <w:ind w:leftChars="0" w:left="567"/>
        <w:jc w:val="both"/>
        <w:rPr>
          <w:rFonts w:eastAsia="標楷體"/>
          <w:b/>
          <w:bCs/>
        </w:rPr>
      </w:pPr>
    </w:p>
    <w:p w14:paraId="2B43C937" w14:textId="77777777" w:rsidR="00D94437" w:rsidRDefault="00D94437" w:rsidP="00D94437">
      <w:pPr>
        <w:pStyle w:val="aff9"/>
        <w:spacing w:line="360" w:lineRule="exact"/>
        <w:ind w:leftChars="0" w:left="567"/>
        <w:jc w:val="both"/>
        <w:rPr>
          <w:rFonts w:eastAsia="標楷體"/>
          <w:b/>
          <w:bCs/>
        </w:rPr>
      </w:pPr>
    </w:p>
    <w:p w14:paraId="628B1B8B" w14:textId="77777777" w:rsidR="00D94437" w:rsidRDefault="00D94437" w:rsidP="00D94437">
      <w:pPr>
        <w:pStyle w:val="aff9"/>
        <w:spacing w:line="360" w:lineRule="exact"/>
        <w:ind w:leftChars="0" w:left="567"/>
        <w:jc w:val="both"/>
        <w:rPr>
          <w:rFonts w:eastAsia="標楷體"/>
          <w:b/>
          <w:bCs/>
        </w:rPr>
      </w:pPr>
    </w:p>
    <w:p w14:paraId="0DAC982A" w14:textId="77777777" w:rsidR="00D94437" w:rsidRDefault="00D94437" w:rsidP="00D94437">
      <w:pPr>
        <w:pStyle w:val="aff9"/>
        <w:spacing w:line="360" w:lineRule="exact"/>
        <w:ind w:leftChars="0" w:left="567"/>
        <w:jc w:val="both"/>
        <w:rPr>
          <w:rFonts w:eastAsia="標楷體"/>
          <w:b/>
          <w:bCs/>
        </w:rPr>
      </w:pPr>
    </w:p>
    <w:p w14:paraId="31562F9E" w14:textId="77777777" w:rsidR="00D94437" w:rsidRDefault="00D94437" w:rsidP="00D94437">
      <w:pPr>
        <w:pStyle w:val="aff9"/>
        <w:spacing w:line="360" w:lineRule="exact"/>
        <w:ind w:leftChars="0" w:left="567"/>
        <w:jc w:val="both"/>
        <w:rPr>
          <w:rFonts w:eastAsia="標楷體"/>
          <w:b/>
          <w:bCs/>
        </w:rPr>
      </w:pPr>
    </w:p>
    <w:p w14:paraId="526D8841" w14:textId="77777777" w:rsidR="00D94437" w:rsidRDefault="00D94437" w:rsidP="00B213FE">
      <w:pPr>
        <w:pStyle w:val="aff9"/>
        <w:numPr>
          <w:ilvl w:val="1"/>
          <w:numId w:val="57"/>
        </w:numPr>
        <w:spacing w:line="360" w:lineRule="exact"/>
        <w:ind w:leftChars="0"/>
        <w:jc w:val="both"/>
        <w:rPr>
          <w:rFonts w:eastAsia="標楷體"/>
          <w:bCs/>
          <w:kern w:val="0"/>
        </w:rPr>
      </w:pPr>
      <w:r>
        <w:rPr>
          <w:rFonts w:eastAsia="標楷體" w:hint="eastAsia"/>
          <w:bCs/>
          <w:kern w:val="0"/>
        </w:rPr>
        <w:t>一般建築及設備</w:t>
      </w:r>
      <w:r>
        <w:rPr>
          <w:rFonts w:eastAsia="標楷體"/>
          <w:bCs/>
          <w:kern w:val="0"/>
        </w:rPr>
        <w:t>(</w:t>
      </w:r>
      <w:r>
        <w:rPr>
          <w:rFonts w:eastAsia="標楷體" w:hint="eastAsia"/>
          <w:bCs/>
          <w:kern w:val="0"/>
        </w:rPr>
        <w:t>資本門</w:t>
      </w:r>
      <w:r>
        <w:rPr>
          <w:rFonts w:eastAsia="標楷體"/>
          <w:bCs/>
          <w:kern w:val="0"/>
        </w:rPr>
        <w:t>)</w:t>
      </w:r>
      <w:r>
        <w:rPr>
          <w:rFonts w:eastAsia="標楷體" w:hint="eastAsia"/>
          <w:bCs/>
          <w:kern w:val="0"/>
        </w:rPr>
        <w:t>執行現況</w:t>
      </w:r>
    </w:p>
    <w:p w14:paraId="4F1106DF" w14:textId="46A0F556" w:rsidR="00D94437" w:rsidRDefault="00D94437" w:rsidP="00D94437">
      <w:pPr>
        <w:spacing w:line="360" w:lineRule="exact"/>
        <w:ind w:leftChars="354" w:left="850" w:firstLineChars="177" w:firstLine="425"/>
        <w:jc w:val="both"/>
        <w:rPr>
          <w:rFonts w:eastAsia="標楷體"/>
          <w:kern w:val="0"/>
          <w:szCs w:val="24"/>
        </w:rPr>
      </w:pPr>
      <w:r>
        <w:rPr>
          <w:rFonts w:eastAsia="標楷體"/>
          <w:szCs w:val="24"/>
        </w:rPr>
        <w:t>114</w:t>
      </w:r>
      <w:r>
        <w:rPr>
          <w:rFonts w:eastAsia="標楷體" w:hint="eastAsia"/>
          <w:szCs w:val="24"/>
        </w:rPr>
        <w:t>年</w:t>
      </w:r>
      <w:r>
        <w:rPr>
          <w:rFonts w:eastAsia="標楷體"/>
          <w:szCs w:val="24"/>
        </w:rPr>
        <w:t>1</w:t>
      </w:r>
      <w:r>
        <w:rPr>
          <w:rFonts w:eastAsia="標楷體" w:hint="eastAsia"/>
          <w:szCs w:val="24"/>
        </w:rPr>
        <w:t>月份一般建築及設備可用預算數</w:t>
      </w:r>
      <w:r>
        <w:rPr>
          <w:rFonts w:eastAsia="標楷體"/>
          <w:szCs w:val="24"/>
        </w:rPr>
        <w:t>3,779</w:t>
      </w:r>
      <w:r>
        <w:rPr>
          <w:rFonts w:eastAsia="標楷體" w:hint="eastAsia"/>
          <w:szCs w:val="24"/>
        </w:rPr>
        <w:t>萬</w:t>
      </w:r>
      <w:r>
        <w:rPr>
          <w:rFonts w:eastAsia="標楷體"/>
          <w:szCs w:val="24"/>
        </w:rPr>
        <w:t>2,000</w:t>
      </w:r>
      <w:r>
        <w:rPr>
          <w:rFonts w:eastAsia="標楷體" w:hint="eastAsia"/>
          <w:szCs w:val="24"/>
        </w:rPr>
        <w:t>元，</w:t>
      </w:r>
      <w:r>
        <w:rPr>
          <w:rFonts w:eastAsia="標楷體" w:hint="eastAsia"/>
          <w:kern w:val="0"/>
          <w:szCs w:val="24"/>
        </w:rPr>
        <w:t>截至</w:t>
      </w:r>
      <w:r>
        <w:rPr>
          <w:rFonts w:eastAsia="標楷體"/>
          <w:kern w:val="0"/>
          <w:szCs w:val="24"/>
        </w:rPr>
        <w:t>1</w:t>
      </w:r>
      <w:r>
        <w:rPr>
          <w:rFonts w:eastAsia="標楷體" w:hint="eastAsia"/>
          <w:kern w:val="0"/>
          <w:szCs w:val="24"/>
        </w:rPr>
        <w:t>月止</w:t>
      </w:r>
      <w:r>
        <w:rPr>
          <w:rFonts w:eastAsia="標楷體" w:hint="eastAsia"/>
          <w:szCs w:val="24"/>
        </w:rPr>
        <w:t>執行數</w:t>
      </w:r>
      <w:r>
        <w:rPr>
          <w:rFonts w:eastAsia="標楷體"/>
          <w:szCs w:val="24"/>
        </w:rPr>
        <w:t>2</w:t>
      </w:r>
      <w:r>
        <w:rPr>
          <w:rFonts w:eastAsia="標楷體" w:hint="eastAsia"/>
          <w:szCs w:val="24"/>
        </w:rPr>
        <w:t>萬</w:t>
      </w:r>
      <w:r>
        <w:rPr>
          <w:rFonts w:eastAsia="標楷體"/>
          <w:szCs w:val="24"/>
        </w:rPr>
        <w:t>5,000</w:t>
      </w:r>
      <w:r>
        <w:rPr>
          <w:rFonts w:eastAsia="標楷體" w:hint="eastAsia"/>
          <w:szCs w:val="24"/>
        </w:rPr>
        <w:t>元，年度達成率</w:t>
      </w:r>
      <w:r>
        <w:rPr>
          <w:rFonts w:eastAsia="標楷體"/>
          <w:szCs w:val="24"/>
        </w:rPr>
        <w:t>0%</w:t>
      </w:r>
      <w:r>
        <w:rPr>
          <w:rFonts w:eastAsia="標楷體" w:hint="eastAsia"/>
          <w:kern w:val="0"/>
          <w:szCs w:val="24"/>
        </w:rPr>
        <w:t>。</w:t>
      </w:r>
    </w:p>
    <w:p w14:paraId="27F0B53E" w14:textId="77777777" w:rsidR="00D94437" w:rsidRDefault="00D94437" w:rsidP="00D94437">
      <w:pPr>
        <w:spacing w:line="360" w:lineRule="exact"/>
        <w:ind w:leftChars="354" w:left="850" w:firstLineChars="177" w:firstLine="425"/>
        <w:jc w:val="both"/>
        <w:rPr>
          <w:rFonts w:eastAsia="標楷體"/>
          <w:kern w:val="0"/>
          <w:szCs w:val="24"/>
        </w:rPr>
      </w:pPr>
    </w:p>
    <w:tbl>
      <w:tblPr>
        <w:tblpPr w:leftFromText="180" w:rightFromText="180" w:vertAnchor="page" w:horzAnchor="margin" w:tblpXSpec="center" w:tblpY="409"/>
        <w:tblW w:w="8833" w:type="dxa"/>
        <w:tblCellMar>
          <w:left w:w="28" w:type="dxa"/>
          <w:right w:w="28" w:type="dxa"/>
        </w:tblCellMar>
        <w:tblLook w:val="04A0" w:firstRow="1" w:lastRow="0" w:firstColumn="1" w:lastColumn="0" w:noHBand="0" w:noVBand="1"/>
      </w:tblPr>
      <w:tblGrid>
        <w:gridCol w:w="2080"/>
        <w:gridCol w:w="1535"/>
        <w:gridCol w:w="1279"/>
        <w:gridCol w:w="1603"/>
        <w:gridCol w:w="1177"/>
        <w:gridCol w:w="1159"/>
      </w:tblGrid>
      <w:tr w:rsidR="00D94437" w14:paraId="533A19FC" w14:textId="77777777" w:rsidTr="00D94437">
        <w:trPr>
          <w:trHeight w:val="1127"/>
          <w:tblHeader/>
        </w:trPr>
        <w:tc>
          <w:tcPr>
            <w:tcW w:w="2080" w:type="dxa"/>
            <w:tcBorders>
              <w:top w:val="single" w:sz="4" w:space="0" w:color="auto"/>
              <w:left w:val="single" w:sz="4" w:space="0" w:color="auto"/>
              <w:bottom w:val="single" w:sz="4" w:space="0" w:color="auto"/>
              <w:right w:val="single" w:sz="4" w:space="0" w:color="auto"/>
            </w:tcBorders>
            <w:vAlign w:val="center"/>
            <w:hideMark/>
          </w:tcPr>
          <w:p w14:paraId="4F28BDD0" w14:textId="77777777" w:rsidR="00D94437" w:rsidRDefault="00D94437" w:rsidP="00D94437">
            <w:pPr>
              <w:widowControl/>
              <w:jc w:val="center"/>
              <w:rPr>
                <w:rFonts w:eastAsia="標楷體"/>
                <w:color w:val="000000"/>
                <w:kern w:val="0"/>
                <w:szCs w:val="24"/>
              </w:rPr>
            </w:pPr>
            <w:r>
              <w:rPr>
                <w:rFonts w:eastAsia="標楷體" w:hint="eastAsia"/>
                <w:color w:val="000000"/>
                <w:kern w:val="0"/>
                <w:szCs w:val="24"/>
              </w:rPr>
              <w:t>計畫項目</w:t>
            </w:r>
          </w:p>
        </w:tc>
        <w:tc>
          <w:tcPr>
            <w:tcW w:w="1535" w:type="dxa"/>
            <w:tcBorders>
              <w:top w:val="single" w:sz="4" w:space="0" w:color="auto"/>
              <w:left w:val="nil"/>
              <w:bottom w:val="single" w:sz="4" w:space="0" w:color="auto"/>
              <w:right w:val="single" w:sz="4" w:space="0" w:color="auto"/>
            </w:tcBorders>
            <w:vAlign w:val="center"/>
            <w:hideMark/>
          </w:tcPr>
          <w:p w14:paraId="6906AEB3" w14:textId="77777777" w:rsidR="00D94437" w:rsidRDefault="00D94437" w:rsidP="00D94437">
            <w:pPr>
              <w:widowControl/>
              <w:jc w:val="center"/>
              <w:rPr>
                <w:rFonts w:eastAsia="標楷體"/>
                <w:color w:val="000000"/>
                <w:kern w:val="0"/>
                <w:szCs w:val="24"/>
              </w:rPr>
            </w:pPr>
            <w:r>
              <w:rPr>
                <w:rFonts w:eastAsia="標楷體"/>
                <w:color w:val="000000"/>
                <w:kern w:val="0"/>
                <w:szCs w:val="24"/>
              </w:rPr>
              <w:t xml:space="preserve"> </w:t>
            </w:r>
            <w:r>
              <w:rPr>
                <w:rFonts w:eastAsia="標楷體" w:hint="eastAsia"/>
                <w:color w:val="000000"/>
                <w:kern w:val="0"/>
                <w:szCs w:val="24"/>
              </w:rPr>
              <w:t>本年度</w:t>
            </w:r>
            <w:r>
              <w:rPr>
                <w:rFonts w:eastAsia="標楷體"/>
                <w:color w:val="000000"/>
                <w:kern w:val="0"/>
                <w:szCs w:val="24"/>
              </w:rPr>
              <w:br/>
            </w:r>
            <w:r>
              <w:rPr>
                <w:rFonts w:eastAsia="標楷體" w:hint="eastAsia"/>
                <w:color w:val="000000"/>
                <w:kern w:val="0"/>
                <w:szCs w:val="24"/>
              </w:rPr>
              <w:t>可用預算數</w:t>
            </w:r>
            <w:r>
              <w:rPr>
                <w:rFonts w:eastAsia="標楷體"/>
                <w:color w:val="000000"/>
                <w:kern w:val="0"/>
                <w:szCs w:val="24"/>
              </w:rPr>
              <w:t xml:space="preserve">a </w:t>
            </w:r>
          </w:p>
        </w:tc>
        <w:tc>
          <w:tcPr>
            <w:tcW w:w="1279" w:type="dxa"/>
            <w:tcBorders>
              <w:top w:val="single" w:sz="4" w:space="0" w:color="auto"/>
              <w:left w:val="nil"/>
              <w:bottom w:val="single" w:sz="4" w:space="0" w:color="auto"/>
              <w:right w:val="single" w:sz="4" w:space="0" w:color="auto"/>
            </w:tcBorders>
            <w:vAlign w:val="center"/>
            <w:hideMark/>
          </w:tcPr>
          <w:p w14:paraId="4068F693" w14:textId="77777777" w:rsidR="00D94437" w:rsidRDefault="00D94437" w:rsidP="00D94437">
            <w:pPr>
              <w:widowControl/>
              <w:jc w:val="center"/>
              <w:rPr>
                <w:rFonts w:eastAsia="標楷體"/>
                <w:color w:val="000000"/>
                <w:kern w:val="0"/>
                <w:szCs w:val="24"/>
              </w:rPr>
            </w:pPr>
            <w:r>
              <w:rPr>
                <w:rFonts w:eastAsia="標楷體" w:hint="eastAsia"/>
                <w:color w:val="000000"/>
                <w:kern w:val="0"/>
                <w:szCs w:val="24"/>
              </w:rPr>
              <w:t>截至</w:t>
            </w:r>
            <w:r>
              <w:rPr>
                <w:rFonts w:eastAsia="標楷體"/>
                <w:color w:val="000000"/>
                <w:kern w:val="0"/>
                <w:szCs w:val="24"/>
              </w:rPr>
              <w:t>1</w:t>
            </w:r>
            <w:r>
              <w:rPr>
                <w:rFonts w:eastAsia="標楷體" w:hint="eastAsia"/>
                <w:color w:val="000000"/>
                <w:kern w:val="0"/>
                <w:szCs w:val="24"/>
              </w:rPr>
              <w:t>月止</w:t>
            </w:r>
            <w:r>
              <w:rPr>
                <w:rFonts w:eastAsia="標楷體"/>
                <w:color w:val="000000"/>
                <w:kern w:val="0"/>
                <w:szCs w:val="24"/>
              </w:rPr>
              <w:br/>
            </w:r>
            <w:r>
              <w:rPr>
                <w:rFonts w:eastAsia="標楷體" w:hint="eastAsia"/>
                <w:color w:val="000000"/>
                <w:kern w:val="0"/>
                <w:szCs w:val="24"/>
              </w:rPr>
              <w:t>累計分配數</w:t>
            </w:r>
            <w:r>
              <w:rPr>
                <w:rFonts w:eastAsia="標楷體"/>
                <w:color w:val="000000"/>
                <w:kern w:val="0"/>
                <w:szCs w:val="24"/>
              </w:rPr>
              <w:t>b</w:t>
            </w:r>
          </w:p>
        </w:tc>
        <w:tc>
          <w:tcPr>
            <w:tcW w:w="1603" w:type="dxa"/>
            <w:tcBorders>
              <w:top w:val="single" w:sz="4" w:space="0" w:color="auto"/>
              <w:left w:val="nil"/>
              <w:bottom w:val="single" w:sz="4" w:space="0" w:color="auto"/>
              <w:right w:val="single" w:sz="4" w:space="0" w:color="auto"/>
            </w:tcBorders>
            <w:vAlign w:val="center"/>
            <w:hideMark/>
          </w:tcPr>
          <w:p w14:paraId="15C82E4F" w14:textId="77777777" w:rsidR="00D94437" w:rsidRDefault="00D94437" w:rsidP="00D94437">
            <w:pPr>
              <w:widowControl/>
              <w:jc w:val="center"/>
              <w:rPr>
                <w:rFonts w:eastAsia="標楷體"/>
                <w:color w:val="000000"/>
                <w:kern w:val="0"/>
                <w:szCs w:val="24"/>
              </w:rPr>
            </w:pPr>
            <w:r>
              <w:rPr>
                <w:rFonts w:eastAsia="標楷體" w:hint="eastAsia"/>
                <w:color w:val="000000"/>
                <w:kern w:val="0"/>
                <w:szCs w:val="24"/>
              </w:rPr>
              <w:t>截至</w:t>
            </w:r>
            <w:r>
              <w:rPr>
                <w:rFonts w:eastAsia="標楷體"/>
                <w:color w:val="000000"/>
                <w:kern w:val="0"/>
                <w:szCs w:val="24"/>
              </w:rPr>
              <w:t>1</w:t>
            </w:r>
            <w:r>
              <w:rPr>
                <w:rFonts w:eastAsia="標楷體" w:hint="eastAsia"/>
                <w:color w:val="000000"/>
                <w:kern w:val="0"/>
                <w:szCs w:val="24"/>
              </w:rPr>
              <w:t>月止執行數</w:t>
            </w:r>
            <w:r>
              <w:rPr>
                <w:rFonts w:eastAsia="標楷體"/>
                <w:color w:val="000000"/>
                <w:kern w:val="0"/>
                <w:szCs w:val="24"/>
              </w:rPr>
              <w:t xml:space="preserve">c </w:t>
            </w:r>
          </w:p>
        </w:tc>
        <w:tc>
          <w:tcPr>
            <w:tcW w:w="1177" w:type="dxa"/>
            <w:tcBorders>
              <w:top w:val="single" w:sz="4" w:space="0" w:color="auto"/>
              <w:left w:val="nil"/>
              <w:bottom w:val="single" w:sz="4" w:space="0" w:color="auto"/>
              <w:right w:val="single" w:sz="4" w:space="0" w:color="auto"/>
            </w:tcBorders>
            <w:vAlign w:val="center"/>
            <w:hideMark/>
          </w:tcPr>
          <w:p w14:paraId="3BA55C6C" w14:textId="77777777" w:rsidR="00D94437" w:rsidRDefault="00D94437" w:rsidP="00D94437">
            <w:pPr>
              <w:widowControl/>
              <w:jc w:val="center"/>
              <w:rPr>
                <w:rFonts w:eastAsia="標楷體"/>
                <w:color w:val="000000"/>
                <w:kern w:val="0"/>
                <w:szCs w:val="24"/>
              </w:rPr>
            </w:pPr>
            <w:r>
              <w:rPr>
                <w:rFonts w:eastAsia="標楷體" w:hint="eastAsia"/>
                <w:color w:val="000000"/>
                <w:kern w:val="0"/>
                <w:szCs w:val="24"/>
              </w:rPr>
              <w:t>分配數執行率</w:t>
            </w:r>
            <w:r>
              <w:rPr>
                <w:rFonts w:eastAsia="標楷體"/>
                <w:color w:val="000000"/>
                <w:kern w:val="0"/>
                <w:szCs w:val="24"/>
              </w:rPr>
              <w:t>=c/b</w:t>
            </w:r>
          </w:p>
        </w:tc>
        <w:tc>
          <w:tcPr>
            <w:tcW w:w="1159" w:type="dxa"/>
            <w:tcBorders>
              <w:top w:val="single" w:sz="4" w:space="0" w:color="auto"/>
              <w:left w:val="nil"/>
              <w:bottom w:val="single" w:sz="4" w:space="0" w:color="auto"/>
              <w:right w:val="single" w:sz="4" w:space="0" w:color="auto"/>
            </w:tcBorders>
            <w:vAlign w:val="center"/>
            <w:hideMark/>
          </w:tcPr>
          <w:p w14:paraId="51D77F43" w14:textId="77777777" w:rsidR="00D94437" w:rsidRDefault="00D94437" w:rsidP="00D94437">
            <w:pPr>
              <w:widowControl/>
              <w:jc w:val="center"/>
              <w:rPr>
                <w:rFonts w:eastAsia="標楷體"/>
                <w:color w:val="000000"/>
                <w:kern w:val="0"/>
                <w:szCs w:val="24"/>
              </w:rPr>
            </w:pPr>
            <w:r>
              <w:rPr>
                <w:rFonts w:eastAsia="標楷體" w:hint="eastAsia"/>
                <w:color w:val="000000"/>
                <w:kern w:val="0"/>
                <w:szCs w:val="24"/>
              </w:rPr>
              <w:t>預算</w:t>
            </w:r>
            <w:r>
              <w:rPr>
                <w:rFonts w:eastAsia="標楷體"/>
                <w:color w:val="000000"/>
                <w:kern w:val="0"/>
                <w:szCs w:val="24"/>
              </w:rPr>
              <w:br/>
            </w:r>
            <w:r>
              <w:rPr>
                <w:rFonts w:eastAsia="標楷體" w:hint="eastAsia"/>
                <w:color w:val="000000"/>
                <w:kern w:val="0"/>
                <w:szCs w:val="24"/>
              </w:rPr>
              <w:t>達成率</w:t>
            </w:r>
            <w:r>
              <w:rPr>
                <w:rFonts w:eastAsia="標楷體"/>
                <w:color w:val="000000"/>
                <w:kern w:val="0"/>
                <w:szCs w:val="24"/>
              </w:rPr>
              <w:t xml:space="preserve">=c/a </w:t>
            </w:r>
          </w:p>
        </w:tc>
      </w:tr>
      <w:tr w:rsidR="00D94437" w14:paraId="234881E1" w14:textId="77777777" w:rsidTr="00D94437">
        <w:trPr>
          <w:trHeight w:val="463"/>
        </w:trPr>
        <w:tc>
          <w:tcPr>
            <w:tcW w:w="2080" w:type="dxa"/>
            <w:tcBorders>
              <w:top w:val="nil"/>
              <w:left w:val="single" w:sz="4" w:space="0" w:color="auto"/>
              <w:bottom w:val="single" w:sz="4" w:space="0" w:color="auto"/>
              <w:right w:val="single" w:sz="4" w:space="0" w:color="auto"/>
            </w:tcBorders>
            <w:vAlign w:val="center"/>
            <w:hideMark/>
          </w:tcPr>
          <w:p w14:paraId="7703C0EB" w14:textId="77777777" w:rsidR="00D94437" w:rsidRDefault="00D94437" w:rsidP="00D94437">
            <w:pPr>
              <w:widowControl/>
              <w:jc w:val="center"/>
              <w:rPr>
                <w:rFonts w:eastAsia="標楷體"/>
                <w:color w:val="000000"/>
                <w:kern w:val="0"/>
                <w:szCs w:val="24"/>
              </w:rPr>
            </w:pPr>
            <w:r>
              <w:rPr>
                <w:rFonts w:eastAsia="標楷體"/>
                <w:color w:val="000000"/>
                <w:kern w:val="0"/>
                <w:szCs w:val="24"/>
              </w:rPr>
              <w:t xml:space="preserve"> </w:t>
            </w:r>
            <w:r>
              <w:rPr>
                <w:rFonts w:eastAsia="標楷體" w:hint="eastAsia"/>
                <w:color w:val="000000"/>
                <w:kern w:val="0"/>
                <w:szCs w:val="24"/>
              </w:rPr>
              <w:t>機械及設備</w:t>
            </w:r>
            <w:r>
              <w:rPr>
                <w:rFonts w:eastAsia="標楷體"/>
                <w:color w:val="000000"/>
                <w:kern w:val="0"/>
                <w:szCs w:val="24"/>
              </w:rPr>
              <w:t xml:space="preserve"> </w:t>
            </w:r>
          </w:p>
        </w:tc>
        <w:tc>
          <w:tcPr>
            <w:tcW w:w="1535" w:type="dxa"/>
            <w:tcBorders>
              <w:top w:val="nil"/>
              <w:left w:val="nil"/>
              <w:bottom w:val="single" w:sz="4" w:space="0" w:color="auto"/>
              <w:right w:val="single" w:sz="4" w:space="0" w:color="auto"/>
            </w:tcBorders>
            <w:vAlign w:val="center"/>
            <w:hideMark/>
          </w:tcPr>
          <w:p w14:paraId="660CF88C" w14:textId="77777777" w:rsidR="00D94437" w:rsidRDefault="00D94437" w:rsidP="00D94437">
            <w:pPr>
              <w:widowControl/>
              <w:jc w:val="right"/>
              <w:rPr>
                <w:rFonts w:eastAsia="標楷體"/>
                <w:color w:val="000000"/>
                <w:kern w:val="0"/>
                <w:szCs w:val="24"/>
              </w:rPr>
            </w:pPr>
            <w:r>
              <w:rPr>
                <w:rFonts w:eastAsia="標楷體"/>
                <w:color w:val="000000"/>
              </w:rPr>
              <w:t xml:space="preserve">       27,542 </w:t>
            </w:r>
          </w:p>
        </w:tc>
        <w:tc>
          <w:tcPr>
            <w:tcW w:w="1279" w:type="dxa"/>
            <w:tcBorders>
              <w:top w:val="nil"/>
              <w:left w:val="nil"/>
              <w:bottom w:val="single" w:sz="4" w:space="0" w:color="auto"/>
              <w:right w:val="single" w:sz="4" w:space="0" w:color="auto"/>
            </w:tcBorders>
            <w:vAlign w:val="center"/>
            <w:hideMark/>
          </w:tcPr>
          <w:p w14:paraId="1AA7F265" w14:textId="77777777" w:rsidR="00D94437" w:rsidRDefault="00D94437" w:rsidP="00D94437">
            <w:pPr>
              <w:widowControl/>
              <w:jc w:val="right"/>
              <w:rPr>
                <w:rFonts w:eastAsia="標楷體"/>
                <w:color w:val="000000"/>
                <w:kern w:val="0"/>
                <w:szCs w:val="24"/>
              </w:rPr>
            </w:pPr>
            <w:r>
              <w:rPr>
                <w:rFonts w:eastAsia="標楷體"/>
                <w:color w:val="000000"/>
              </w:rPr>
              <w:t xml:space="preserve">        38 </w:t>
            </w:r>
          </w:p>
        </w:tc>
        <w:tc>
          <w:tcPr>
            <w:tcW w:w="1603" w:type="dxa"/>
            <w:tcBorders>
              <w:top w:val="nil"/>
              <w:left w:val="nil"/>
              <w:bottom w:val="single" w:sz="4" w:space="0" w:color="auto"/>
              <w:right w:val="single" w:sz="4" w:space="0" w:color="auto"/>
            </w:tcBorders>
            <w:vAlign w:val="center"/>
            <w:hideMark/>
          </w:tcPr>
          <w:p w14:paraId="380AD6DF" w14:textId="77777777" w:rsidR="00D94437" w:rsidRDefault="00D94437" w:rsidP="00D94437">
            <w:pPr>
              <w:widowControl/>
              <w:jc w:val="right"/>
              <w:rPr>
                <w:rFonts w:eastAsia="標楷體"/>
                <w:color w:val="000000"/>
                <w:kern w:val="0"/>
                <w:szCs w:val="24"/>
              </w:rPr>
            </w:pPr>
            <w:r>
              <w:rPr>
                <w:rFonts w:eastAsia="標楷體"/>
                <w:color w:val="000000"/>
              </w:rPr>
              <w:t xml:space="preserve">           -   </w:t>
            </w:r>
          </w:p>
        </w:tc>
        <w:tc>
          <w:tcPr>
            <w:tcW w:w="1177" w:type="dxa"/>
            <w:tcBorders>
              <w:top w:val="nil"/>
              <w:left w:val="nil"/>
              <w:bottom w:val="single" w:sz="4" w:space="0" w:color="auto"/>
              <w:right w:val="single" w:sz="4" w:space="0" w:color="auto"/>
            </w:tcBorders>
            <w:noWrap/>
            <w:vAlign w:val="center"/>
            <w:hideMark/>
          </w:tcPr>
          <w:p w14:paraId="12E1FC1C" w14:textId="77777777" w:rsidR="00D94437" w:rsidRDefault="00D94437" w:rsidP="00D94437">
            <w:pPr>
              <w:widowControl/>
              <w:jc w:val="right"/>
              <w:rPr>
                <w:rFonts w:eastAsia="標楷體"/>
                <w:kern w:val="0"/>
                <w:szCs w:val="24"/>
              </w:rPr>
            </w:pPr>
            <w:r>
              <w:rPr>
                <w:rFonts w:eastAsia="標楷體"/>
              </w:rPr>
              <w:t>0%</w:t>
            </w:r>
          </w:p>
        </w:tc>
        <w:tc>
          <w:tcPr>
            <w:tcW w:w="1159" w:type="dxa"/>
            <w:tcBorders>
              <w:top w:val="nil"/>
              <w:left w:val="nil"/>
              <w:bottom w:val="single" w:sz="4" w:space="0" w:color="auto"/>
              <w:right w:val="single" w:sz="4" w:space="0" w:color="auto"/>
            </w:tcBorders>
            <w:noWrap/>
            <w:vAlign w:val="center"/>
            <w:hideMark/>
          </w:tcPr>
          <w:p w14:paraId="02918283" w14:textId="77777777" w:rsidR="00D94437" w:rsidRDefault="00D94437" w:rsidP="00D94437">
            <w:pPr>
              <w:widowControl/>
              <w:jc w:val="right"/>
              <w:rPr>
                <w:rFonts w:eastAsia="標楷體"/>
                <w:kern w:val="0"/>
                <w:szCs w:val="24"/>
              </w:rPr>
            </w:pPr>
            <w:r>
              <w:rPr>
                <w:rFonts w:eastAsia="標楷體"/>
              </w:rPr>
              <w:t>0%</w:t>
            </w:r>
          </w:p>
        </w:tc>
      </w:tr>
      <w:tr w:rsidR="00D94437" w14:paraId="1C65829D" w14:textId="77777777" w:rsidTr="00D94437">
        <w:trPr>
          <w:trHeight w:val="468"/>
        </w:trPr>
        <w:tc>
          <w:tcPr>
            <w:tcW w:w="2080" w:type="dxa"/>
            <w:tcBorders>
              <w:top w:val="nil"/>
              <w:left w:val="single" w:sz="4" w:space="0" w:color="auto"/>
              <w:bottom w:val="single" w:sz="4" w:space="0" w:color="auto"/>
              <w:right w:val="single" w:sz="4" w:space="0" w:color="auto"/>
            </w:tcBorders>
            <w:vAlign w:val="center"/>
            <w:hideMark/>
          </w:tcPr>
          <w:p w14:paraId="2FAB679D" w14:textId="77777777" w:rsidR="00D94437" w:rsidRDefault="00D94437" w:rsidP="00D94437">
            <w:pPr>
              <w:widowControl/>
              <w:jc w:val="center"/>
              <w:rPr>
                <w:rFonts w:eastAsia="標楷體"/>
                <w:color w:val="000000"/>
                <w:kern w:val="0"/>
                <w:szCs w:val="24"/>
              </w:rPr>
            </w:pPr>
            <w:r>
              <w:rPr>
                <w:rFonts w:eastAsia="標楷體"/>
                <w:color w:val="000000"/>
                <w:kern w:val="0"/>
                <w:szCs w:val="24"/>
              </w:rPr>
              <w:t xml:space="preserve"> </w:t>
            </w:r>
            <w:r>
              <w:rPr>
                <w:rFonts w:eastAsia="標楷體" w:hint="eastAsia"/>
                <w:color w:val="000000"/>
                <w:kern w:val="0"/>
                <w:szCs w:val="24"/>
              </w:rPr>
              <w:t>交通及運輸設備</w:t>
            </w:r>
            <w:r>
              <w:rPr>
                <w:rFonts w:eastAsia="標楷體"/>
                <w:color w:val="000000"/>
                <w:kern w:val="0"/>
                <w:szCs w:val="24"/>
              </w:rPr>
              <w:t xml:space="preserve"> </w:t>
            </w:r>
          </w:p>
        </w:tc>
        <w:tc>
          <w:tcPr>
            <w:tcW w:w="1535" w:type="dxa"/>
            <w:tcBorders>
              <w:top w:val="nil"/>
              <w:left w:val="nil"/>
              <w:bottom w:val="single" w:sz="4" w:space="0" w:color="auto"/>
              <w:right w:val="single" w:sz="4" w:space="0" w:color="auto"/>
            </w:tcBorders>
            <w:vAlign w:val="center"/>
            <w:hideMark/>
          </w:tcPr>
          <w:p w14:paraId="5DB2B877" w14:textId="77777777" w:rsidR="00D94437" w:rsidRDefault="00D94437" w:rsidP="00D94437">
            <w:pPr>
              <w:widowControl/>
              <w:jc w:val="right"/>
              <w:rPr>
                <w:rFonts w:eastAsia="標楷體"/>
                <w:color w:val="000000"/>
                <w:kern w:val="0"/>
                <w:szCs w:val="24"/>
              </w:rPr>
            </w:pPr>
            <w:r>
              <w:rPr>
                <w:rFonts w:eastAsia="標楷體"/>
                <w:color w:val="000000"/>
              </w:rPr>
              <w:t xml:space="preserve">          250 </w:t>
            </w:r>
          </w:p>
        </w:tc>
        <w:tc>
          <w:tcPr>
            <w:tcW w:w="1279" w:type="dxa"/>
            <w:tcBorders>
              <w:top w:val="nil"/>
              <w:left w:val="nil"/>
              <w:bottom w:val="single" w:sz="4" w:space="0" w:color="auto"/>
              <w:right w:val="single" w:sz="4" w:space="0" w:color="auto"/>
            </w:tcBorders>
            <w:vAlign w:val="center"/>
            <w:hideMark/>
          </w:tcPr>
          <w:p w14:paraId="2C5BA38B" w14:textId="77777777" w:rsidR="00D94437" w:rsidRDefault="00D94437" w:rsidP="00D94437">
            <w:pPr>
              <w:widowControl/>
              <w:jc w:val="right"/>
              <w:rPr>
                <w:rFonts w:eastAsia="標楷體"/>
                <w:color w:val="000000"/>
                <w:kern w:val="0"/>
                <w:szCs w:val="24"/>
              </w:rPr>
            </w:pPr>
            <w:r>
              <w:rPr>
                <w:rFonts w:eastAsia="標楷體"/>
                <w:color w:val="000000"/>
              </w:rPr>
              <w:t xml:space="preserve">        25 </w:t>
            </w:r>
          </w:p>
        </w:tc>
        <w:tc>
          <w:tcPr>
            <w:tcW w:w="1603" w:type="dxa"/>
            <w:tcBorders>
              <w:top w:val="nil"/>
              <w:left w:val="nil"/>
              <w:bottom w:val="single" w:sz="4" w:space="0" w:color="auto"/>
              <w:right w:val="single" w:sz="4" w:space="0" w:color="auto"/>
            </w:tcBorders>
            <w:vAlign w:val="center"/>
            <w:hideMark/>
          </w:tcPr>
          <w:p w14:paraId="529DDE11" w14:textId="77777777" w:rsidR="00D94437" w:rsidRDefault="00D94437" w:rsidP="00D94437">
            <w:pPr>
              <w:widowControl/>
              <w:jc w:val="right"/>
              <w:rPr>
                <w:rFonts w:eastAsia="標楷體"/>
                <w:color w:val="000000"/>
                <w:kern w:val="0"/>
                <w:szCs w:val="24"/>
              </w:rPr>
            </w:pPr>
            <w:r>
              <w:rPr>
                <w:rFonts w:eastAsia="標楷體"/>
                <w:color w:val="000000"/>
              </w:rPr>
              <w:t xml:space="preserve">            25 </w:t>
            </w:r>
          </w:p>
        </w:tc>
        <w:tc>
          <w:tcPr>
            <w:tcW w:w="1177" w:type="dxa"/>
            <w:tcBorders>
              <w:top w:val="nil"/>
              <w:left w:val="nil"/>
              <w:bottom w:val="single" w:sz="4" w:space="0" w:color="auto"/>
              <w:right w:val="single" w:sz="4" w:space="0" w:color="auto"/>
            </w:tcBorders>
            <w:noWrap/>
            <w:vAlign w:val="center"/>
            <w:hideMark/>
          </w:tcPr>
          <w:p w14:paraId="0D5D1276" w14:textId="77777777" w:rsidR="00D94437" w:rsidRDefault="00D94437" w:rsidP="00D94437">
            <w:pPr>
              <w:widowControl/>
              <w:jc w:val="right"/>
              <w:rPr>
                <w:rFonts w:eastAsia="標楷體"/>
                <w:kern w:val="0"/>
                <w:szCs w:val="24"/>
              </w:rPr>
            </w:pPr>
            <w:r>
              <w:rPr>
                <w:rFonts w:eastAsia="標楷體"/>
              </w:rPr>
              <w:t>100%</w:t>
            </w:r>
          </w:p>
        </w:tc>
        <w:tc>
          <w:tcPr>
            <w:tcW w:w="1159" w:type="dxa"/>
            <w:tcBorders>
              <w:top w:val="nil"/>
              <w:left w:val="nil"/>
              <w:bottom w:val="single" w:sz="4" w:space="0" w:color="auto"/>
              <w:right w:val="single" w:sz="4" w:space="0" w:color="auto"/>
            </w:tcBorders>
            <w:noWrap/>
            <w:vAlign w:val="center"/>
            <w:hideMark/>
          </w:tcPr>
          <w:p w14:paraId="4699FC01" w14:textId="77777777" w:rsidR="00D94437" w:rsidRDefault="00D94437" w:rsidP="00D94437">
            <w:pPr>
              <w:widowControl/>
              <w:jc w:val="right"/>
              <w:rPr>
                <w:rFonts w:eastAsia="標楷體"/>
                <w:kern w:val="0"/>
                <w:szCs w:val="24"/>
              </w:rPr>
            </w:pPr>
            <w:r>
              <w:rPr>
                <w:rFonts w:eastAsia="標楷體"/>
              </w:rPr>
              <w:t>10%</w:t>
            </w:r>
          </w:p>
        </w:tc>
      </w:tr>
      <w:tr w:rsidR="00D94437" w14:paraId="71531B08" w14:textId="77777777" w:rsidTr="00D94437">
        <w:trPr>
          <w:trHeight w:val="476"/>
        </w:trPr>
        <w:tc>
          <w:tcPr>
            <w:tcW w:w="2080" w:type="dxa"/>
            <w:tcBorders>
              <w:top w:val="nil"/>
              <w:left w:val="single" w:sz="4" w:space="0" w:color="auto"/>
              <w:bottom w:val="single" w:sz="4" w:space="0" w:color="auto"/>
              <w:right w:val="single" w:sz="4" w:space="0" w:color="auto"/>
            </w:tcBorders>
            <w:vAlign w:val="center"/>
            <w:hideMark/>
          </w:tcPr>
          <w:p w14:paraId="7D50891D" w14:textId="77777777" w:rsidR="00D94437" w:rsidRDefault="00D94437" w:rsidP="00D94437">
            <w:pPr>
              <w:widowControl/>
              <w:jc w:val="center"/>
              <w:rPr>
                <w:rFonts w:eastAsia="標楷體"/>
                <w:color w:val="000000"/>
                <w:kern w:val="0"/>
                <w:szCs w:val="24"/>
              </w:rPr>
            </w:pPr>
            <w:r>
              <w:rPr>
                <w:rFonts w:eastAsia="標楷體"/>
                <w:color w:val="000000"/>
                <w:kern w:val="0"/>
                <w:szCs w:val="24"/>
              </w:rPr>
              <w:t xml:space="preserve"> </w:t>
            </w:r>
            <w:r>
              <w:rPr>
                <w:rFonts w:eastAsia="標楷體" w:hint="eastAsia"/>
                <w:color w:val="000000"/>
                <w:kern w:val="0"/>
                <w:szCs w:val="24"/>
              </w:rPr>
              <w:t>什項設備</w:t>
            </w:r>
            <w:r>
              <w:rPr>
                <w:rFonts w:eastAsia="標楷體"/>
                <w:color w:val="000000"/>
                <w:kern w:val="0"/>
                <w:szCs w:val="24"/>
              </w:rPr>
              <w:t xml:space="preserve"> </w:t>
            </w:r>
          </w:p>
        </w:tc>
        <w:tc>
          <w:tcPr>
            <w:tcW w:w="1535" w:type="dxa"/>
            <w:tcBorders>
              <w:top w:val="nil"/>
              <w:left w:val="nil"/>
              <w:bottom w:val="single" w:sz="4" w:space="0" w:color="auto"/>
              <w:right w:val="single" w:sz="4" w:space="0" w:color="auto"/>
            </w:tcBorders>
            <w:vAlign w:val="center"/>
            <w:hideMark/>
          </w:tcPr>
          <w:p w14:paraId="15A913B3" w14:textId="77777777" w:rsidR="00D94437" w:rsidRDefault="00D94437" w:rsidP="00D94437">
            <w:pPr>
              <w:widowControl/>
              <w:jc w:val="right"/>
              <w:rPr>
                <w:rFonts w:eastAsia="標楷體"/>
                <w:color w:val="000000"/>
                <w:kern w:val="0"/>
                <w:szCs w:val="24"/>
              </w:rPr>
            </w:pPr>
            <w:r>
              <w:rPr>
                <w:rFonts w:eastAsia="標楷體"/>
                <w:color w:val="000000"/>
              </w:rPr>
              <w:t xml:space="preserve">       10,000 </w:t>
            </w:r>
          </w:p>
        </w:tc>
        <w:tc>
          <w:tcPr>
            <w:tcW w:w="1279" w:type="dxa"/>
            <w:tcBorders>
              <w:top w:val="nil"/>
              <w:left w:val="nil"/>
              <w:bottom w:val="single" w:sz="4" w:space="0" w:color="auto"/>
              <w:right w:val="single" w:sz="4" w:space="0" w:color="auto"/>
            </w:tcBorders>
            <w:vAlign w:val="center"/>
            <w:hideMark/>
          </w:tcPr>
          <w:p w14:paraId="12657EBD" w14:textId="77777777" w:rsidR="00D94437" w:rsidRDefault="00D94437" w:rsidP="00D94437">
            <w:pPr>
              <w:widowControl/>
              <w:jc w:val="right"/>
              <w:rPr>
                <w:rFonts w:eastAsia="標楷體"/>
                <w:color w:val="000000"/>
                <w:kern w:val="0"/>
                <w:szCs w:val="24"/>
              </w:rPr>
            </w:pPr>
            <w:r>
              <w:rPr>
                <w:rFonts w:eastAsia="標楷體"/>
                <w:color w:val="000000"/>
              </w:rPr>
              <w:t xml:space="preserve">       -   </w:t>
            </w:r>
          </w:p>
        </w:tc>
        <w:tc>
          <w:tcPr>
            <w:tcW w:w="1603" w:type="dxa"/>
            <w:tcBorders>
              <w:top w:val="nil"/>
              <w:left w:val="nil"/>
              <w:bottom w:val="single" w:sz="4" w:space="0" w:color="auto"/>
              <w:right w:val="single" w:sz="4" w:space="0" w:color="auto"/>
            </w:tcBorders>
            <w:vAlign w:val="center"/>
            <w:hideMark/>
          </w:tcPr>
          <w:p w14:paraId="5ABBE1CA" w14:textId="77777777" w:rsidR="00D94437" w:rsidRDefault="00D94437" w:rsidP="00D94437">
            <w:pPr>
              <w:widowControl/>
              <w:jc w:val="right"/>
              <w:rPr>
                <w:rFonts w:eastAsia="標楷體"/>
                <w:color w:val="000000"/>
                <w:kern w:val="0"/>
                <w:szCs w:val="24"/>
              </w:rPr>
            </w:pPr>
            <w:r>
              <w:rPr>
                <w:rFonts w:eastAsia="標楷體"/>
                <w:color w:val="000000"/>
              </w:rPr>
              <w:t xml:space="preserve">           -   </w:t>
            </w:r>
          </w:p>
        </w:tc>
        <w:tc>
          <w:tcPr>
            <w:tcW w:w="1177" w:type="dxa"/>
            <w:tcBorders>
              <w:top w:val="nil"/>
              <w:left w:val="nil"/>
              <w:bottom w:val="single" w:sz="4" w:space="0" w:color="auto"/>
              <w:right w:val="single" w:sz="4" w:space="0" w:color="auto"/>
            </w:tcBorders>
            <w:noWrap/>
            <w:vAlign w:val="center"/>
            <w:hideMark/>
          </w:tcPr>
          <w:p w14:paraId="74D1E702" w14:textId="77777777" w:rsidR="00D94437" w:rsidRDefault="00D94437" w:rsidP="00D94437">
            <w:pPr>
              <w:widowControl/>
              <w:jc w:val="right"/>
              <w:rPr>
                <w:rFonts w:eastAsia="標楷體"/>
                <w:kern w:val="0"/>
                <w:szCs w:val="24"/>
              </w:rPr>
            </w:pPr>
            <w:r>
              <w:rPr>
                <w:rFonts w:eastAsia="標楷體"/>
              </w:rPr>
              <w:t>-</w:t>
            </w:r>
          </w:p>
        </w:tc>
        <w:tc>
          <w:tcPr>
            <w:tcW w:w="1159" w:type="dxa"/>
            <w:tcBorders>
              <w:top w:val="nil"/>
              <w:left w:val="nil"/>
              <w:bottom w:val="single" w:sz="4" w:space="0" w:color="auto"/>
              <w:right w:val="single" w:sz="4" w:space="0" w:color="auto"/>
            </w:tcBorders>
            <w:noWrap/>
            <w:vAlign w:val="center"/>
            <w:hideMark/>
          </w:tcPr>
          <w:p w14:paraId="339835C2" w14:textId="77777777" w:rsidR="00D94437" w:rsidRDefault="00D94437" w:rsidP="00D94437">
            <w:pPr>
              <w:widowControl/>
              <w:jc w:val="right"/>
              <w:rPr>
                <w:rFonts w:eastAsia="標楷體"/>
                <w:kern w:val="0"/>
                <w:szCs w:val="24"/>
              </w:rPr>
            </w:pPr>
            <w:r>
              <w:rPr>
                <w:rFonts w:eastAsia="標楷體"/>
              </w:rPr>
              <w:t>0%</w:t>
            </w:r>
          </w:p>
        </w:tc>
      </w:tr>
      <w:tr w:rsidR="00D94437" w14:paraId="28C323D9" w14:textId="77777777" w:rsidTr="00D94437">
        <w:trPr>
          <w:trHeight w:val="375"/>
        </w:trPr>
        <w:tc>
          <w:tcPr>
            <w:tcW w:w="2080" w:type="dxa"/>
            <w:tcBorders>
              <w:top w:val="nil"/>
              <w:left w:val="single" w:sz="4" w:space="0" w:color="auto"/>
              <w:bottom w:val="single" w:sz="4" w:space="0" w:color="auto"/>
              <w:right w:val="single" w:sz="4" w:space="0" w:color="auto"/>
            </w:tcBorders>
            <w:vAlign w:val="center"/>
            <w:hideMark/>
          </w:tcPr>
          <w:p w14:paraId="1C40EDA8" w14:textId="77777777" w:rsidR="00D94437" w:rsidRDefault="00D94437" w:rsidP="00D94437">
            <w:pPr>
              <w:widowControl/>
              <w:jc w:val="center"/>
              <w:rPr>
                <w:rFonts w:eastAsia="標楷體"/>
                <w:color w:val="000000"/>
                <w:kern w:val="0"/>
                <w:szCs w:val="24"/>
              </w:rPr>
            </w:pPr>
            <w:r>
              <w:rPr>
                <w:rFonts w:eastAsia="標楷體"/>
                <w:color w:val="000000"/>
                <w:kern w:val="0"/>
                <w:szCs w:val="24"/>
              </w:rPr>
              <w:t xml:space="preserve"> </w:t>
            </w:r>
            <w:r>
              <w:rPr>
                <w:rFonts w:eastAsia="標楷體" w:hint="eastAsia"/>
                <w:color w:val="000000"/>
                <w:kern w:val="0"/>
                <w:szCs w:val="24"/>
              </w:rPr>
              <w:t>合計</w:t>
            </w:r>
            <w:r>
              <w:rPr>
                <w:rFonts w:eastAsia="標楷體"/>
                <w:color w:val="000000"/>
                <w:kern w:val="0"/>
                <w:szCs w:val="24"/>
              </w:rPr>
              <w:t xml:space="preserve"> </w:t>
            </w:r>
          </w:p>
        </w:tc>
        <w:tc>
          <w:tcPr>
            <w:tcW w:w="1535" w:type="dxa"/>
            <w:tcBorders>
              <w:top w:val="nil"/>
              <w:left w:val="nil"/>
              <w:bottom w:val="single" w:sz="4" w:space="0" w:color="auto"/>
              <w:right w:val="single" w:sz="4" w:space="0" w:color="auto"/>
            </w:tcBorders>
            <w:vAlign w:val="center"/>
            <w:hideMark/>
          </w:tcPr>
          <w:p w14:paraId="01EA014E" w14:textId="77777777" w:rsidR="00D94437" w:rsidRDefault="00D94437" w:rsidP="00D94437">
            <w:pPr>
              <w:widowControl/>
              <w:jc w:val="right"/>
              <w:rPr>
                <w:rFonts w:eastAsia="標楷體"/>
                <w:color w:val="000000"/>
                <w:kern w:val="0"/>
                <w:szCs w:val="24"/>
              </w:rPr>
            </w:pPr>
            <w:r>
              <w:rPr>
                <w:rFonts w:eastAsia="標楷體"/>
                <w:color w:val="000000"/>
              </w:rPr>
              <w:t xml:space="preserve">       37,792 </w:t>
            </w:r>
          </w:p>
        </w:tc>
        <w:tc>
          <w:tcPr>
            <w:tcW w:w="1279" w:type="dxa"/>
            <w:tcBorders>
              <w:top w:val="nil"/>
              <w:left w:val="nil"/>
              <w:bottom w:val="single" w:sz="4" w:space="0" w:color="auto"/>
              <w:right w:val="single" w:sz="4" w:space="0" w:color="auto"/>
            </w:tcBorders>
            <w:vAlign w:val="center"/>
            <w:hideMark/>
          </w:tcPr>
          <w:p w14:paraId="0940B474" w14:textId="77777777" w:rsidR="00D94437" w:rsidRDefault="00D94437" w:rsidP="00D94437">
            <w:pPr>
              <w:widowControl/>
              <w:jc w:val="right"/>
              <w:rPr>
                <w:rFonts w:eastAsia="標楷體"/>
                <w:color w:val="000000"/>
                <w:kern w:val="0"/>
                <w:szCs w:val="24"/>
              </w:rPr>
            </w:pPr>
            <w:r>
              <w:rPr>
                <w:rFonts w:eastAsia="標楷體"/>
                <w:color w:val="000000"/>
              </w:rPr>
              <w:t xml:space="preserve">        63 </w:t>
            </w:r>
          </w:p>
        </w:tc>
        <w:tc>
          <w:tcPr>
            <w:tcW w:w="1603" w:type="dxa"/>
            <w:tcBorders>
              <w:top w:val="nil"/>
              <w:left w:val="nil"/>
              <w:bottom w:val="single" w:sz="4" w:space="0" w:color="auto"/>
              <w:right w:val="single" w:sz="4" w:space="0" w:color="auto"/>
            </w:tcBorders>
            <w:vAlign w:val="center"/>
            <w:hideMark/>
          </w:tcPr>
          <w:p w14:paraId="12577294" w14:textId="77777777" w:rsidR="00D94437" w:rsidRDefault="00D94437" w:rsidP="00D94437">
            <w:pPr>
              <w:widowControl/>
              <w:jc w:val="right"/>
              <w:rPr>
                <w:rFonts w:eastAsia="標楷體"/>
                <w:color w:val="000000"/>
                <w:kern w:val="0"/>
                <w:szCs w:val="24"/>
              </w:rPr>
            </w:pPr>
            <w:r>
              <w:rPr>
                <w:rFonts w:eastAsia="標楷體"/>
                <w:color w:val="000000"/>
              </w:rPr>
              <w:t xml:space="preserve">            25 </w:t>
            </w:r>
          </w:p>
        </w:tc>
        <w:tc>
          <w:tcPr>
            <w:tcW w:w="1177" w:type="dxa"/>
            <w:tcBorders>
              <w:top w:val="nil"/>
              <w:left w:val="nil"/>
              <w:bottom w:val="single" w:sz="4" w:space="0" w:color="auto"/>
              <w:right w:val="single" w:sz="4" w:space="0" w:color="auto"/>
            </w:tcBorders>
            <w:noWrap/>
            <w:vAlign w:val="center"/>
            <w:hideMark/>
          </w:tcPr>
          <w:p w14:paraId="3FD35739" w14:textId="77777777" w:rsidR="00D94437" w:rsidRDefault="00D94437" w:rsidP="00D94437">
            <w:pPr>
              <w:widowControl/>
              <w:jc w:val="right"/>
              <w:rPr>
                <w:rFonts w:eastAsia="標楷體"/>
                <w:kern w:val="0"/>
                <w:szCs w:val="24"/>
              </w:rPr>
            </w:pPr>
            <w:r>
              <w:rPr>
                <w:rFonts w:eastAsia="標楷體"/>
              </w:rPr>
              <w:t>40%</w:t>
            </w:r>
          </w:p>
        </w:tc>
        <w:tc>
          <w:tcPr>
            <w:tcW w:w="1159" w:type="dxa"/>
            <w:tcBorders>
              <w:top w:val="nil"/>
              <w:left w:val="nil"/>
              <w:bottom w:val="single" w:sz="4" w:space="0" w:color="auto"/>
              <w:right w:val="single" w:sz="4" w:space="0" w:color="auto"/>
            </w:tcBorders>
            <w:noWrap/>
            <w:vAlign w:val="center"/>
            <w:hideMark/>
          </w:tcPr>
          <w:p w14:paraId="29C5EA88" w14:textId="77777777" w:rsidR="00D94437" w:rsidRDefault="00D94437" w:rsidP="00D94437">
            <w:pPr>
              <w:widowControl/>
              <w:jc w:val="right"/>
              <w:rPr>
                <w:rFonts w:eastAsia="標楷體"/>
                <w:kern w:val="0"/>
                <w:szCs w:val="24"/>
              </w:rPr>
            </w:pPr>
            <w:r>
              <w:rPr>
                <w:rFonts w:eastAsia="標楷體"/>
              </w:rPr>
              <w:t>0%</w:t>
            </w:r>
          </w:p>
        </w:tc>
      </w:tr>
    </w:tbl>
    <w:p w14:paraId="2BA07B25" w14:textId="77777777" w:rsidR="00D94437" w:rsidRDefault="00D94437" w:rsidP="00D94437">
      <w:pPr>
        <w:spacing w:line="360" w:lineRule="exact"/>
        <w:ind w:leftChars="354" w:left="850" w:firstLineChars="177" w:firstLine="425"/>
        <w:jc w:val="both"/>
        <w:rPr>
          <w:rFonts w:eastAsia="標楷體"/>
          <w:kern w:val="0"/>
          <w:szCs w:val="24"/>
        </w:rPr>
      </w:pPr>
    </w:p>
    <w:p w14:paraId="755D28BA" w14:textId="77777777" w:rsidR="00D94437" w:rsidRDefault="00D94437" w:rsidP="00D94437">
      <w:pPr>
        <w:spacing w:line="360" w:lineRule="exact"/>
        <w:ind w:leftChars="354" w:left="850" w:firstLineChars="177" w:firstLine="425"/>
        <w:jc w:val="both"/>
        <w:rPr>
          <w:rFonts w:eastAsia="標楷體"/>
          <w:kern w:val="0"/>
          <w:szCs w:val="24"/>
        </w:rPr>
      </w:pPr>
    </w:p>
    <w:p w14:paraId="5B416A02" w14:textId="77777777" w:rsidR="00D94437" w:rsidRDefault="00D94437" w:rsidP="00D94437">
      <w:pPr>
        <w:spacing w:line="360" w:lineRule="exact"/>
        <w:ind w:leftChars="354" w:left="850" w:right="320" w:firstLineChars="177" w:firstLine="283"/>
        <w:jc w:val="right"/>
        <w:rPr>
          <w:rFonts w:eastAsia="標楷體"/>
          <w:kern w:val="0"/>
          <w:sz w:val="16"/>
          <w:szCs w:val="16"/>
        </w:rPr>
      </w:pPr>
      <w:r>
        <w:rPr>
          <w:rFonts w:eastAsia="標楷體" w:hint="eastAsia"/>
          <w:kern w:val="0"/>
          <w:sz w:val="16"/>
          <w:szCs w:val="16"/>
        </w:rPr>
        <w:t>單位：新臺幣千元</w:t>
      </w:r>
    </w:p>
    <w:p w14:paraId="54E676C7" w14:textId="77777777" w:rsidR="00D94437" w:rsidRDefault="00D94437" w:rsidP="00D94437">
      <w:pPr>
        <w:pStyle w:val="aff9"/>
        <w:spacing w:line="360" w:lineRule="exact"/>
        <w:ind w:leftChars="0" w:left="567"/>
        <w:jc w:val="both"/>
        <w:rPr>
          <w:rFonts w:eastAsia="標楷體"/>
          <w:b/>
          <w:bCs/>
        </w:rPr>
      </w:pPr>
    </w:p>
    <w:p w14:paraId="286791ED" w14:textId="77777777" w:rsidR="00D94437" w:rsidRDefault="00D94437" w:rsidP="00D94437">
      <w:pPr>
        <w:pStyle w:val="aff9"/>
        <w:spacing w:line="360" w:lineRule="exact"/>
        <w:ind w:leftChars="0" w:left="567"/>
        <w:jc w:val="both"/>
        <w:rPr>
          <w:rFonts w:eastAsia="標楷體"/>
          <w:b/>
          <w:bCs/>
        </w:rPr>
      </w:pPr>
    </w:p>
    <w:p w14:paraId="2855FE93" w14:textId="5A96E0A8" w:rsidR="00D94437" w:rsidRDefault="00D94437" w:rsidP="00D94437">
      <w:pPr>
        <w:pStyle w:val="aff9"/>
        <w:spacing w:line="360" w:lineRule="exact"/>
        <w:ind w:leftChars="0" w:left="567"/>
        <w:jc w:val="both"/>
        <w:rPr>
          <w:rFonts w:eastAsia="標楷體"/>
          <w:b/>
          <w:bCs/>
        </w:rPr>
      </w:pPr>
      <w:r>
        <w:rPr>
          <w:noProof/>
        </w:rPr>
        <w:drawing>
          <wp:anchor distT="0" distB="0" distL="114300" distR="114300" simplePos="0" relativeHeight="251671557" behindDoc="0" locked="0" layoutInCell="1" allowOverlap="1" wp14:anchorId="732F61CF" wp14:editId="49D7103D">
            <wp:simplePos x="0" y="0"/>
            <wp:positionH relativeFrom="column">
              <wp:posOffset>248920</wp:posOffset>
            </wp:positionH>
            <wp:positionV relativeFrom="paragraph">
              <wp:posOffset>-121285</wp:posOffset>
            </wp:positionV>
            <wp:extent cx="5445760" cy="2698115"/>
            <wp:effectExtent l="0" t="0" r="2540" b="6985"/>
            <wp:wrapNone/>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5760" cy="2698115"/>
                    </a:xfrm>
                    <a:prstGeom prst="rect">
                      <a:avLst/>
                    </a:prstGeom>
                    <a:noFill/>
                  </pic:spPr>
                </pic:pic>
              </a:graphicData>
            </a:graphic>
            <wp14:sizeRelH relativeFrom="page">
              <wp14:pctWidth>0</wp14:pctWidth>
            </wp14:sizeRelH>
            <wp14:sizeRelV relativeFrom="page">
              <wp14:pctHeight>0</wp14:pctHeight>
            </wp14:sizeRelV>
          </wp:anchor>
        </w:drawing>
      </w:r>
    </w:p>
    <w:p w14:paraId="06142034" w14:textId="77777777" w:rsidR="00D94437" w:rsidRDefault="00D94437" w:rsidP="00D94437">
      <w:pPr>
        <w:pStyle w:val="aff9"/>
        <w:spacing w:line="360" w:lineRule="exact"/>
        <w:ind w:leftChars="0" w:left="567"/>
        <w:jc w:val="both"/>
        <w:rPr>
          <w:rFonts w:eastAsia="標楷體"/>
          <w:b/>
          <w:bCs/>
        </w:rPr>
      </w:pPr>
    </w:p>
    <w:p w14:paraId="4D24135A" w14:textId="77777777" w:rsidR="00D94437" w:rsidRDefault="00D94437" w:rsidP="00D94437">
      <w:pPr>
        <w:pStyle w:val="aff9"/>
        <w:spacing w:line="360" w:lineRule="exact"/>
        <w:ind w:leftChars="0" w:left="567"/>
        <w:jc w:val="both"/>
        <w:rPr>
          <w:rFonts w:eastAsia="標楷體"/>
          <w:b/>
          <w:bCs/>
        </w:rPr>
      </w:pPr>
    </w:p>
    <w:p w14:paraId="7C0740D4" w14:textId="77777777" w:rsidR="00D94437" w:rsidRDefault="00D94437" w:rsidP="00D94437">
      <w:pPr>
        <w:pStyle w:val="aff9"/>
        <w:spacing w:line="360" w:lineRule="exact"/>
        <w:ind w:leftChars="0" w:left="567"/>
        <w:jc w:val="both"/>
        <w:rPr>
          <w:rFonts w:eastAsia="標楷體"/>
          <w:b/>
          <w:bCs/>
        </w:rPr>
      </w:pPr>
    </w:p>
    <w:p w14:paraId="3D4EFCC0" w14:textId="77777777" w:rsidR="00D94437" w:rsidRDefault="00D94437" w:rsidP="00D94437">
      <w:pPr>
        <w:pStyle w:val="aff9"/>
        <w:spacing w:line="360" w:lineRule="exact"/>
        <w:ind w:leftChars="0" w:left="567"/>
        <w:jc w:val="both"/>
        <w:rPr>
          <w:rFonts w:eastAsia="標楷體"/>
          <w:b/>
          <w:bCs/>
        </w:rPr>
      </w:pPr>
    </w:p>
    <w:p w14:paraId="1A4335C8" w14:textId="77777777" w:rsidR="00D94437" w:rsidRDefault="00D94437" w:rsidP="00D94437">
      <w:pPr>
        <w:pStyle w:val="aff9"/>
        <w:spacing w:line="360" w:lineRule="exact"/>
        <w:ind w:leftChars="0" w:left="567"/>
        <w:jc w:val="both"/>
        <w:rPr>
          <w:rFonts w:eastAsia="標楷體"/>
          <w:b/>
          <w:bCs/>
        </w:rPr>
      </w:pPr>
    </w:p>
    <w:p w14:paraId="1F72FFF1" w14:textId="77777777" w:rsidR="00D94437" w:rsidRDefault="00D94437" w:rsidP="00D94437">
      <w:pPr>
        <w:pStyle w:val="aff9"/>
        <w:spacing w:line="360" w:lineRule="exact"/>
        <w:ind w:leftChars="0" w:left="567"/>
        <w:jc w:val="both"/>
        <w:rPr>
          <w:rFonts w:eastAsia="標楷體"/>
          <w:b/>
          <w:bCs/>
        </w:rPr>
      </w:pPr>
    </w:p>
    <w:p w14:paraId="19D18291" w14:textId="77777777" w:rsidR="00D94437" w:rsidRDefault="00D94437" w:rsidP="00D94437">
      <w:pPr>
        <w:pStyle w:val="aff9"/>
        <w:spacing w:line="360" w:lineRule="exact"/>
        <w:ind w:leftChars="0" w:left="567"/>
        <w:jc w:val="both"/>
        <w:rPr>
          <w:rFonts w:eastAsia="標楷體"/>
          <w:b/>
          <w:bCs/>
        </w:rPr>
      </w:pPr>
    </w:p>
    <w:p w14:paraId="158AA921" w14:textId="77777777" w:rsidR="00D94437" w:rsidRDefault="00D94437" w:rsidP="00D94437">
      <w:pPr>
        <w:pStyle w:val="aff9"/>
        <w:spacing w:line="360" w:lineRule="exact"/>
        <w:ind w:leftChars="0" w:left="567"/>
        <w:jc w:val="both"/>
        <w:rPr>
          <w:rFonts w:eastAsia="標楷體"/>
          <w:b/>
          <w:bCs/>
        </w:rPr>
      </w:pPr>
    </w:p>
    <w:p w14:paraId="0387102A" w14:textId="77777777" w:rsidR="00D94437" w:rsidRDefault="00D94437" w:rsidP="00D94437">
      <w:pPr>
        <w:pStyle w:val="aff9"/>
        <w:spacing w:line="360" w:lineRule="exact"/>
        <w:ind w:leftChars="0" w:left="567"/>
        <w:jc w:val="both"/>
        <w:rPr>
          <w:rFonts w:eastAsia="標楷體"/>
          <w:b/>
          <w:bCs/>
        </w:rPr>
      </w:pPr>
    </w:p>
    <w:p w14:paraId="6F83BF12" w14:textId="77777777" w:rsidR="00D94437" w:rsidRDefault="00D94437" w:rsidP="00D94437">
      <w:pPr>
        <w:pStyle w:val="aff9"/>
        <w:spacing w:line="360" w:lineRule="exact"/>
        <w:ind w:leftChars="0" w:left="567"/>
        <w:jc w:val="both"/>
        <w:rPr>
          <w:rFonts w:eastAsia="標楷體"/>
          <w:b/>
          <w:bCs/>
        </w:rPr>
      </w:pPr>
    </w:p>
    <w:p w14:paraId="2C460F00" w14:textId="77777777" w:rsidR="00D94437" w:rsidRDefault="00D94437" w:rsidP="00D94437">
      <w:pPr>
        <w:pStyle w:val="aff9"/>
        <w:spacing w:line="360" w:lineRule="exact"/>
        <w:ind w:leftChars="0" w:left="567"/>
        <w:jc w:val="both"/>
        <w:rPr>
          <w:rFonts w:eastAsia="標楷體"/>
          <w:b/>
          <w:bCs/>
        </w:rPr>
      </w:pPr>
    </w:p>
    <w:p w14:paraId="16BA376A" w14:textId="77777777" w:rsidR="00D94437" w:rsidRDefault="00D94437" w:rsidP="00B213FE">
      <w:pPr>
        <w:pStyle w:val="aff9"/>
        <w:numPr>
          <w:ilvl w:val="1"/>
          <w:numId w:val="57"/>
        </w:numPr>
        <w:spacing w:line="360" w:lineRule="exact"/>
        <w:ind w:leftChars="0"/>
        <w:jc w:val="both"/>
        <w:rPr>
          <w:rFonts w:eastAsia="標楷體"/>
          <w:bCs/>
          <w:kern w:val="0"/>
        </w:rPr>
      </w:pPr>
      <w:r>
        <w:rPr>
          <w:rFonts w:eastAsia="標楷體"/>
          <w:bCs/>
          <w:kern w:val="0"/>
        </w:rPr>
        <w:t>114</w:t>
      </w:r>
      <w:r>
        <w:rPr>
          <w:rFonts w:eastAsia="標楷體" w:hint="eastAsia"/>
          <w:bCs/>
          <w:kern w:val="0"/>
        </w:rPr>
        <w:t>年度可用資金</w:t>
      </w:r>
    </w:p>
    <w:p w14:paraId="00EC8AC5" w14:textId="65AC9AC7" w:rsidR="00D94437" w:rsidRDefault="00D94437" w:rsidP="00D94437">
      <w:pPr>
        <w:spacing w:line="360" w:lineRule="exact"/>
        <w:ind w:leftChars="354" w:left="850" w:firstLineChars="177" w:firstLine="425"/>
        <w:jc w:val="both"/>
        <w:rPr>
          <w:rFonts w:eastAsia="標楷體"/>
          <w:szCs w:val="24"/>
        </w:rPr>
      </w:pPr>
      <w:r>
        <w:rPr>
          <w:rFonts w:eastAsia="標楷體"/>
          <w:szCs w:val="24"/>
        </w:rPr>
        <w:t>114</w:t>
      </w:r>
      <w:r>
        <w:rPr>
          <w:rFonts w:eastAsia="標楷體" w:hint="eastAsia"/>
          <w:szCs w:val="24"/>
        </w:rPr>
        <w:t>年度</w:t>
      </w:r>
      <w:r>
        <w:rPr>
          <w:rFonts w:eastAsia="標楷體"/>
          <w:szCs w:val="24"/>
        </w:rPr>
        <w:t>1</w:t>
      </w:r>
      <w:r>
        <w:rPr>
          <w:rFonts w:eastAsia="標楷體" w:hint="eastAsia"/>
          <w:szCs w:val="24"/>
        </w:rPr>
        <w:t>月止可用資金為</w:t>
      </w:r>
      <w:r>
        <w:rPr>
          <w:rFonts w:eastAsia="標楷體"/>
          <w:szCs w:val="24"/>
        </w:rPr>
        <w:t>2</w:t>
      </w:r>
      <w:r>
        <w:rPr>
          <w:rFonts w:eastAsia="標楷體" w:hint="eastAsia"/>
          <w:szCs w:val="24"/>
        </w:rPr>
        <w:t>億</w:t>
      </w:r>
      <w:r>
        <w:rPr>
          <w:rFonts w:eastAsia="標楷體"/>
          <w:szCs w:val="24"/>
        </w:rPr>
        <w:t>5,953</w:t>
      </w:r>
      <w:r>
        <w:rPr>
          <w:rFonts w:eastAsia="標楷體" w:hint="eastAsia"/>
          <w:szCs w:val="24"/>
        </w:rPr>
        <w:t>萬</w:t>
      </w:r>
      <w:r>
        <w:rPr>
          <w:rFonts w:eastAsia="標楷體"/>
          <w:szCs w:val="24"/>
        </w:rPr>
        <w:t>8,000</w:t>
      </w:r>
      <w:r>
        <w:rPr>
          <w:rFonts w:eastAsia="標楷體" w:hint="eastAsia"/>
          <w:szCs w:val="24"/>
        </w:rPr>
        <w:t>元，較</w:t>
      </w:r>
      <w:r>
        <w:rPr>
          <w:rFonts w:eastAsia="標楷體"/>
          <w:szCs w:val="24"/>
        </w:rPr>
        <w:t>113</w:t>
      </w:r>
      <w:r>
        <w:rPr>
          <w:rFonts w:eastAsia="標楷體" w:hint="eastAsia"/>
          <w:szCs w:val="24"/>
        </w:rPr>
        <w:t>年度可用資金</w:t>
      </w:r>
      <w:r>
        <w:rPr>
          <w:rFonts w:eastAsia="標楷體"/>
          <w:szCs w:val="24"/>
        </w:rPr>
        <w:t>2</w:t>
      </w:r>
      <w:r>
        <w:rPr>
          <w:rFonts w:eastAsia="標楷體" w:hint="eastAsia"/>
          <w:szCs w:val="24"/>
        </w:rPr>
        <w:t>億</w:t>
      </w:r>
      <w:r>
        <w:rPr>
          <w:rFonts w:eastAsia="標楷體"/>
          <w:szCs w:val="24"/>
        </w:rPr>
        <w:t>332</w:t>
      </w:r>
      <w:r>
        <w:rPr>
          <w:rFonts w:eastAsia="標楷體" w:hint="eastAsia"/>
          <w:szCs w:val="24"/>
        </w:rPr>
        <w:t>萬</w:t>
      </w:r>
      <w:r>
        <w:rPr>
          <w:rFonts w:eastAsia="標楷體"/>
          <w:szCs w:val="24"/>
        </w:rPr>
        <w:t>3,000</w:t>
      </w:r>
      <w:r>
        <w:rPr>
          <w:rFonts w:eastAsia="標楷體" w:hint="eastAsia"/>
          <w:szCs w:val="24"/>
        </w:rPr>
        <w:t>元，增加</w:t>
      </w:r>
      <w:r>
        <w:rPr>
          <w:rFonts w:eastAsia="標楷體"/>
          <w:szCs w:val="24"/>
        </w:rPr>
        <w:t>5,621</w:t>
      </w:r>
      <w:r>
        <w:rPr>
          <w:rFonts w:eastAsia="標楷體" w:hint="eastAsia"/>
          <w:szCs w:val="24"/>
        </w:rPr>
        <w:t>萬</w:t>
      </w:r>
      <w:r>
        <w:rPr>
          <w:rFonts w:eastAsia="標楷體"/>
          <w:szCs w:val="24"/>
        </w:rPr>
        <w:t>5,000</w:t>
      </w:r>
      <w:r>
        <w:rPr>
          <w:rFonts w:eastAsia="標楷體" w:hint="eastAsia"/>
          <w:szCs w:val="24"/>
        </w:rPr>
        <w:t>元，主要係社教機構發展補助收入第一季</w:t>
      </w:r>
      <w:r>
        <w:rPr>
          <w:rFonts w:eastAsia="標楷體"/>
          <w:szCs w:val="24"/>
        </w:rPr>
        <w:t>6,824</w:t>
      </w:r>
      <w:r>
        <w:rPr>
          <w:rFonts w:eastAsia="標楷體" w:hint="eastAsia"/>
          <w:szCs w:val="24"/>
        </w:rPr>
        <w:t>萬</w:t>
      </w:r>
      <w:r>
        <w:rPr>
          <w:rFonts w:eastAsia="標楷體"/>
          <w:szCs w:val="24"/>
        </w:rPr>
        <w:t>4,000</w:t>
      </w:r>
      <w:r>
        <w:rPr>
          <w:rFonts w:eastAsia="標楷體" w:hint="eastAsia"/>
          <w:szCs w:val="24"/>
        </w:rPr>
        <w:t>元已撥入本館，惟尚有薪資、教育部專案計畫</w:t>
      </w:r>
      <w:r>
        <w:rPr>
          <w:rFonts w:eastAsia="標楷體"/>
          <w:szCs w:val="24"/>
        </w:rPr>
        <w:t>(</w:t>
      </w:r>
      <w:r>
        <w:rPr>
          <w:rFonts w:eastAsia="標楷體" w:hint="eastAsia"/>
          <w:szCs w:val="24"/>
        </w:rPr>
        <w:t>詳下表</w:t>
      </w:r>
      <w:r>
        <w:rPr>
          <w:rFonts w:eastAsia="標楷體"/>
          <w:szCs w:val="24"/>
        </w:rPr>
        <w:t>)</w:t>
      </w:r>
      <w:r>
        <w:rPr>
          <w:rFonts w:eastAsia="標楷體" w:hint="eastAsia"/>
          <w:szCs w:val="24"/>
        </w:rPr>
        <w:t>及各項結報案件等待執行。</w:t>
      </w:r>
    </w:p>
    <w:p w14:paraId="0D944FF5" w14:textId="14AB892E" w:rsidR="00D94437" w:rsidRDefault="00D94437" w:rsidP="00D94437">
      <w:pPr>
        <w:spacing w:line="360" w:lineRule="exact"/>
        <w:jc w:val="both"/>
        <w:rPr>
          <w:rFonts w:eastAsia="標楷體"/>
          <w:szCs w:val="24"/>
        </w:rPr>
      </w:pPr>
      <w:r>
        <w:rPr>
          <w:noProof/>
        </w:rPr>
        <w:drawing>
          <wp:anchor distT="0" distB="0" distL="114300" distR="114300" simplePos="0" relativeHeight="251672581" behindDoc="0" locked="0" layoutInCell="1" allowOverlap="1" wp14:anchorId="7BC8410D" wp14:editId="18460544">
            <wp:simplePos x="0" y="0"/>
            <wp:positionH relativeFrom="column">
              <wp:posOffset>689610</wp:posOffset>
            </wp:positionH>
            <wp:positionV relativeFrom="paragraph">
              <wp:posOffset>6985</wp:posOffset>
            </wp:positionV>
            <wp:extent cx="5444490" cy="2123440"/>
            <wp:effectExtent l="0" t="0" r="3810" b="0"/>
            <wp:wrapNone/>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4490" cy="2123440"/>
                    </a:xfrm>
                    <a:prstGeom prst="rect">
                      <a:avLst/>
                    </a:prstGeom>
                    <a:noFill/>
                  </pic:spPr>
                </pic:pic>
              </a:graphicData>
            </a:graphic>
            <wp14:sizeRelH relativeFrom="page">
              <wp14:pctWidth>0</wp14:pctWidth>
            </wp14:sizeRelH>
            <wp14:sizeRelV relativeFrom="page">
              <wp14:pctHeight>0</wp14:pctHeight>
            </wp14:sizeRelV>
          </wp:anchor>
        </w:drawing>
      </w:r>
    </w:p>
    <w:p w14:paraId="0DCC19D0" w14:textId="1B3328A9" w:rsidR="00D94437" w:rsidRDefault="00D94437" w:rsidP="00D94437">
      <w:pPr>
        <w:pStyle w:val="aff9"/>
        <w:spacing w:line="360" w:lineRule="exact"/>
        <w:ind w:leftChars="0" w:left="567"/>
        <w:jc w:val="both"/>
        <w:rPr>
          <w:rFonts w:eastAsia="標楷體"/>
          <w:b/>
          <w:bCs/>
          <w:szCs w:val="20"/>
        </w:rPr>
      </w:pPr>
    </w:p>
    <w:p w14:paraId="6A06FB31" w14:textId="77777777" w:rsidR="00D94437" w:rsidRDefault="00D94437" w:rsidP="00D94437">
      <w:pPr>
        <w:pStyle w:val="aff9"/>
        <w:spacing w:line="360" w:lineRule="exact"/>
        <w:ind w:leftChars="0" w:left="567"/>
        <w:jc w:val="both"/>
        <w:rPr>
          <w:rFonts w:eastAsia="標楷體"/>
          <w:b/>
          <w:bCs/>
        </w:rPr>
      </w:pPr>
    </w:p>
    <w:p w14:paraId="28DF78F5" w14:textId="77777777" w:rsidR="00D94437" w:rsidRDefault="00D94437" w:rsidP="00D94437">
      <w:pPr>
        <w:pStyle w:val="aff9"/>
        <w:spacing w:line="360" w:lineRule="exact"/>
        <w:ind w:leftChars="0" w:left="567"/>
        <w:jc w:val="both"/>
        <w:rPr>
          <w:rFonts w:eastAsia="標楷體"/>
          <w:b/>
          <w:bCs/>
        </w:rPr>
      </w:pPr>
    </w:p>
    <w:p w14:paraId="20300B40" w14:textId="77777777" w:rsidR="00D94437" w:rsidRDefault="00D94437" w:rsidP="00D94437">
      <w:pPr>
        <w:pStyle w:val="aff9"/>
        <w:spacing w:line="360" w:lineRule="exact"/>
        <w:ind w:leftChars="0" w:left="567"/>
        <w:jc w:val="both"/>
        <w:rPr>
          <w:rFonts w:eastAsia="標楷體"/>
          <w:b/>
          <w:bCs/>
        </w:rPr>
      </w:pPr>
    </w:p>
    <w:p w14:paraId="6E2C4B39" w14:textId="77777777" w:rsidR="00D94437" w:rsidRDefault="00D94437" w:rsidP="00D94437">
      <w:pPr>
        <w:pStyle w:val="aff9"/>
        <w:spacing w:line="360" w:lineRule="exact"/>
        <w:ind w:leftChars="0" w:left="567"/>
        <w:jc w:val="both"/>
        <w:rPr>
          <w:rFonts w:eastAsia="標楷體"/>
          <w:b/>
          <w:bCs/>
        </w:rPr>
      </w:pPr>
    </w:p>
    <w:p w14:paraId="344EB3A8" w14:textId="77777777" w:rsidR="00D94437" w:rsidRDefault="00D94437" w:rsidP="00D94437">
      <w:pPr>
        <w:pStyle w:val="aff9"/>
        <w:spacing w:line="360" w:lineRule="exact"/>
        <w:ind w:leftChars="0" w:left="567"/>
        <w:jc w:val="both"/>
        <w:rPr>
          <w:rFonts w:eastAsia="標楷體"/>
          <w:b/>
          <w:bCs/>
        </w:rPr>
      </w:pPr>
    </w:p>
    <w:p w14:paraId="4A4F07E0" w14:textId="77777777" w:rsidR="00D94437" w:rsidRDefault="00D94437" w:rsidP="00D94437">
      <w:pPr>
        <w:pStyle w:val="aff9"/>
        <w:spacing w:line="360" w:lineRule="exact"/>
        <w:ind w:leftChars="0" w:left="567"/>
        <w:jc w:val="both"/>
        <w:rPr>
          <w:rFonts w:eastAsia="標楷體"/>
          <w:b/>
          <w:bCs/>
        </w:rPr>
      </w:pPr>
    </w:p>
    <w:p w14:paraId="54EE0007" w14:textId="77777777" w:rsidR="00D94437" w:rsidRDefault="00D94437" w:rsidP="00D94437">
      <w:pPr>
        <w:pStyle w:val="aff9"/>
        <w:spacing w:line="360" w:lineRule="exact"/>
        <w:ind w:leftChars="0" w:left="567"/>
        <w:jc w:val="both"/>
        <w:rPr>
          <w:rFonts w:eastAsia="標楷體"/>
          <w:b/>
          <w:bCs/>
        </w:rPr>
      </w:pPr>
    </w:p>
    <w:p w14:paraId="4983FCB6" w14:textId="77777777" w:rsidR="00D94437" w:rsidRDefault="00D94437" w:rsidP="00D94437">
      <w:pPr>
        <w:pStyle w:val="aff9"/>
        <w:spacing w:line="360" w:lineRule="exact"/>
        <w:ind w:leftChars="0" w:left="567"/>
        <w:jc w:val="both"/>
        <w:rPr>
          <w:rFonts w:eastAsia="標楷體"/>
          <w:b/>
          <w:bCs/>
        </w:rPr>
      </w:pPr>
    </w:p>
    <w:p w14:paraId="6782A8BB" w14:textId="1B59FF32" w:rsidR="00D94437" w:rsidRDefault="00D94437" w:rsidP="00D94437">
      <w:pPr>
        <w:jc w:val="center"/>
        <w:rPr>
          <w:rFonts w:eastAsia="標楷體"/>
          <w:sz w:val="16"/>
          <w:szCs w:val="16"/>
        </w:rPr>
      </w:pPr>
      <w:r>
        <w:rPr>
          <w:rFonts w:eastAsia="標楷體"/>
          <w:bCs/>
        </w:rPr>
        <w:t xml:space="preserve">        </w:t>
      </w:r>
      <w:r>
        <w:rPr>
          <w:rFonts w:eastAsia="標楷體" w:hint="eastAsia"/>
          <w:bCs/>
        </w:rPr>
        <w:t>本館預計執行教育部等專案計畫明細</w:t>
      </w:r>
      <w:r>
        <w:rPr>
          <w:rFonts w:eastAsia="標楷體"/>
        </w:rPr>
        <w:t xml:space="preserve">              </w:t>
      </w:r>
      <w:r>
        <w:rPr>
          <w:rFonts w:eastAsia="標楷體" w:hint="eastAsia"/>
          <w:sz w:val="16"/>
          <w:szCs w:val="16"/>
        </w:rPr>
        <w:t>單位：新臺幣千元</w:t>
      </w:r>
    </w:p>
    <w:tbl>
      <w:tblPr>
        <w:tblW w:w="10337" w:type="dxa"/>
        <w:tblInd w:w="-431" w:type="dxa"/>
        <w:tblCellMar>
          <w:left w:w="28" w:type="dxa"/>
          <w:right w:w="28" w:type="dxa"/>
        </w:tblCellMar>
        <w:tblLook w:val="04A0" w:firstRow="1" w:lastRow="0" w:firstColumn="1" w:lastColumn="0" w:noHBand="0" w:noVBand="1"/>
      </w:tblPr>
      <w:tblGrid>
        <w:gridCol w:w="487"/>
        <w:gridCol w:w="1949"/>
        <w:gridCol w:w="1436"/>
        <w:gridCol w:w="1450"/>
        <w:gridCol w:w="1283"/>
        <w:gridCol w:w="1264"/>
        <w:gridCol w:w="1264"/>
        <w:gridCol w:w="1264"/>
      </w:tblGrid>
      <w:tr w:rsidR="00D94437" w14:paraId="1284241F" w14:textId="77777777" w:rsidTr="00D94437">
        <w:trPr>
          <w:trHeight w:val="662"/>
          <w:tblHeader/>
        </w:trPr>
        <w:tc>
          <w:tcPr>
            <w:tcW w:w="2436" w:type="dxa"/>
            <w:gridSpan w:val="2"/>
            <w:tcBorders>
              <w:top w:val="single" w:sz="4" w:space="0" w:color="auto"/>
              <w:left w:val="single" w:sz="4" w:space="0" w:color="auto"/>
              <w:bottom w:val="single" w:sz="4" w:space="0" w:color="auto"/>
              <w:right w:val="single" w:sz="4" w:space="0" w:color="000000"/>
            </w:tcBorders>
            <w:noWrap/>
            <w:vAlign w:val="center"/>
            <w:hideMark/>
          </w:tcPr>
          <w:p w14:paraId="1A900D3D" w14:textId="77777777" w:rsidR="00D94437" w:rsidRDefault="00D94437">
            <w:pPr>
              <w:widowControl/>
              <w:ind w:leftChars="-12" w:left="-29"/>
              <w:jc w:val="center"/>
              <w:rPr>
                <w:rFonts w:eastAsia="標楷體"/>
                <w:color w:val="000000"/>
                <w:kern w:val="0"/>
                <w:szCs w:val="24"/>
              </w:rPr>
            </w:pPr>
            <w:r>
              <w:rPr>
                <w:rFonts w:eastAsia="標楷體" w:hint="eastAsia"/>
                <w:color w:val="000000"/>
                <w:kern w:val="0"/>
                <w:szCs w:val="24"/>
              </w:rPr>
              <w:t>計畫名稱</w:t>
            </w:r>
          </w:p>
        </w:tc>
        <w:tc>
          <w:tcPr>
            <w:tcW w:w="1376" w:type="dxa"/>
            <w:tcBorders>
              <w:top w:val="single" w:sz="4" w:space="0" w:color="auto"/>
              <w:left w:val="nil"/>
              <w:bottom w:val="single" w:sz="4" w:space="0" w:color="auto"/>
              <w:right w:val="single" w:sz="4" w:space="0" w:color="auto"/>
            </w:tcBorders>
            <w:noWrap/>
            <w:vAlign w:val="center"/>
            <w:hideMark/>
          </w:tcPr>
          <w:p w14:paraId="2358A7F1" w14:textId="77777777" w:rsidR="00D94437" w:rsidRDefault="00D94437">
            <w:pPr>
              <w:widowControl/>
              <w:jc w:val="center"/>
              <w:rPr>
                <w:rFonts w:eastAsia="標楷體"/>
                <w:color w:val="000000"/>
                <w:kern w:val="0"/>
                <w:szCs w:val="24"/>
              </w:rPr>
            </w:pPr>
            <w:r>
              <w:rPr>
                <w:rFonts w:eastAsia="標楷體" w:hint="eastAsia"/>
                <w:color w:val="000000"/>
                <w:kern w:val="0"/>
                <w:szCs w:val="24"/>
              </w:rPr>
              <w:t>核定金額</w:t>
            </w:r>
          </w:p>
        </w:tc>
        <w:tc>
          <w:tcPr>
            <w:tcW w:w="1450" w:type="dxa"/>
            <w:tcBorders>
              <w:top w:val="single" w:sz="4" w:space="0" w:color="auto"/>
              <w:left w:val="nil"/>
              <w:bottom w:val="single" w:sz="4" w:space="0" w:color="auto"/>
              <w:right w:val="single" w:sz="4" w:space="0" w:color="auto"/>
            </w:tcBorders>
            <w:noWrap/>
            <w:vAlign w:val="center"/>
            <w:hideMark/>
          </w:tcPr>
          <w:p w14:paraId="1B2F86AB" w14:textId="3E55384E" w:rsidR="00D94437" w:rsidRDefault="00D94437">
            <w:pPr>
              <w:widowControl/>
              <w:jc w:val="center"/>
              <w:rPr>
                <w:rFonts w:eastAsia="標楷體"/>
                <w:color w:val="000000"/>
                <w:kern w:val="0"/>
                <w:szCs w:val="24"/>
              </w:rPr>
            </w:pPr>
            <w:r>
              <w:rPr>
                <w:rFonts w:eastAsia="標楷體" w:hint="eastAsia"/>
                <w:color w:val="000000"/>
                <w:kern w:val="0"/>
                <w:szCs w:val="24"/>
              </w:rPr>
              <w:t>補助金額</w:t>
            </w:r>
          </w:p>
        </w:tc>
        <w:tc>
          <w:tcPr>
            <w:tcW w:w="1283" w:type="dxa"/>
            <w:tcBorders>
              <w:top w:val="single" w:sz="4" w:space="0" w:color="auto"/>
              <w:left w:val="nil"/>
              <w:bottom w:val="single" w:sz="4" w:space="0" w:color="auto"/>
              <w:right w:val="single" w:sz="4" w:space="0" w:color="auto"/>
            </w:tcBorders>
            <w:noWrap/>
            <w:vAlign w:val="center"/>
            <w:hideMark/>
          </w:tcPr>
          <w:p w14:paraId="094E17DB" w14:textId="6118881A" w:rsidR="00D94437" w:rsidRDefault="00D94437">
            <w:pPr>
              <w:widowControl/>
              <w:jc w:val="center"/>
              <w:rPr>
                <w:rFonts w:eastAsia="標楷體"/>
                <w:color w:val="000000"/>
                <w:kern w:val="0"/>
                <w:szCs w:val="24"/>
              </w:rPr>
            </w:pPr>
            <w:r>
              <w:rPr>
                <w:rFonts w:eastAsia="標楷體" w:hint="eastAsia"/>
                <w:color w:val="000000"/>
                <w:kern w:val="0"/>
                <w:szCs w:val="24"/>
              </w:rPr>
              <w:t>配合款金額</w:t>
            </w:r>
          </w:p>
        </w:tc>
        <w:tc>
          <w:tcPr>
            <w:tcW w:w="1264" w:type="dxa"/>
            <w:tcBorders>
              <w:top w:val="single" w:sz="4" w:space="0" w:color="auto"/>
              <w:left w:val="nil"/>
              <w:bottom w:val="single" w:sz="4" w:space="0" w:color="auto"/>
              <w:right w:val="single" w:sz="4" w:space="0" w:color="auto"/>
            </w:tcBorders>
            <w:vAlign w:val="center"/>
            <w:hideMark/>
          </w:tcPr>
          <w:p w14:paraId="13F5D5D9" w14:textId="77777777" w:rsidR="00D94437" w:rsidRDefault="00D94437">
            <w:pPr>
              <w:widowControl/>
              <w:jc w:val="center"/>
              <w:rPr>
                <w:rFonts w:eastAsia="標楷體"/>
                <w:color w:val="000000"/>
                <w:kern w:val="0"/>
                <w:szCs w:val="24"/>
              </w:rPr>
            </w:pPr>
            <w:r>
              <w:rPr>
                <w:rFonts w:eastAsia="標楷體"/>
                <w:color w:val="000000"/>
                <w:kern w:val="0"/>
                <w:szCs w:val="24"/>
              </w:rPr>
              <w:t>113</w:t>
            </w:r>
            <w:r>
              <w:rPr>
                <w:rFonts w:eastAsia="標楷體" w:hint="eastAsia"/>
                <w:color w:val="000000"/>
                <w:kern w:val="0"/>
                <w:szCs w:val="24"/>
              </w:rPr>
              <w:t>年</w:t>
            </w:r>
          </w:p>
          <w:p w14:paraId="59199C87" w14:textId="77777777" w:rsidR="00D94437" w:rsidRDefault="00D94437">
            <w:pPr>
              <w:widowControl/>
              <w:jc w:val="center"/>
              <w:rPr>
                <w:rFonts w:eastAsia="標楷體"/>
                <w:color w:val="000000"/>
                <w:kern w:val="0"/>
                <w:szCs w:val="24"/>
              </w:rPr>
            </w:pPr>
            <w:r>
              <w:rPr>
                <w:rFonts w:eastAsia="標楷體" w:hint="eastAsia"/>
                <w:color w:val="000000"/>
                <w:kern w:val="0"/>
                <w:szCs w:val="24"/>
              </w:rPr>
              <w:t>配合款金額</w:t>
            </w:r>
          </w:p>
        </w:tc>
        <w:tc>
          <w:tcPr>
            <w:tcW w:w="1264" w:type="dxa"/>
            <w:tcBorders>
              <w:top w:val="single" w:sz="4" w:space="0" w:color="auto"/>
              <w:left w:val="nil"/>
              <w:bottom w:val="single" w:sz="4" w:space="0" w:color="auto"/>
              <w:right w:val="single" w:sz="4" w:space="0" w:color="auto"/>
            </w:tcBorders>
            <w:vAlign w:val="center"/>
            <w:hideMark/>
          </w:tcPr>
          <w:p w14:paraId="4696D7CF" w14:textId="77777777" w:rsidR="00D94437" w:rsidRDefault="00D94437">
            <w:pPr>
              <w:widowControl/>
              <w:jc w:val="center"/>
              <w:rPr>
                <w:rFonts w:eastAsia="標楷體"/>
                <w:color w:val="000000"/>
                <w:kern w:val="0"/>
                <w:szCs w:val="24"/>
              </w:rPr>
            </w:pPr>
            <w:r>
              <w:rPr>
                <w:rFonts w:eastAsia="標楷體"/>
                <w:color w:val="000000"/>
                <w:kern w:val="0"/>
                <w:szCs w:val="24"/>
              </w:rPr>
              <w:t>114</w:t>
            </w:r>
            <w:r>
              <w:rPr>
                <w:rFonts w:eastAsia="標楷體" w:hint="eastAsia"/>
                <w:color w:val="000000"/>
                <w:kern w:val="0"/>
                <w:szCs w:val="24"/>
              </w:rPr>
              <w:t>年</w:t>
            </w:r>
          </w:p>
          <w:p w14:paraId="23E20834" w14:textId="77777777" w:rsidR="00D94437" w:rsidRDefault="00D94437">
            <w:pPr>
              <w:widowControl/>
              <w:jc w:val="center"/>
              <w:rPr>
                <w:rFonts w:eastAsia="標楷體"/>
                <w:color w:val="000000"/>
                <w:kern w:val="0"/>
                <w:szCs w:val="24"/>
              </w:rPr>
            </w:pPr>
            <w:r>
              <w:rPr>
                <w:rFonts w:eastAsia="標楷體" w:hint="eastAsia"/>
                <w:color w:val="000000"/>
                <w:kern w:val="0"/>
                <w:szCs w:val="24"/>
              </w:rPr>
              <w:t>配合款金額</w:t>
            </w:r>
          </w:p>
        </w:tc>
        <w:tc>
          <w:tcPr>
            <w:tcW w:w="1264" w:type="dxa"/>
            <w:tcBorders>
              <w:top w:val="single" w:sz="4" w:space="0" w:color="auto"/>
              <w:left w:val="nil"/>
              <w:bottom w:val="single" w:sz="4" w:space="0" w:color="auto"/>
              <w:right w:val="single" w:sz="4" w:space="0" w:color="auto"/>
            </w:tcBorders>
            <w:vAlign w:val="center"/>
            <w:hideMark/>
          </w:tcPr>
          <w:p w14:paraId="31616ADD" w14:textId="77777777" w:rsidR="00D94437" w:rsidRDefault="00D94437">
            <w:pPr>
              <w:widowControl/>
              <w:jc w:val="center"/>
              <w:rPr>
                <w:rFonts w:eastAsia="標楷體"/>
                <w:color w:val="000000"/>
                <w:kern w:val="0"/>
                <w:szCs w:val="24"/>
              </w:rPr>
            </w:pPr>
            <w:r>
              <w:rPr>
                <w:rFonts w:eastAsia="標楷體"/>
                <w:color w:val="000000"/>
                <w:kern w:val="0"/>
                <w:szCs w:val="24"/>
              </w:rPr>
              <w:t>115</w:t>
            </w:r>
            <w:r>
              <w:rPr>
                <w:rFonts w:eastAsia="標楷體" w:hint="eastAsia"/>
                <w:color w:val="000000"/>
                <w:kern w:val="0"/>
                <w:szCs w:val="24"/>
              </w:rPr>
              <w:t>年</w:t>
            </w:r>
          </w:p>
          <w:p w14:paraId="014D6E11" w14:textId="77777777" w:rsidR="00D94437" w:rsidRDefault="00D94437">
            <w:pPr>
              <w:widowControl/>
              <w:jc w:val="center"/>
              <w:rPr>
                <w:rFonts w:eastAsia="標楷體"/>
                <w:color w:val="000000"/>
                <w:kern w:val="0"/>
                <w:szCs w:val="24"/>
              </w:rPr>
            </w:pPr>
            <w:r>
              <w:rPr>
                <w:rFonts w:eastAsia="標楷體" w:hint="eastAsia"/>
                <w:color w:val="000000"/>
                <w:kern w:val="0"/>
                <w:szCs w:val="24"/>
              </w:rPr>
              <w:t>配合款金額</w:t>
            </w:r>
          </w:p>
        </w:tc>
      </w:tr>
      <w:tr w:rsidR="00D94437" w14:paraId="6EF75ACE" w14:textId="77777777" w:rsidTr="00D94437">
        <w:trPr>
          <w:trHeight w:val="1535"/>
        </w:trPr>
        <w:tc>
          <w:tcPr>
            <w:tcW w:w="487" w:type="dxa"/>
            <w:vMerge w:val="restart"/>
            <w:tcBorders>
              <w:top w:val="nil"/>
              <w:left w:val="single" w:sz="4" w:space="0" w:color="auto"/>
              <w:bottom w:val="single" w:sz="4" w:space="0" w:color="auto"/>
              <w:right w:val="single" w:sz="4" w:space="0" w:color="auto"/>
            </w:tcBorders>
            <w:noWrap/>
            <w:textDirection w:val="tbRlV"/>
            <w:vAlign w:val="center"/>
            <w:hideMark/>
          </w:tcPr>
          <w:p w14:paraId="726A779A" w14:textId="77777777" w:rsidR="00D94437" w:rsidRDefault="00D94437">
            <w:pPr>
              <w:widowControl/>
              <w:jc w:val="center"/>
              <w:rPr>
                <w:rFonts w:eastAsia="標楷體"/>
                <w:color w:val="000000"/>
                <w:kern w:val="0"/>
                <w:szCs w:val="24"/>
              </w:rPr>
            </w:pPr>
            <w:r>
              <w:rPr>
                <w:rFonts w:eastAsia="標楷體" w:hint="eastAsia"/>
                <w:color w:val="000000"/>
                <w:kern w:val="0"/>
                <w:szCs w:val="24"/>
              </w:rPr>
              <w:t>已核定</w:t>
            </w:r>
          </w:p>
        </w:tc>
        <w:tc>
          <w:tcPr>
            <w:tcW w:w="1948" w:type="dxa"/>
            <w:tcBorders>
              <w:top w:val="nil"/>
              <w:left w:val="nil"/>
              <w:bottom w:val="single" w:sz="4" w:space="0" w:color="auto"/>
              <w:right w:val="single" w:sz="4" w:space="0" w:color="auto"/>
            </w:tcBorders>
            <w:vAlign w:val="center"/>
            <w:hideMark/>
          </w:tcPr>
          <w:p w14:paraId="797B3914" w14:textId="77777777" w:rsidR="00D94437" w:rsidRDefault="00D94437">
            <w:pPr>
              <w:widowControl/>
              <w:rPr>
                <w:rFonts w:eastAsia="標楷體"/>
                <w:color w:val="000000"/>
                <w:kern w:val="0"/>
                <w:szCs w:val="24"/>
              </w:rPr>
            </w:pPr>
            <w:r>
              <w:rPr>
                <w:rFonts w:eastAsia="標楷體" w:hint="eastAsia"/>
                <w:color w:val="000000"/>
                <w:kern w:val="0"/>
                <w:szCs w:val="24"/>
              </w:rPr>
              <w:t>教育部</w:t>
            </w:r>
            <w:r>
              <w:rPr>
                <w:rFonts w:eastAsia="標楷體"/>
                <w:color w:val="000000"/>
                <w:kern w:val="0"/>
                <w:szCs w:val="24"/>
              </w:rPr>
              <w:t>113</w:t>
            </w:r>
            <w:r>
              <w:rPr>
                <w:rFonts w:eastAsia="標楷體" w:hint="eastAsia"/>
                <w:color w:val="000000"/>
                <w:kern w:val="0"/>
                <w:szCs w:val="24"/>
              </w:rPr>
              <w:t>年中程</w:t>
            </w:r>
            <w:r>
              <w:rPr>
                <w:rFonts w:eastAsia="標楷體"/>
                <w:color w:val="000000"/>
                <w:kern w:val="0"/>
                <w:szCs w:val="24"/>
              </w:rPr>
              <w:t>-</w:t>
            </w:r>
            <w:r>
              <w:rPr>
                <w:rFonts w:eastAsia="標楷體" w:hint="eastAsia"/>
                <w:color w:val="000000"/>
                <w:kern w:val="0"/>
                <w:szCs w:val="24"/>
              </w:rPr>
              <w:t>創客工場教室改造及維運開發計畫</w:t>
            </w:r>
            <w:r>
              <w:rPr>
                <w:rFonts w:eastAsia="標楷體"/>
                <w:color w:val="000000"/>
                <w:kern w:val="0"/>
                <w:szCs w:val="24"/>
              </w:rPr>
              <w:t>(</w:t>
            </w:r>
            <w:r>
              <w:rPr>
                <w:rFonts w:eastAsia="標楷體" w:hint="eastAsia"/>
                <w:color w:val="000000"/>
                <w:kern w:val="0"/>
                <w:szCs w:val="24"/>
              </w:rPr>
              <w:t>第一期</w:t>
            </w:r>
            <w:r>
              <w:rPr>
                <w:rFonts w:eastAsia="標楷體"/>
                <w:color w:val="000000"/>
                <w:kern w:val="0"/>
                <w:szCs w:val="24"/>
              </w:rPr>
              <w:t>)</w:t>
            </w:r>
          </w:p>
        </w:tc>
        <w:tc>
          <w:tcPr>
            <w:tcW w:w="1376" w:type="dxa"/>
            <w:tcBorders>
              <w:top w:val="nil"/>
              <w:left w:val="nil"/>
              <w:bottom w:val="single" w:sz="4" w:space="0" w:color="auto"/>
              <w:right w:val="single" w:sz="4" w:space="0" w:color="auto"/>
            </w:tcBorders>
            <w:vAlign w:val="center"/>
            <w:hideMark/>
          </w:tcPr>
          <w:p w14:paraId="0749ACAE" w14:textId="77777777" w:rsidR="00D94437" w:rsidRDefault="00D94437">
            <w:pPr>
              <w:widowControl/>
              <w:jc w:val="right"/>
              <w:rPr>
                <w:rFonts w:eastAsia="標楷體"/>
                <w:color w:val="000000"/>
                <w:kern w:val="0"/>
                <w:szCs w:val="24"/>
              </w:rPr>
            </w:pPr>
            <w:r>
              <w:rPr>
                <w:rFonts w:eastAsia="標楷體"/>
                <w:color w:val="000000"/>
                <w:kern w:val="0"/>
                <w:szCs w:val="24"/>
              </w:rPr>
              <w:t>3,420,000</w:t>
            </w:r>
          </w:p>
        </w:tc>
        <w:tc>
          <w:tcPr>
            <w:tcW w:w="1450" w:type="dxa"/>
            <w:tcBorders>
              <w:top w:val="nil"/>
              <w:left w:val="nil"/>
              <w:bottom w:val="single" w:sz="4" w:space="0" w:color="auto"/>
              <w:right w:val="single" w:sz="4" w:space="0" w:color="auto"/>
            </w:tcBorders>
            <w:noWrap/>
            <w:vAlign w:val="center"/>
            <w:hideMark/>
          </w:tcPr>
          <w:p w14:paraId="30723ECB" w14:textId="77777777" w:rsidR="00D94437" w:rsidRDefault="00D94437">
            <w:pPr>
              <w:widowControl/>
              <w:jc w:val="right"/>
              <w:rPr>
                <w:rFonts w:eastAsia="標楷體"/>
                <w:color w:val="000000"/>
                <w:kern w:val="0"/>
                <w:szCs w:val="24"/>
              </w:rPr>
            </w:pPr>
            <w:r>
              <w:rPr>
                <w:rFonts w:eastAsia="標楷體"/>
                <w:color w:val="000000"/>
                <w:kern w:val="0"/>
                <w:szCs w:val="24"/>
              </w:rPr>
              <w:t>2,800,000</w:t>
            </w:r>
          </w:p>
        </w:tc>
        <w:tc>
          <w:tcPr>
            <w:tcW w:w="1283" w:type="dxa"/>
            <w:tcBorders>
              <w:top w:val="nil"/>
              <w:left w:val="nil"/>
              <w:bottom w:val="single" w:sz="4" w:space="0" w:color="auto"/>
              <w:right w:val="single" w:sz="4" w:space="0" w:color="auto"/>
            </w:tcBorders>
            <w:noWrap/>
            <w:vAlign w:val="center"/>
            <w:hideMark/>
          </w:tcPr>
          <w:p w14:paraId="29DFB256" w14:textId="004F8006" w:rsidR="00D94437" w:rsidRDefault="00D94437">
            <w:pPr>
              <w:widowControl/>
              <w:jc w:val="right"/>
              <w:rPr>
                <w:rFonts w:eastAsia="標楷體"/>
                <w:color w:val="000000"/>
                <w:kern w:val="0"/>
                <w:szCs w:val="24"/>
              </w:rPr>
            </w:pPr>
            <w:r>
              <w:rPr>
                <w:rFonts w:eastAsia="標楷體"/>
                <w:color w:val="000000"/>
                <w:kern w:val="0"/>
                <w:szCs w:val="24"/>
              </w:rPr>
              <w:t>620,000</w:t>
            </w:r>
          </w:p>
        </w:tc>
        <w:tc>
          <w:tcPr>
            <w:tcW w:w="1264" w:type="dxa"/>
            <w:tcBorders>
              <w:top w:val="nil"/>
              <w:left w:val="nil"/>
              <w:bottom w:val="single" w:sz="4" w:space="0" w:color="auto"/>
              <w:right w:val="single" w:sz="4" w:space="0" w:color="auto"/>
            </w:tcBorders>
            <w:noWrap/>
            <w:vAlign w:val="center"/>
            <w:hideMark/>
          </w:tcPr>
          <w:p w14:paraId="05C956C0" w14:textId="77777777" w:rsidR="00D94437" w:rsidRDefault="00D94437">
            <w:pPr>
              <w:widowControl/>
              <w:jc w:val="right"/>
              <w:rPr>
                <w:rFonts w:eastAsia="標楷體"/>
                <w:color w:val="000000"/>
                <w:kern w:val="0"/>
                <w:szCs w:val="24"/>
              </w:rPr>
            </w:pPr>
            <w:r>
              <w:rPr>
                <w:rFonts w:eastAsia="標楷體"/>
                <w:color w:val="000000"/>
                <w:kern w:val="0"/>
                <w:szCs w:val="24"/>
              </w:rPr>
              <w:t>620,000</w:t>
            </w:r>
          </w:p>
        </w:tc>
        <w:tc>
          <w:tcPr>
            <w:tcW w:w="1264" w:type="dxa"/>
            <w:tcBorders>
              <w:top w:val="nil"/>
              <w:left w:val="nil"/>
              <w:bottom w:val="single" w:sz="4" w:space="0" w:color="auto"/>
              <w:right w:val="single" w:sz="4" w:space="0" w:color="auto"/>
            </w:tcBorders>
            <w:noWrap/>
            <w:vAlign w:val="center"/>
            <w:hideMark/>
          </w:tcPr>
          <w:p w14:paraId="1811BE7F" w14:textId="77777777" w:rsidR="00D94437" w:rsidRDefault="00D94437">
            <w:pPr>
              <w:widowControl/>
              <w:rPr>
                <w:rFonts w:eastAsia="標楷體"/>
                <w:color w:val="000000"/>
                <w:kern w:val="0"/>
                <w:szCs w:val="24"/>
              </w:rPr>
            </w:pPr>
            <w:r>
              <w:rPr>
                <w:rFonts w:eastAsia="標楷體" w:hint="eastAsia"/>
                <w:color w:val="000000"/>
                <w:kern w:val="0"/>
                <w:szCs w:val="24"/>
              </w:rPr>
              <w:t xml:space="preserve">　</w:t>
            </w:r>
          </w:p>
        </w:tc>
        <w:tc>
          <w:tcPr>
            <w:tcW w:w="1264" w:type="dxa"/>
            <w:tcBorders>
              <w:top w:val="nil"/>
              <w:left w:val="nil"/>
              <w:bottom w:val="single" w:sz="4" w:space="0" w:color="auto"/>
              <w:right w:val="single" w:sz="4" w:space="0" w:color="auto"/>
            </w:tcBorders>
            <w:noWrap/>
            <w:vAlign w:val="center"/>
            <w:hideMark/>
          </w:tcPr>
          <w:p w14:paraId="7BC5D132" w14:textId="77777777" w:rsidR="00D94437" w:rsidRDefault="00D94437">
            <w:pPr>
              <w:widowControl/>
              <w:rPr>
                <w:rFonts w:eastAsia="標楷體"/>
                <w:color w:val="000000"/>
                <w:kern w:val="0"/>
                <w:szCs w:val="24"/>
              </w:rPr>
            </w:pPr>
            <w:r>
              <w:rPr>
                <w:rFonts w:eastAsia="標楷體" w:hint="eastAsia"/>
                <w:color w:val="000000"/>
                <w:kern w:val="0"/>
                <w:szCs w:val="24"/>
              </w:rPr>
              <w:t xml:space="preserve">　</w:t>
            </w:r>
          </w:p>
        </w:tc>
      </w:tr>
      <w:tr w:rsidR="00D94437" w14:paraId="5D41851A" w14:textId="77777777" w:rsidTr="00D94437">
        <w:trPr>
          <w:trHeight w:val="1475"/>
        </w:trPr>
        <w:tc>
          <w:tcPr>
            <w:tcW w:w="0" w:type="auto"/>
            <w:vMerge/>
            <w:tcBorders>
              <w:top w:val="nil"/>
              <w:left w:val="single" w:sz="4" w:space="0" w:color="auto"/>
              <w:bottom w:val="single" w:sz="4" w:space="0" w:color="auto"/>
              <w:right w:val="single" w:sz="4" w:space="0" w:color="auto"/>
            </w:tcBorders>
            <w:vAlign w:val="center"/>
            <w:hideMark/>
          </w:tcPr>
          <w:p w14:paraId="2263838E" w14:textId="77777777" w:rsidR="00D94437" w:rsidRDefault="00D94437">
            <w:pPr>
              <w:widowControl/>
              <w:rPr>
                <w:rFonts w:eastAsia="標楷體"/>
                <w:color w:val="000000"/>
                <w:kern w:val="0"/>
                <w:szCs w:val="24"/>
              </w:rPr>
            </w:pPr>
          </w:p>
        </w:tc>
        <w:tc>
          <w:tcPr>
            <w:tcW w:w="1948" w:type="dxa"/>
            <w:tcBorders>
              <w:top w:val="nil"/>
              <w:left w:val="nil"/>
              <w:bottom w:val="single" w:sz="4" w:space="0" w:color="auto"/>
              <w:right w:val="single" w:sz="4" w:space="0" w:color="auto"/>
            </w:tcBorders>
            <w:vAlign w:val="center"/>
            <w:hideMark/>
          </w:tcPr>
          <w:p w14:paraId="5EBA95A8" w14:textId="77777777" w:rsidR="00D94437" w:rsidRDefault="00D94437">
            <w:pPr>
              <w:widowControl/>
              <w:rPr>
                <w:rFonts w:eastAsia="標楷體"/>
                <w:color w:val="000000"/>
                <w:kern w:val="0"/>
                <w:szCs w:val="24"/>
              </w:rPr>
            </w:pPr>
            <w:r>
              <w:rPr>
                <w:rFonts w:eastAsia="標楷體" w:hint="eastAsia"/>
                <w:color w:val="000000"/>
                <w:kern w:val="0"/>
                <w:szCs w:val="24"/>
              </w:rPr>
              <w:t>教育部</w:t>
            </w:r>
            <w:r>
              <w:rPr>
                <w:rFonts w:eastAsia="標楷體"/>
                <w:color w:val="000000"/>
                <w:kern w:val="0"/>
                <w:szCs w:val="24"/>
              </w:rPr>
              <w:t>113</w:t>
            </w:r>
            <w:r>
              <w:rPr>
                <w:rFonts w:eastAsia="標楷體" w:hint="eastAsia"/>
                <w:color w:val="000000"/>
                <w:kern w:val="0"/>
                <w:szCs w:val="24"/>
              </w:rPr>
              <w:t>年中程</w:t>
            </w:r>
            <w:r>
              <w:rPr>
                <w:rFonts w:eastAsia="標楷體"/>
                <w:color w:val="000000"/>
                <w:kern w:val="0"/>
                <w:szCs w:val="24"/>
              </w:rPr>
              <w:t>-A</w:t>
            </w:r>
            <w:r>
              <w:rPr>
                <w:rFonts w:eastAsia="標楷體" w:hint="eastAsia"/>
                <w:color w:val="000000"/>
                <w:kern w:val="0"/>
                <w:szCs w:val="24"/>
              </w:rPr>
              <w:t>區大廳空間桁架結構桿件變形補強工程</w:t>
            </w:r>
          </w:p>
        </w:tc>
        <w:tc>
          <w:tcPr>
            <w:tcW w:w="1376" w:type="dxa"/>
            <w:tcBorders>
              <w:top w:val="nil"/>
              <w:left w:val="nil"/>
              <w:bottom w:val="single" w:sz="4" w:space="0" w:color="auto"/>
              <w:right w:val="single" w:sz="4" w:space="0" w:color="auto"/>
            </w:tcBorders>
            <w:vAlign w:val="center"/>
            <w:hideMark/>
          </w:tcPr>
          <w:p w14:paraId="370C3B47" w14:textId="77777777" w:rsidR="00D94437" w:rsidRDefault="00D94437">
            <w:pPr>
              <w:widowControl/>
              <w:jc w:val="right"/>
              <w:rPr>
                <w:rFonts w:eastAsia="標楷體"/>
                <w:color w:val="000000"/>
                <w:kern w:val="0"/>
                <w:szCs w:val="24"/>
              </w:rPr>
            </w:pPr>
            <w:r>
              <w:rPr>
                <w:rFonts w:eastAsia="標楷體"/>
                <w:color w:val="000000"/>
                <w:kern w:val="0"/>
                <w:szCs w:val="24"/>
              </w:rPr>
              <w:t>5,067,000</w:t>
            </w:r>
          </w:p>
        </w:tc>
        <w:tc>
          <w:tcPr>
            <w:tcW w:w="1450" w:type="dxa"/>
            <w:tcBorders>
              <w:top w:val="nil"/>
              <w:left w:val="nil"/>
              <w:bottom w:val="single" w:sz="4" w:space="0" w:color="auto"/>
              <w:right w:val="single" w:sz="4" w:space="0" w:color="auto"/>
            </w:tcBorders>
            <w:noWrap/>
            <w:vAlign w:val="center"/>
            <w:hideMark/>
          </w:tcPr>
          <w:p w14:paraId="6B4AE630" w14:textId="77777777" w:rsidR="00D94437" w:rsidRDefault="00D94437">
            <w:pPr>
              <w:widowControl/>
              <w:jc w:val="right"/>
              <w:rPr>
                <w:rFonts w:eastAsia="標楷體"/>
                <w:color w:val="000000"/>
                <w:kern w:val="0"/>
                <w:szCs w:val="24"/>
              </w:rPr>
            </w:pPr>
            <w:r>
              <w:rPr>
                <w:rFonts w:eastAsia="標楷體"/>
                <w:color w:val="000000"/>
                <w:kern w:val="0"/>
                <w:szCs w:val="24"/>
              </w:rPr>
              <w:t>4,350,000</w:t>
            </w:r>
          </w:p>
        </w:tc>
        <w:tc>
          <w:tcPr>
            <w:tcW w:w="1283" w:type="dxa"/>
            <w:tcBorders>
              <w:top w:val="nil"/>
              <w:left w:val="nil"/>
              <w:bottom w:val="single" w:sz="4" w:space="0" w:color="auto"/>
              <w:right w:val="single" w:sz="4" w:space="0" w:color="auto"/>
            </w:tcBorders>
            <w:noWrap/>
            <w:vAlign w:val="center"/>
            <w:hideMark/>
          </w:tcPr>
          <w:p w14:paraId="336D9FA6" w14:textId="77777777" w:rsidR="00D94437" w:rsidRDefault="00D94437">
            <w:pPr>
              <w:widowControl/>
              <w:jc w:val="right"/>
              <w:rPr>
                <w:rFonts w:eastAsia="標楷體"/>
                <w:color w:val="000000"/>
                <w:kern w:val="0"/>
                <w:szCs w:val="24"/>
              </w:rPr>
            </w:pPr>
            <w:r>
              <w:rPr>
                <w:rFonts w:eastAsia="標楷體"/>
                <w:color w:val="000000"/>
                <w:kern w:val="0"/>
                <w:szCs w:val="24"/>
              </w:rPr>
              <w:t>717,000</w:t>
            </w:r>
          </w:p>
        </w:tc>
        <w:tc>
          <w:tcPr>
            <w:tcW w:w="1264" w:type="dxa"/>
            <w:tcBorders>
              <w:top w:val="nil"/>
              <w:left w:val="nil"/>
              <w:bottom w:val="single" w:sz="4" w:space="0" w:color="auto"/>
              <w:right w:val="single" w:sz="4" w:space="0" w:color="auto"/>
            </w:tcBorders>
            <w:noWrap/>
            <w:vAlign w:val="center"/>
            <w:hideMark/>
          </w:tcPr>
          <w:p w14:paraId="0F925F7A" w14:textId="77777777" w:rsidR="00D94437" w:rsidRDefault="00D94437">
            <w:pPr>
              <w:widowControl/>
              <w:jc w:val="right"/>
              <w:rPr>
                <w:rFonts w:eastAsia="標楷體"/>
                <w:color w:val="000000"/>
                <w:kern w:val="0"/>
                <w:szCs w:val="24"/>
              </w:rPr>
            </w:pPr>
            <w:r>
              <w:rPr>
                <w:rFonts w:eastAsia="標楷體"/>
                <w:color w:val="000000"/>
                <w:kern w:val="0"/>
                <w:szCs w:val="24"/>
              </w:rPr>
              <w:t>717,000</w:t>
            </w:r>
          </w:p>
        </w:tc>
        <w:tc>
          <w:tcPr>
            <w:tcW w:w="1264" w:type="dxa"/>
            <w:tcBorders>
              <w:top w:val="nil"/>
              <w:left w:val="nil"/>
              <w:bottom w:val="single" w:sz="4" w:space="0" w:color="auto"/>
              <w:right w:val="single" w:sz="4" w:space="0" w:color="auto"/>
            </w:tcBorders>
            <w:noWrap/>
            <w:vAlign w:val="center"/>
            <w:hideMark/>
          </w:tcPr>
          <w:p w14:paraId="7D657953" w14:textId="77777777" w:rsidR="00D94437" w:rsidRDefault="00D94437">
            <w:pPr>
              <w:widowControl/>
              <w:rPr>
                <w:rFonts w:eastAsia="標楷體"/>
                <w:color w:val="000000"/>
                <w:kern w:val="0"/>
                <w:szCs w:val="24"/>
              </w:rPr>
            </w:pPr>
            <w:r>
              <w:rPr>
                <w:rFonts w:eastAsia="標楷體" w:hint="eastAsia"/>
                <w:color w:val="000000"/>
                <w:kern w:val="0"/>
                <w:szCs w:val="24"/>
              </w:rPr>
              <w:t xml:space="preserve">　</w:t>
            </w:r>
          </w:p>
        </w:tc>
        <w:tc>
          <w:tcPr>
            <w:tcW w:w="1264" w:type="dxa"/>
            <w:tcBorders>
              <w:top w:val="nil"/>
              <w:left w:val="nil"/>
              <w:bottom w:val="single" w:sz="4" w:space="0" w:color="auto"/>
              <w:right w:val="single" w:sz="4" w:space="0" w:color="auto"/>
            </w:tcBorders>
            <w:noWrap/>
            <w:vAlign w:val="center"/>
            <w:hideMark/>
          </w:tcPr>
          <w:p w14:paraId="38EC5339" w14:textId="77777777" w:rsidR="00D94437" w:rsidRDefault="00D94437">
            <w:pPr>
              <w:widowControl/>
              <w:rPr>
                <w:rFonts w:eastAsia="標楷體"/>
                <w:color w:val="000000"/>
                <w:kern w:val="0"/>
                <w:szCs w:val="24"/>
              </w:rPr>
            </w:pPr>
            <w:r>
              <w:rPr>
                <w:rFonts w:eastAsia="標楷體" w:hint="eastAsia"/>
                <w:color w:val="000000"/>
                <w:kern w:val="0"/>
                <w:szCs w:val="24"/>
              </w:rPr>
              <w:t xml:space="preserve">　</w:t>
            </w:r>
          </w:p>
        </w:tc>
      </w:tr>
      <w:tr w:rsidR="00D94437" w14:paraId="6A27E726" w14:textId="77777777" w:rsidTr="00D94437">
        <w:trPr>
          <w:trHeight w:val="1429"/>
        </w:trPr>
        <w:tc>
          <w:tcPr>
            <w:tcW w:w="0" w:type="auto"/>
            <w:vMerge/>
            <w:tcBorders>
              <w:top w:val="nil"/>
              <w:left w:val="single" w:sz="4" w:space="0" w:color="auto"/>
              <w:bottom w:val="single" w:sz="4" w:space="0" w:color="auto"/>
              <w:right w:val="single" w:sz="4" w:space="0" w:color="auto"/>
            </w:tcBorders>
            <w:vAlign w:val="center"/>
            <w:hideMark/>
          </w:tcPr>
          <w:p w14:paraId="359C16A7" w14:textId="77777777" w:rsidR="00D94437" w:rsidRDefault="00D94437">
            <w:pPr>
              <w:widowControl/>
              <w:rPr>
                <w:rFonts w:eastAsia="標楷體"/>
                <w:color w:val="000000"/>
                <w:kern w:val="0"/>
                <w:szCs w:val="24"/>
              </w:rPr>
            </w:pPr>
          </w:p>
        </w:tc>
        <w:tc>
          <w:tcPr>
            <w:tcW w:w="1948" w:type="dxa"/>
            <w:tcBorders>
              <w:top w:val="nil"/>
              <w:left w:val="nil"/>
              <w:bottom w:val="single" w:sz="4" w:space="0" w:color="auto"/>
              <w:right w:val="single" w:sz="4" w:space="0" w:color="auto"/>
            </w:tcBorders>
            <w:vAlign w:val="center"/>
            <w:hideMark/>
          </w:tcPr>
          <w:p w14:paraId="401DE733" w14:textId="77777777" w:rsidR="00D94437" w:rsidRDefault="00D94437">
            <w:pPr>
              <w:widowControl/>
              <w:rPr>
                <w:rFonts w:eastAsia="標楷體"/>
                <w:color w:val="000000"/>
                <w:kern w:val="0"/>
                <w:szCs w:val="24"/>
              </w:rPr>
            </w:pPr>
            <w:r>
              <w:rPr>
                <w:rFonts w:eastAsia="標楷體" w:hint="eastAsia"/>
                <w:color w:val="000000"/>
                <w:kern w:val="0"/>
                <w:szCs w:val="24"/>
              </w:rPr>
              <w:t>教育部</w:t>
            </w:r>
            <w:r>
              <w:rPr>
                <w:rFonts w:eastAsia="標楷體"/>
                <w:color w:val="000000"/>
                <w:kern w:val="0"/>
                <w:szCs w:val="24"/>
              </w:rPr>
              <w:t>113</w:t>
            </w:r>
            <w:r>
              <w:rPr>
                <w:rFonts w:eastAsia="標楷體" w:hint="eastAsia"/>
                <w:color w:val="000000"/>
                <w:kern w:val="0"/>
                <w:szCs w:val="24"/>
              </w:rPr>
              <w:t>年中程</w:t>
            </w:r>
            <w:r>
              <w:rPr>
                <w:rFonts w:eastAsia="標楷體"/>
                <w:color w:val="000000"/>
                <w:kern w:val="0"/>
                <w:szCs w:val="24"/>
              </w:rPr>
              <w:t>-</w:t>
            </w:r>
            <w:r>
              <w:rPr>
                <w:rFonts w:eastAsia="標楷體" w:hint="eastAsia"/>
                <w:color w:val="000000"/>
                <w:kern w:val="0"/>
                <w:szCs w:val="24"/>
              </w:rPr>
              <w:t>地震災防教育動態體驗展示場域更新計畫</w:t>
            </w:r>
          </w:p>
        </w:tc>
        <w:tc>
          <w:tcPr>
            <w:tcW w:w="1376" w:type="dxa"/>
            <w:tcBorders>
              <w:top w:val="nil"/>
              <w:left w:val="nil"/>
              <w:bottom w:val="single" w:sz="4" w:space="0" w:color="auto"/>
              <w:right w:val="single" w:sz="4" w:space="0" w:color="auto"/>
            </w:tcBorders>
            <w:vAlign w:val="center"/>
            <w:hideMark/>
          </w:tcPr>
          <w:p w14:paraId="563B63E5" w14:textId="77777777" w:rsidR="00D94437" w:rsidRDefault="00D94437">
            <w:pPr>
              <w:widowControl/>
              <w:jc w:val="right"/>
              <w:rPr>
                <w:rFonts w:eastAsia="標楷體"/>
                <w:color w:val="000000"/>
                <w:kern w:val="0"/>
                <w:szCs w:val="24"/>
              </w:rPr>
            </w:pPr>
            <w:r>
              <w:rPr>
                <w:rFonts w:eastAsia="標楷體"/>
                <w:color w:val="000000"/>
                <w:kern w:val="0"/>
                <w:szCs w:val="24"/>
              </w:rPr>
              <w:t>6,612,000</w:t>
            </w:r>
          </w:p>
        </w:tc>
        <w:tc>
          <w:tcPr>
            <w:tcW w:w="1450" w:type="dxa"/>
            <w:tcBorders>
              <w:top w:val="nil"/>
              <w:left w:val="nil"/>
              <w:bottom w:val="single" w:sz="4" w:space="0" w:color="auto"/>
              <w:right w:val="single" w:sz="4" w:space="0" w:color="auto"/>
            </w:tcBorders>
            <w:noWrap/>
            <w:vAlign w:val="center"/>
            <w:hideMark/>
          </w:tcPr>
          <w:p w14:paraId="3F743643" w14:textId="77777777" w:rsidR="00D94437" w:rsidRDefault="00D94437">
            <w:pPr>
              <w:widowControl/>
              <w:jc w:val="right"/>
              <w:rPr>
                <w:rFonts w:eastAsia="標楷體"/>
                <w:color w:val="000000"/>
                <w:kern w:val="0"/>
                <w:szCs w:val="24"/>
              </w:rPr>
            </w:pPr>
            <w:r>
              <w:rPr>
                <w:rFonts w:eastAsia="標楷體"/>
                <w:color w:val="000000"/>
                <w:kern w:val="0"/>
                <w:szCs w:val="24"/>
              </w:rPr>
              <w:t>5,676,900</w:t>
            </w:r>
          </w:p>
        </w:tc>
        <w:tc>
          <w:tcPr>
            <w:tcW w:w="1283" w:type="dxa"/>
            <w:tcBorders>
              <w:top w:val="nil"/>
              <w:left w:val="nil"/>
              <w:bottom w:val="single" w:sz="4" w:space="0" w:color="auto"/>
              <w:right w:val="single" w:sz="4" w:space="0" w:color="auto"/>
            </w:tcBorders>
            <w:noWrap/>
            <w:vAlign w:val="center"/>
            <w:hideMark/>
          </w:tcPr>
          <w:p w14:paraId="68527BA8" w14:textId="77777777" w:rsidR="00D94437" w:rsidRDefault="00D94437">
            <w:pPr>
              <w:widowControl/>
              <w:jc w:val="right"/>
              <w:rPr>
                <w:rFonts w:eastAsia="標楷體"/>
                <w:color w:val="000000"/>
                <w:kern w:val="0"/>
                <w:szCs w:val="24"/>
              </w:rPr>
            </w:pPr>
            <w:r>
              <w:rPr>
                <w:rFonts w:eastAsia="標楷體"/>
                <w:color w:val="000000"/>
                <w:kern w:val="0"/>
                <w:szCs w:val="24"/>
              </w:rPr>
              <w:t>935,100</w:t>
            </w:r>
          </w:p>
        </w:tc>
        <w:tc>
          <w:tcPr>
            <w:tcW w:w="1264" w:type="dxa"/>
            <w:tcBorders>
              <w:top w:val="nil"/>
              <w:left w:val="nil"/>
              <w:bottom w:val="single" w:sz="4" w:space="0" w:color="auto"/>
              <w:right w:val="single" w:sz="4" w:space="0" w:color="auto"/>
            </w:tcBorders>
            <w:noWrap/>
            <w:vAlign w:val="center"/>
            <w:hideMark/>
          </w:tcPr>
          <w:p w14:paraId="3F5EDBA2" w14:textId="77777777" w:rsidR="00D94437" w:rsidRDefault="00D94437">
            <w:pPr>
              <w:widowControl/>
              <w:jc w:val="right"/>
              <w:rPr>
                <w:rFonts w:eastAsia="標楷體"/>
                <w:color w:val="000000"/>
                <w:kern w:val="0"/>
                <w:szCs w:val="24"/>
              </w:rPr>
            </w:pPr>
            <w:r>
              <w:rPr>
                <w:rFonts w:eastAsia="標楷體"/>
                <w:color w:val="000000"/>
                <w:kern w:val="0"/>
                <w:szCs w:val="24"/>
              </w:rPr>
              <w:t>935,100</w:t>
            </w:r>
          </w:p>
        </w:tc>
        <w:tc>
          <w:tcPr>
            <w:tcW w:w="1264" w:type="dxa"/>
            <w:tcBorders>
              <w:top w:val="nil"/>
              <w:left w:val="nil"/>
              <w:bottom w:val="single" w:sz="4" w:space="0" w:color="auto"/>
              <w:right w:val="single" w:sz="4" w:space="0" w:color="auto"/>
            </w:tcBorders>
            <w:noWrap/>
            <w:vAlign w:val="center"/>
            <w:hideMark/>
          </w:tcPr>
          <w:p w14:paraId="351CBC81" w14:textId="77777777" w:rsidR="00D94437" w:rsidRDefault="00D94437">
            <w:pPr>
              <w:widowControl/>
              <w:rPr>
                <w:rFonts w:eastAsia="標楷體"/>
                <w:color w:val="000000"/>
                <w:kern w:val="0"/>
                <w:szCs w:val="24"/>
              </w:rPr>
            </w:pPr>
            <w:r>
              <w:rPr>
                <w:rFonts w:eastAsia="標楷體" w:hint="eastAsia"/>
                <w:color w:val="000000"/>
                <w:kern w:val="0"/>
                <w:szCs w:val="24"/>
              </w:rPr>
              <w:t xml:space="preserve">　</w:t>
            </w:r>
          </w:p>
        </w:tc>
        <w:tc>
          <w:tcPr>
            <w:tcW w:w="1264" w:type="dxa"/>
            <w:tcBorders>
              <w:top w:val="nil"/>
              <w:left w:val="nil"/>
              <w:bottom w:val="single" w:sz="4" w:space="0" w:color="auto"/>
              <w:right w:val="single" w:sz="4" w:space="0" w:color="auto"/>
            </w:tcBorders>
            <w:noWrap/>
            <w:vAlign w:val="center"/>
            <w:hideMark/>
          </w:tcPr>
          <w:p w14:paraId="2A7874DC" w14:textId="77777777" w:rsidR="00D94437" w:rsidRDefault="00D94437">
            <w:pPr>
              <w:widowControl/>
              <w:rPr>
                <w:rFonts w:eastAsia="標楷體"/>
                <w:color w:val="000000"/>
                <w:kern w:val="0"/>
                <w:szCs w:val="24"/>
              </w:rPr>
            </w:pPr>
            <w:r>
              <w:rPr>
                <w:rFonts w:eastAsia="標楷體" w:hint="eastAsia"/>
                <w:color w:val="000000"/>
                <w:kern w:val="0"/>
                <w:szCs w:val="24"/>
              </w:rPr>
              <w:t xml:space="preserve">　</w:t>
            </w:r>
          </w:p>
        </w:tc>
      </w:tr>
      <w:tr w:rsidR="00D94437" w14:paraId="39C15C30" w14:textId="77777777" w:rsidTr="00D94437">
        <w:trPr>
          <w:trHeight w:val="1520"/>
        </w:trPr>
        <w:tc>
          <w:tcPr>
            <w:tcW w:w="0" w:type="auto"/>
            <w:vMerge/>
            <w:tcBorders>
              <w:top w:val="nil"/>
              <w:left w:val="single" w:sz="4" w:space="0" w:color="auto"/>
              <w:bottom w:val="single" w:sz="4" w:space="0" w:color="auto"/>
              <w:right w:val="single" w:sz="4" w:space="0" w:color="auto"/>
            </w:tcBorders>
            <w:vAlign w:val="center"/>
            <w:hideMark/>
          </w:tcPr>
          <w:p w14:paraId="17DB84BC" w14:textId="77777777" w:rsidR="00D94437" w:rsidRDefault="00D94437">
            <w:pPr>
              <w:widowControl/>
              <w:rPr>
                <w:rFonts w:eastAsia="標楷體"/>
                <w:color w:val="000000"/>
                <w:kern w:val="0"/>
                <w:szCs w:val="24"/>
              </w:rPr>
            </w:pPr>
          </w:p>
        </w:tc>
        <w:tc>
          <w:tcPr>
            <w:tcW w:w="1948" w:type="dxa"/>
            <w:tcBorders>
              <w:top w:val="nil"/>
              <w:left w:val="nil"/>
              <w:bottom w:val="single" w:sz="4" w:space="0" w:color="auto"/>
              <w:right w:val="single" w:sz="4" w:space="0" w:color="auto"/>
            </w:tcBorders>
            <w:vAlign w:val="center"/>
            <w:hideMark/>
          </w:tcPr>
          <w:p w14:paraId="5B7FD14C" w14:textId="77777777" w:rsidR="00D94437" w:rsidRDefault="00D94437">
            <w:pPr>
              <w:widowControl/>
              <w:rPr>
                <w:rFonts w:eastAsia="標楷體"/>
                <w:color w:val="000000"/>
                <w:kern w:val="0"/>
                <w:szCs w:val="24"/>
              </w:rPr>
            </w:pPr>
            <w:r>
              <w:rPr>
                <w:rFonts w:eastAsia="標楷體" w:hint="eastAsia"/>
                <w:color w:val="000000"/>
                <w:kern w:val="0"/>
                <w:szCs w:val="24"/>
              </w:rPr>
              <w:t>教育部</w:t>
            </w:r>
            <w:r>
              <w:rPr>
                <w:rFonts w:eastAsia="標楷體"/>
                <w:color w:val="000000"/>
                <w:kern w:val="0"/>
                <w:szCs w:val="24"/>
              </w:rPr>
              <w:t>-</w:t>
            </w:r>
            <w:r>
              <w:rPr>
                <w:rFonts w:eastAsia="標楷體" w:hint="eastAsia"/>
                <w:color w:val="000000"/>
                <w:kern w:val="0"/>
                <w:szCs w:val="24"/>
              </w:rPr>
              <w:t>「高雄全齡樂活</w:t>
            </w:r>
            <w:r>
              <w:rPr>
                <w:rFonts w:eastAsia="標楷體"/>
                <w:color w:val="000000"/>
                <w:kern w:val="0"/>
                <w:szCs w:val="24"/>
              </w:rPr>
              <w:t>·</w:t>
            </w:r>
            <w:r>
              <w:rPr>
                <w:rFonts w:eastAsia="標楷體" w:hint="eastAsia"/>
                <w:color w:val="000000"/>
                <w:kern w:val="0"/>
                <w:szCs w:val="24"/>
              </w:rPr>
              <w:t>綠能科普園區計畫」先期規劃計畫</w:t>
            </w:r>
          </w:p>
        </w:tc>
        <w:tc>
          <w:tcPr>
            <w:tcW w:w="1376" w:type="dxa"/>
            <w:tcBorders>
              <w:top w:val="nil"/>
              <w:left w:val="nil"/>
              <w:bottom w:val="single" w:sz="4" w:space="0" w:color="auto"/>
              <w:right w:val="single" w:sz="4" w:space="0" w:color="auto"/>
            </w:tcBorders>
            <w:vAlign w:val="center"/>
            <w:hideMark/>
          </w:tcPr>
          <w:p w14:paraId="518D48DE" w14:textId="77777777" w:rsidR="00D94437" w:rsidRDefault="00D94437">
            <w:pPr>
              <w:widowControl/>
              <w:jc w:val="right"/>
              <w:rPr>
                <w:rFonts w:eastAsia="標楷體"/>
                <w:color w:val="000000"/>
                <w:kern w:val="0"/>
                <w:szCs w:val="24"/>
              </w:rPr>
            </w:pPr>
            <w:r>
              <w:rPr>
                <w:rFonts w:eastAsia="標楷體"/>
                <w:color w:val="000000"/>
                <w:kern w:val="0"/>
                <w:szCs w:val="24"/>
              </w:rPr>
              <w:t>3,141,000</w:t>
            </w:r>
          </w:p>
        </w:tc>
        <w:tc>
          <w:tcPr>
            <w:tcW w:w="1450" w:type="dxa"/>
            <w:tcBorders>
              <w:top w:val="nil"/>
              <w:left w:val="nil"/>
              <w:bottom w:val="single" w:sz="4" w:space="0" w:color="auto"/>
              <w:right w:val="single" w:sz="4" w:space="0" w:color="auto"/>
            </w:tcBorders>
            <w:noWrap/>
            <w:vAlign w:val="center"/>
            <w:hideMark/>
          </w:tcPr>
          <w:p w14:paraId="34315AF2" w14:textId="77777777" w:rsidR="00D94437" w:rsidRDefault="00D94437">
            <w:pPr>
              <w:widowControl/>
              <w:jc w:val="right"/>
              <w:rPr>
                <w:rFonts w:eastAsia="標楷體"/>
                <w:color w:val="000000"/>
                <w:kern w:val="0"/>
                <w:szCs w:val="24"/>
              </w:rPr>
            </w:pPr>
            <w:r>
              <w:rPr>
                <w:rFonts w:eastAsia="標楷體"/>
                <w:color w:val="000000"/>
                <w:kern w:val="0"/>
                <w:szCs w:val="24"/>
              </w:rPr>
              <w:t>2,669,400</w:t>
            </w:r>
          </w:p>
        </w:tc>
        <w:tc>
          <w:tcPr>
            <w:tcW w:w="1283" w:type="dxa"/>
            <w:tcBorders>
              <w:top w:val="nil"/>
              <w:left w:val="nil"/>
              <w:bottom w:val="single" w:sz="4" w:space="0" w:color="auto"/>
              <w:right w:val="single" w:sz="4" w:space="0" w:color="auto"/>
            </w:tcBorders>
            <w:noWrap/>
            <w:vAlign w:val="center"/>
            <w:hideMark/>
          </w:tcPr>
          <w:p w14:paraId="647AB7C6" w14:textId="77777777" w:rsidR="00D94437" w:rsidRDefault="00D94437">
            <w:pPr>
              <w:widowControl/>
              <w:jc w:val="right"/>
              <w:rPr>
                <w:rFonts w:eastAsia="標楷體"/>
                <w:color w:val="000000"/>
                <w:kern w:val="0"/>
                <w:szCs w:val="24"/>
              </w:rPr>
            </w:pPr>
            <w:r>
              <w:rPr>
                <w:rFonts w:eastAsia="標楷體"/>
                <w:color w:val="000000"/>
                <w:kern w:val="0"/>
                <w:szCs w:val="24"/>
              </w:rPr>
              <w:t>471,600</w:t>
            </w:r>
          </w:p>
        </w:tc>
        <w:tc>
          <w:tcPr>
            <w:tcW w:w="1264" w:type="dxa"/>
            <w:tcBorders>
              <w:top w:val="nil"/>
              <w:left w:val="nil"/>
              <w:bottom w:val="single" w:sz="4" w:space="0" w:color="auto"/>
              <w:right w:val="single" w:sz="4" w:space="0" w:color="auto"/>
            </w:tcBorders>
            <w:noWrap/>
            <w:vAlign w:val="center"/>
            <w:hideMark/>
          </w:tcPr>
          <w:p w14:paraId="52E91A2B" w14:textId="77777777" w:rsidR="00D94437" w:rsidRDefault="00D94437">
            <w:pPr>
              <w:rPr>
                <w:rFonts w:eastAsia="標楷體"/>
                <w:color w:val="000000"/>
                <w:kern w:val="0"/>
                <w:szCs w:val="24"/>
              </w:rPr>
            </w:pPr>
          </w:p>
        </w:tc>
        <w:tc>
          <w:tcPr>
            <w:tcW w:w="1264" w:type="dxa"/>
            <w:tcBorders>
              <w:top w:val="nil"/>
              <w:left w:val="nil"/>
              <w:bottom w:val="single" w:sz="4" w:space="0" w:color="auto"/>
              <w:right w:val="single" w:sz="4" w:space="0" w:color="auto"/>
            </w:tcBorders>
            <w:noWrap/>
            <w:vAlign w:val="center"/>
            <w:hideMark/>
          </w:tcPr>
          <w:p w14:paraId="539DCB65" w14:textId="77777777" w:rsidR="00D94437" w:rsidRDefault="00D94437">
            <w:pPr>
              <w:widowControl/>
              <w:jc w:val="right"/>
              <w:rPr>
                <w:rFonts w:eastAsia="標楷體"/>
                <w:color w:val="000000"/>
                <w:kern w:val="0"/>
                <w:szCs w:val="24"/>
              </w:rPr>
            </w:pPr>
            <w:r>
              <w:rPr>
                <w:rFonts w:eastAsia="標楷體"/>
                <w:color w:val="000000"/>
                <w:kern w:val="0"/>
                <w:szCs w:val="24"/>
              </w:rPr>
              <w:t>471,600</w:t>
            </w:r>
          </w:p>
        </w:tc>
        <w:tc>
          <w:tcPr>
            <w:tcW w:w="1264" w:type="dxa"/>
            <w:tcBorders>
              <w:top w:val="nil"/>
              <w:left w:val="nil"/>
              <w:bottom w:val="single" w:sz="4" w:space="0" w:color="auto"/>
              <w:right w:val="single" w:sz="4" w:space="0" w:color="auto"/>
            </w:tcBorders>
            <w:noWrap/>
            <w:vAlign w:val="center"/>
            <w:hideMark/>
          </w:tcPr>
          <w:p w14:paraId="6790D17B" w14:textId="77777777" w:rsidR="00D94437" w:rsidRDefault="00D94437">
            <w:pPr>
              <w:widowControl/>
              <w:rPr>
                <w:rFonts w:eastAsia="標楷體"/>
                <w:color w:val="000000"/>
                <w:kern w:val="0"/>
                <w:szCs w:val="24"/>
              </w:rPr>
            </w:pPr>
            <w:r>
              <w:rPr>
                <w:rFonts w:eastAsia="標楷體" w:hint="eastAsia"/>
                <w:color w:val="000000"/>
                <w:kern w:val="0"/>
                <w:szCs w:val="24"/>
              </w:rPr>
              <w:t xml:space="preserve">　</w:t>
            </w:r>
          </w:p>
        </w:tc>
      </w:tr>
      <w:tr w:rsidR="00D94437" w14:paraId="2E2AE3A9" w14:textId="77777777" w:rsidTr="00D94437">
        <w:trPr>
          <w:trHeight w:val="1204"/>
        </w:trPr>
        <w:tc>
          <w:tcPr>
            <w:tcW w:w="0" w:type="auto"/>
            <w:vMerge/>
            <w:tcBorders>
              <w:top w:val="nil"/>
              <w:left w:val="single" w:sz="4" w:space="0" w:color="auto"/>
              <w:bottom w:val="single" w:sz="4" w:space="0" w:color="auto"/>
              <w:right w:val="single" w:sz="4" w:space="0" w:color="auto"/>
            </w:tcBorders>
            <w:vAlign w:val="center"/>
            <w:hideMark/>
          </w:tcPr>
          <w:p w14:paraId="49FA649E" w14:textId="77777777" w:rsidR="00D94437" w:rsidRDefault="00D94437">
            <w:pPr>
              <w:widowControl/>
              <w:rPr>
                <w:rFonts w:eastAsia="標楷體"/>
                <w:color w:val="000000"/>
                <w:kern w:val="0"/>
                <w:szCs w:val="24"/>
              </w:rPr>
            </w:pPr>
          </w:p>
        </w:tc>
        <w:tc>
          <w:tcPr>
            <w:tcW w:w="1948" w:type="dxa"/>
            <w:tcBorders>
              <w:top w:val="nil"/>
              <w:left w:val="nil"/>
              <w:bottom w:val="single" w:sz="4" w:space="0" w:color="auto"/>
              <w:right w:val="single" w:sz="4" w:space="0" w:color="auto"/>
            </w:tcBorders>
            <w:vAlign w:val="center"/>
            <w:hideMark/>
          </w:tcPr>
          <w:p w14:paraId="25F2F0AB" w14:textId="77777777" w:rsidR="00D94437" w:rsidRDefault="00D94437">
            <w:pPr>
              <w:widowControl/>
              <w:rPr>
                <w:rFonts w:eastAsia="標楷體"/>
                <w:color w:val="000000"/>
                <w:kern w:val="0"/>
                <w:szCs w:val="24"/>
              </w:rPr>
            </w:pPr>
            <w:r>
              <w:rPr>
                <w:rFonts w:eastAsia="標楷體" w:hint="eastAsia"/>
                <w:color w:val="000000"/>
                <w:kern w:val="0"/>
                <w:szCs w:val="24"/>
              </w:rPr>
              <w:t>教育部</w:t>
            </w:r>
            <w:r>
              <w:rPr>
                <w:rFonts w:eastAsia="標楷體"/>
                <w:color w:val="000000"/>
                <w:kern w:val="0"/>
                <w:szCs w:val="24"/>
              </w:rPr>
              <w:t>-</w:t>
            </w:r>
            <w:r>
              <w:rPr>
                <w:rFonts w:eastAsia="標楷體" w:hint="eastAsia"/>
                <w:color w:val="000000"/>
                <w:kern w:val="0"/>
                <w:szCs w:val="24"/>
              </w:rPr>
              <w:t>淨零專案節能改善計畫</w:t>
            </w:r>
            <w:r>
              <w:rPr>
                <w:rFonts w:eastAsia="標楷體"/>
                <w:color w:val="000000"/>
                <w:kern w:val="0"/>
                <w:szCs w:val="24"/>
              </w:rPr>
              <w:t>(113-114)</w:t>
            </w:r>
          </w:p>
        </w:tc>
        <w:tc>
          <w:tcPr>
            <w:tcW w:w="1376" w:type="dxa"/>
            <w:tcBorders>
              <w:top w:val="nil"/>
              <w:left w:val="nil"/>
              <w:bottom w:val="single" w:sz="4" w:space="0" w:color="auto"/>
              <w:right w:val="single" w:sz="4" w:space="0" w:color="auto"/>
            </w:tcBorders>
            <w:vAlign w:val="center"/>
            <w:hideMark/>
          </w:tcPr>
          <w:p w14:paraId="74079FD8" w14:textId="77777777" w:rsidR="00D94437" w:rsidRDefault="00D94437">
            <w:pPr>
              <w:widowControl/>
              <w:jc w:val="right"/>
              <w:rPr>
                <w:rFonts w:eastAsia="標楷體"/>
                <w:color w:val="000000"/>
                <w:kern w:val="0"/>
                <w:szCs w:val="24"/>
              </w:rPr>
            </w:pPr>
            <w:r>
              <w:rPr>
                <w:rFonts w:eastAsia="標楷體"/>
                <w:color w:val="000000"/>
                <w:kern w:val="0"/>
                <w:szCs w:val="24"/>
              </w:rPr>
              <w:t>40,610,000</w:t>
            </w:r>
          </w:p>
        </w:tc>
        <w:tc>
          <w:tcPr>
            <w:tcW w:w="1450" w:type="dxa"/>
            <w:tcBorders>
              <w:top w:val="nil"/>
              <w:left w:val="nil"/>
              <w:bottom w:val="single" w:sz="4" w:space="0" w:color="auto"/>
              <w:right w:val="single" w:sz="4" w:space="0" w:color="auto"/>
            </w:tcBorders>
            <w:noWrap/>
            <w:vAlign w:val="center"/>
            <w:hideMark/>
          </w:tcPr>
          <w:p w14:paraId="638C057F" w14:textId="77777777" w:rsidR="00D94437" w:rsidRDefault="00D94437">
            <w:pPr>
              <w:widowControl/>
              <w:jc w:val="right"/>
              <w:rPr>
                <w:rFonts w:eastAsia="標楷體"/>
                <w:color w:val="000000"/>
                <w:kern w:val="0"/>
                <w:szCs w:val="24"/>
              </w:rPr>
            </w:pPr>
            <w:r>
              <w:rPr>
                <w:rFonts w:eastAsia="標楷體"/>
                <w:color w:val="000000"/>
                <w:kern w:val="0"/>
                <w:szCs w:val="24"/>
              </w:rPr>
              <w:t>34,518,500</w:t>
            </w:r>
          </w:p>
        </w:tc>
        <w:tc>
          <w:tcPr>
            <w:tcW w:w="1283" w:type="dxa"/>
            <w:tcBorders>
              <w:top w:val="nil"/>
              <w:left w:val="nil"/>
              <w:bottom w:val="single" w:sz="4" w:space="0" w:color="auto"/>
              <w:right w:val="single" w:sz="4" w:space="0" w:color="auto"/>
            </w:tcBorders>
            <w:noWrap/>
            <w:vAlign w:val="center"/>
            <w:hideMark/>
          </w:tcPr>
          <w:p w14:paraId="0DBBC5DC" w14:textId="77777777" w:rsidR="00D94437" w:rsidRDefault="00D94437">
            <w:pPr>
              <w:widowControl/>
              <w:jc w:val="right"/>
              <w:rPr>
                <w:rFonts w:eastAsia="標楷體"/>
                <w:color w:val="000000"/>
                <w:kern w:val="0"/>
                <w:szCs w:val="24"/>
              </w:rPr>
            </w:pPr>
            <w:r>
              <w:rPr>
                <w:rFonts w:eastAsia="標楷體"/>
                <w:color w:val="000000"/>
                <w:kern w:val="0"/>
                <w:szCs w:val="24"/>
              </w:rPr>
              <w:t>6,091,500</w:t>
            </w:r>
          </w:p>
        </w:tc>
        <w:tc>
          <w:tcPr>
            <w:tcW w:w="1264" w:type="dxa"/>
            <w:tcBorders>
              <w:top w:val="nil"/>
              <w:left w:val="nil"/>
              <w:bottom w:val="single" w:sz="4" w:space="0" w:color="auto"/>
              <w:right w:val="single" w:sz="4" w:space="0" w:color="auto"/>
            </w:tcBorders>
            <w:noWrap/>
            <w:vAlign w:val="center"/>
            <w:hideMark/>
          </w:tcPr>
          <w:p w14:paraId="77A251E6" w14:textId="77777777" w:rsidR="00D94437" w:rsidRDefault="00D94437">
            <w:pPr>
              <w:widowControl/>
              <w:jc w:val="right"/>
              <w:rPr>
                <w:rFonts w:eastAsia="標楷體"/>
                <w:color w:val="000000"/>
                <w:kern w:val="0"/>
                <w:szCs w:val="24"/>
              </w:rPr>
            </w:pPr>
            <w:r>
              <w:rPr>
                <w:rFonts w:eastAsia="標楷體"/>
                <w:color w:val="000000"/>
                <w:kern w:val="0"/>
                <w:szCs w:val="24"/>
              </w:rPr>
              <w:t>4,495,500</w:t>
            </w:r>
          </w:p>
        </w:tc>
        <w:tc>
          <w:tcPr>
            <w:tcW w:w="1264" w:type="dxa"/>
            <w:tcBorders>
              <w:top w:val="nil"/>
              <w:left w:val="nil"/>
              <w:bottom w:val="single" w:sz="4" w:space="0" w:color="auto"/>
              <w:right w:val="single" w:sz="4" w:space="0" w:color="auto"/>
            </w:tcBorders>
            <w:noWrap/>
            <w:vAlign w:val="center"/>
            <w:hideMark/>
          </w:tcPr>
          <w:p w14:paraId="292CE19D" w14:textId="77777777" w:rsidR="00D94437" w:rsidRDefault="00D94437">
            <w:pPr>
              <w:widowControl/>
              <w:jc w:val="right"/>
              <w:rPr>
                <w:rFonts w:eastAsia="標楷體"/>
                <w:color w:val="000000"/>
                <w:kern w:val="0"/>
                <w:szCs w:val="24"/>
              </w:rPr>
            </w:pPr>
            <w:r>
              <w:rPr>
                <w:rFonts w:eastAsia="標楷體"/>
                <w:color w:val="000000"/>
                <w:kern w:val="0"/>
                <w:szCs w:val="24"/>
              </w:rPr>
              <w:t>1,596,000</w:t>
            </w:r>
          </w:p>
        </w:tc>
        <w:tc>
          <w:tcPr>
            <w:tcW w:w="1264" w:type="dxa"/>
            <w:tcBorders>
              <w:top w:val="nil"/>
              <w:left w:val="nil"/>
              <w:bottom w:val="single" w:sz="4" w:space="0" w:color="auto"/>
              <w:right w:val="single" w:sz="4" w:space="0" w:color="auto"/>
            </w:tcBorders>
            <w:noWrap/>
            <w:vAlign w:val="center"/>
            <w:hideMark/>
          </w:tcPr>
          <w:p w14:paraId="39D7FDA8" w14:textId="77777777" w:rsidR="00D94437" w:rsidRDefault="00D94437">
            <w:pPr>
              <w:widowControl/>
              <w:rPr>
                <w:rFonts w:eastAsia="標楷體"/>
                <w:color w:val="000000"/>
                <w:kern w:val="0"/>
                <w:szCs w:val="24"/>
              </w:rPr>
            </w:pPr>
            <w:r>
              <w:rPr>
                <w:rFonts w:eastAsia="標楷體" w:hint="eastAsia"/>
                <w:color w:val="000000"/>
                <w:kern w:val="0"/>
                <w:szCs w:val="24"/>
              </w:rPr>
              <w:t xml:space="preserve">　</w:t>
            </w:r>
          </w:p>
        </w:tc>
      </w:tr>
      <w:tr w:rsidR="00D94437" w14:paraId="3F63AB12" w14:textId="77777777" w:rsidTr="00D94437">
        <w:trPr>
          <w:trHeight w:val="1309"/>
        </w:trPr>
        <w:tc>
          <w:tcPr>
            <w:tcW w:w="0" w:type="auto"/>
            <w:vMerge/>
            <w:tcBorders>
              <w:top w:val="nil"/>
              <w:left w:val="single" w:sz="4" w:space="0" w:color="auto"/>
              <w:bottom w:val="single" w:sz="4" w:space="0" w:color="auto"/>
              <w:right w:val="single" w:sz="4" w:space="0" w:color="auto"/>
            </w:tcBorders>
            <w:vAlign w:val="center"/>
            <w:hideMark/>
          </w:tcPr>
          <w:p w14:paraId="3E6C84C4" w14:textId="77777777" w:rsidR="00D94437" w:rsidRDefault="00D94437">
            <w:pPr>
              <w:widowControl/>
              <w:rPr>
                <w:rFonts w:eastAsia="標楷體"/>
                <w:color w:val="000000"/>
                <w:kern w:val="0"/>
                <w:szCs w:val="24"/>
              </w:rPr>
            </w:pPr>
          </w:p>
        </w:tc>
        <w:tc>
          <w:tcPr>
            <w:tcW w:w="1948" w:type="dxa"/>
            <w:tcBorders>
              <w:top w:val="nil"/>
              <w:left w:val="nil"/>
              <w:bottom w:val="single" w:sz="4" w:space="0" w:color="auto"/>
              <w:right w:val="single" w:sz="4" w:space="0" w:color="auto"/>
            </w:tcBorders>
            <w:vAlign w:val="center"/>
            <w:hideMark/>
          </w:tcPr>
          <w:p w14:paraId="642E19C9" w14:textId="77777777" w:rsidR="00D94437" w:rsidRDefault="00D94437">
            <w:pPr>
              <w:widowControl/>
              <w:rPr>
                <w:rFonts w:eastAsia="標楷體"/>
                <w:color w:val="000000"/>
                <w:kern w:val="0"/>
                <w:szCs w:val="24"/>
              </w:rPr>
            </w:pPr>
            <w:r>
              <w:rPr>
                <w:rFonts w:eastAsia="標楷體" w:hint="eastAsia"/>
                <w:color w:val="000000"/>
                <w:kern w:val="0"/>
                <w:szCs w:val="24"/>
              </w:rPr>
              <w:t>教育部</w:t>
            </w:r>
            <w:r>
              <w:rPr>
                <w:rFonts w:eastAsia="標楷體"/>
                <w:color w:val="000000"/>
                <w:kern w:val="0"/>
                <w:szCs w:val="24"/>
              </w:rPr>
              <w:t>-</w:t>
            </w:r>
            <w:r>
              <w:rPr>
                <w:rFonts w:eastAsia="標楷體" w:hint="eastAsia"/>
                <w:color w:val="000000"/>
                <w:kern w:val="0"/>
                <w:szCs w:val="24"/>
              </w:rPr>
              <w:t>「北館戶外及南館變電站設備汰換計畫」</w:t>
            </w:r>
          </w:p>
        </w:tc>
        <w:tc>
          <w:tcPr>
            <w:tcW w:w="1376" w:type="dxa"/>
            <w:tcBorders>
              <w:top w:val="nil"/>
              <w:left w:val="nil"/>
              <w:bottom w:val="single" w:sz="4" w:space="0" w:color="auto"/>
              <w:right w:val="single" w:sz="4" w:space="0" w:color="auto"/>
            </w:tcBorders>
            <w:vAlign w:val="center"/>
            <w:hideMark/>
          </w:tcPr>
          <w:p w14:paraId="57A011E7" w14:textId="77777777" w:rsidR="00D94437" w:rsidRDefault="00D94437">
            <w:pPr>
              <w:widowControl/>
              <w:jc w:val="right"/>
              <w:rPr>
                <w:rFonts w:eastAsia="標楷體"/>
                <w:color w:val="000000"/>
                <w:kern w:val="0"/>
                <w:szCs w:val="24"/>
              </w:rPr>
            </w:pPr>
            <w:r>
              <w:rPr>
                <w:rFonts w:eastAsia="標楷體"/>
                <w:color w:val="000000"/>
                <w:kern w:val="0"/>
                <w:szCs w:val="24"/>
              </w:rPr>
              <w:t>26,494,120</w:t>
            </w:r>
          </w:p>
        </w:tc>
        <w:tc>
          <w:tcPr>
            <w:tcW w:w="1450" w:type="dxa"/>
            <w:tcBorders>
              <w:top w:val="nil"/>
              <w:left w:val="nil"/>
              <w:bottom w:val="single" w:sz="4" w:space="0" w:color="auto"/>
              <w:right w:val="single" w:sz="4" w:space="0" w:color="auto"/>
            </w:tcBorders>
            <w:noWrap/>
            <w:vAlign w:val="center"/>
            <w:hideMark/>
          </w:tcPr>
          <w:p w14:paraId="32DBBB9C" w14:textId="77777777" w:rsidR="00D94437" w:rsidRDefault="00D94437">
            <w:pPr>
              <w:widowControl/>
              <w:jc w:val="right"/>
              <w:rPr>
                <w:rFonts w:eastAsia="標楷體"/>
                <w:color w:val="000000"/>
                <w:kern w:val="0"/>
                <w:szCs w:val="24"/>
              </w:rPr>
            </w:pPr>
            <w:r>
              <w:rPr>
                <w:rFonts w:eastAsia="標楷體"/>
                <w:color w:val="000000"/>
                <w:kern w:val="0"/>
                <w:szCs w:val="24"/>
              </w:rPr>
              <w:t>22,520,000</w:t>
            </w:r>
          </w:p>
        </w:tc>
        <w:tc>
          <w:tcPr>
            <w:tcW w:w="1283" w:type="dxa"/>
            <w:tcBorders>
              <w:top w:val="nil"/>
              <w:left w:val="nil"/>
              <w:bottom w:val="single" w:sz="4" w:space="0" w:color="auto"/>
              <w:right w:val="single" w:sz="4" w:space="0" w:color="auto"/>
            </w:tcBorders>
            <w:noWrap/>
            <w:vAlign w:val="center"/>
            <w:hideMark/>
          </w:tcPr>
          <w:p w14:paraId="32B930B5" w14:textId="77777777" w:rsidR="00D94437" w:rsidRDefault="00D94437">
            <w:pPr>
              <w:widowControl/>
              <w:jc w:val="right"/>
              <w:rPr>
                <w:rFonts w:eastAsia="標楷體"/>
                <w:color w:val="000000"/>
                <w:kern w:val="0"/>
                <w:szCs w:val="24"/>
              </w:rPr>
            </w:pPr>
            <w:r>
              <w:rPr>
                <w:rFonts w:eastAsia="標楷體"/>
                <w:color w:val="000000"/>
                <w:kern w:val="0"/>
                <w:szCs w:val="24"/>
              </w:rPr>
              <w:t>3,974,120</w:t>
            </w:r>
          </w:p>
        </w:tc>
        <w:tc>
          <w:tcPr>
            <w:tcW w:w="1264" w:type="dxa"/>
            <w:tcBorders>
              <w:top w:val="nil"/>
              <w:left w:val="nil"/>
              <w:bottom w:val="single" w:sz="4" w:space="0" w:color="auto"/>
              <w:right w:val="single" w:sz="4" w:space="0" w:color="auto"/>
            </w:tcBorders>
            <w:noWrap/>
            <w:vAlign w:val="center"/>
            <w:hideMark/>
          </w:tcPr>
          <w:p w14:paraId="058E4BDA" w14:textId="77777777" w:rsidR="00D94437" w:rsidRDefault="00D94437">
            <w:pPr>
              <w:widowControl/>
              <w:jc w:val="right"/>
              <w:rPr>
                <w:rFonts w:eastAsia="標楷體"/>
                <w:color w:val="000000"/>
                <w:kern w:val="0"/>
                <w:szCs w:val="24"/>
              </w:rPr>
            </w:pPr>
            <w:r>
              <w:rPr>
                <w:rFonts w:eastAsia="標楷體" w:hint="eastAsia"/>
                <w:color w:val="000000"/>
                <w:kern w:val="0"/>
                <w:szCs w:val="24"/>
              </w:rPr>
              <w:t xml:space="preserve">　</w:t>
            </w:r>
          </w:p>
        </w:tc>
        <w:tc>
          <w:tcPr>
            <w:tcW w:w="1264" w:type="dxa"/>
            <w:tcBorders>
              <w:top w:val="nil"/>
              <w:left w:val="nil"/>
              <w:bottom w:val="single" w:sz="4" w:space="0" w:color="auto"/>
              <w:right w:val="single" w:sz="4" w:space="0" w:color="auto"/>
            </w:tcBorders>
            <w:noWrap/>
            <w:vAlign w:val="center"/>
            <w:hideMark/>
          </w:tcPr>
          <w:p w14:paraId="3F00913C" w14:textId="77777777" w:rsidR="00D94437" w:rsidRDefault="00D94437">
            <w:pPr>
              <w:widowControl/>
              <w:jc w:val="right"/>
              <w:rPr>
                <w:rFonts w:eastAsia="標楷體"/>
                <w:color w:val="000000"/>
                <w:kern w:val="0"/>
                <w:szCs w:val="24"/>
              </w:rPr>
            </w:pPr>
            <w:r>
              <w:rPr>
                <w:rFonts w:eastAsia="標楷體"/>
                <w:color w:val="000000"/>
                <w:kern w:val="0"/>
                <w:szCs w:val="24"/>
              </w:rPr>
              <w:t>3,974,120</w:t>
            </w:r>
          </w:p>
        </w:tc>
        <w:tc>
          <w:tcPr>
            <w:tcW w:w="1264" w:type="dxa"/>
            <w:tcBorders>
              <w:top w:val="nil"/>
              <w:left w:val="nil"/>
              <w:bottom w:val="single" w:sz="4" w:space="0" w:color="auto"/>
              <w:right w:val="single" w:sz="4" w:space="0" w:color="auto"/>
            </w:tcBorders>
            <w:noWrap/>
            <w:vAlign w:val="center"/>
            <w:hideMark/>
          </w:tcPr>
          <w:p w14:paraId="13D076A1" w14:textId="77777777" w:rsidR="00D94437" w:rsidRDefault="00D94437">
            <w:pPr>
              <w:widowControl/>
              <w:rPr>
                <w:rFonts w:eastAsia="標楷體"/>
                <w:color w:val="000000"/>
                <w:kern w:val="0"/>
                <w:szCs w:val="24"/>
              </w:rPr>
            </w:pPr>
            <w:r>
              <w:rPr>
                <w:rFonts w:eastAsia="標楷體" w:hint="eastAsia"/>
                <w:color w:val="000000"/>
                <w:kern w:val="0"/>
                <w:szCs w:val="24"/>
              </w:rPr>
              <w:t xml:space="preserve">　</w:t>
            </w:r>
          </w:p>
        </w:tc>
      </w:tr>
      <w:tr w:rsidR="00D94437" w14:paraId="0CBD36A5" w14:textId="77777777" w:rsidTr="00D94437">
        <w:trPr>
          <w:trHeight w:val="1610"/>
        </w:trPr>
        <w:tc>
          <w:tcPr>
            <w:tcW w:w="0" w:type="auto"/>
            <w:vMerge/>
            <w:tcBorders>
              <w:top w:val="nil"/>
              <w:left w:val="single" w:sz="4" w:space="0" w:color="auto"/>
              <w:bottom w:val="single" w:sz="4" w:space="0" w:color="auto"/>
              <w:right w:val="single" w:sz="4" w:space="0" w:color="auto"/>
            </w:tcBorders>
            <w:vAlign w:val="center"/>
            <w:hideMark/>
          </w:tcPr>
          <w:p w14:paraId="6DA6AE4C" w14:textId="77777777" w:rsidR="00D94437" w:rsidRDefault="00D94437">
            <w:pPr>
              <w:widowControl/>
              <w:rPr>
                <w:rFonts w:eastAsia="標楷體"/>
                <w:color w:val="000000"/>
                <w:kern w:val="0"/>
                <w:szCs w:val="24"/>
              </w:rPr>
            </w:pPr>
          </w:p>
        </w:tc>
        <w:tc>
          <w:tcPr>
            <w:tcW w:w="1948" w:type="dxa"/>
            <w:tcBorders>
              <w:top w:val="nil"/>
              <w:left w:val="nil"/>
              <w:bottom w:val="single" w:sz="4" w:space="0" w:color="auto"/>
              <w:right w:val="single" w:sz="4" w:space="0" w:color="auto"/>
            </w:tcBorders>
            <w:vAlign w:val="center"/>
            <w:hideMark/>
          </w:tcPr>
          <w:p w14:paraId="2E7994DE" w14:textId="77777777" w:rsidR="00D94437" w:rsidRDefault="00D94437">
            <w:pPr>
              <w:widowControl/>
              <w:rPr>
                <w:rFonts w:eastAsia="標楷體"/>
                <w:kern w:val="0"/>
                <w:szCs w:val="24"/>
              </w:rPr>
            </w:pPr>
            <w:r>
              <w:rPr>
                <w:rFonts w:eastAsia="標楷體" w:hint="eastAsia"/>
                <w:kern w:val="0"/>
                <w:szCs w:val="24"/>
              </w:rPr>
              <w:t>教育部</w:t>
            </w:r>
            <w:r>
              <w:rPr>
                <w:rFonts w:eastAsia="標楷體"/>
                <w:kern w:val="0"/>
                <w:szCs w:val="24"/>
              </w:rPr>
              <w:t>113</w:t>
            </w:r>
            <w:r>
              <w:rPr>
                <w:rFonts w:eastAsia="標楷體" w:hint="eastAsia"/>
                <w:kern w:val="0"/>
                <w:szCs w:val="24"/>
              </w:rPr>
              <w:t>年中程</w:t>
            </w:r>
            <w:r>
              <w:rPr>
                <w:rFonts w:eastAsia="標楷體"/>
                <w:kern w:val="0"/>
                <w:szCs w:val="24"/>
              </w:rPr>
              <w:t>-</w:t>
            </w:r>
            <w:r>
              <w:rPr>
                <w:rFonts w:eastAsia="標楷體" w:hint="eastAsia"/>
                <w:kern w:val="0"/>
                <w:szCs w:val="24"/>
              </w:rPr>
              <w:t>精準健康及</w:t>
            </w:r>
            <w:r>
              <w:rPr>
                <w:rFonts w:eastAsia="標楷體"/>
                <w:kern w:val="0"/>
                <w:szCs w:val="24"/>
              </w:rPr>
              <w:t>AI</w:t>
            </w:r>
            <w:r>
              <w:rPr>
                <w:rFonts w:eastAsia="標楷體" w:hint="eastAsia"/>
                <w:kern w:val="0"/>
                <w:szCs w:val="24"/>
              </w:rPr>
              <w:t>科技展示暨教育場域建置與推廣計畫</w:t>
            </w:r>
          </w:p>
        </w:tc>
        <w:tc>
          <w:tcPr>
            <w:tcW w:w="1376" w:type="dxa"/>
            <w:tcBorders>
              <w:top w:val="nil"/>
              <w:left w:val="nil"/>
              <w:bottom w:val="single" w:sz="4" w:space="0" w:color="auto"/>
              <w:right w:val="single" w:sz="4" w:space="0" w:color="auto"/>
            </w:tcBorders>
            <w:vAlign w:val="center"/>
            <w:hideMark/>
          </w:tcPr>
          <w:p w14:paraId="0950DAD9" w14:textId="77777777" w:rsidR="00D94437" w:rsidRDefault="00D94437">
            <w:pPr>
              <w:widowControl/>
              <w:jc w:val="right"/>
              <w:rPr>
                <w:rFonts w:eastAsia="標楷體"/>
                <w:color w:val="000000"/>
                <w:kern w:val="0"/>
                <w:szCs w:val="24"/>
              </w:rPr>
            </w:pPr>
            <w:r>
              <w:rPr>
                <w:rFonts w:eastAsia="標楷體"/>
                <w:color w:val="000000"/>
                <w:kern w:val="0"/>
                <w:szCs w:val="24"/>
              </w:rPr>
              <w:t>4,670,000</w:t>
            </w:r>
          </w:p>
        </w:tc>
        <w:tc>
          <w:tcPr>
            <w:tcW w:w="1450" w:type="dxa"/>
            <w:tcBorders>
              <w:top w:val="nil"/>
              <w:left w:val="nil"/>
              <w:bottom w:val="single" w:sz="4" w:space="0" w:color="auto"/>
              <w:right w:val="single" w:sz="4" w:space="0" w:color="auto"/>
            </w:tcBorders>
            <w:noWrap/>
            <w:vAlign w:val="center"/>
            <w:hideMark/>
          </w:tcPr>
          <w:p w14:paraId="7DE87445" w14:textId="77777777" w:rsidR="00D94437" w:rsidRDefault="00D94437">
            <w:pPr>
              <w:widowControl/>
              <w:jc w:val="right"/>
              <w:rPr>
                <w:rFonts w:eastAsia="標楷體"/>
                <w:color w:val="000000"/>
                <w:kern w:val="0"/>
                <w:szCs w:val="24"/>
              </w:rPr>
            </w:pPr>
            <w:r>
              <w:rPr>
                <w:rFonts w:eastAsia="標楷體"/>
                <w:color w:val="000000"/>
                <w:kern w:val="0"/>
                <w:szCs w:val="24"/>
              </w:rPr>
              <w:t>4,040,000</w:t>
            </w:r>
          </w:p>
        </w:tc>
        <w:tc>
          <w:tcPr>
            <w:tcW w:w="1283" w:type="dxa"/>
            <w:tcBorders>
              <w:top w:val="nil"/>
              <w:left w:val="nil"/>
              <w:bottom w:val="single" w:sz="4" w:space="0" w:color="auto"/>
              <w:right w:val="single" w:sz="4" w:space="0" w:color="auto"/>
            </w:tcBorders>
            <w:noWrap/>
            <w:vAlign w:val="center"/>
            <w:hideMark/>
          </w:tcPr>
          <w:p w14:paraId="59C1792B" w14:textId="77777777" w:rsidR="00D94437" w:rsidRDefault="00D94437">
            <w:pPr>
              <w:widowControl/>
              <w:jc w:val="right"/>
              <w:rPr>
                <w:rFonts w:eastAsia="標楷體"/>
                <w:color w:val="000000"/>
                <w:kern w:val="0"/>
                <w:szCs w:val="24"/>
              </w:rPr>
            </w:pPr>
            <w:r>
              <w:rPr>
                <w:rFonts w:eastAsia="標楷體"/>
                <w:color w:val="000000"/>
                <w:kern w:val="0"/>
                <w:szCs w:val="24"/>
              </w:rPr>
              <w:t>630,000</w:t>
            </w:r>
          </w:p>
        </w:tc>
        <w:tc>
          <w:tcPr>
            <w:tcW w:w="1264" w:type="dxa"/>
            <w:tcBorders>
              <w:top w:val="nil"/>
              <w:left w:val="nil"/>
              <w:bottom w:val="single" w:sz="4" w:space="0" w:color="auto"/>
              <w:right w:val="single" w:sz="4" w:space="0" w:color="auto"/>
            </w:tcBorders>
            <w:noWrap/>
            <w:vAlign w:val="center"/>
            <w:hideMark/>
          </w:tcPr>
          <w:p w14:paraId="6E525B6F" w14:textId="77777777" w:rsidR="00D94437" w:rsidRDefault="00D94437">
            <w:pPr>
              <w:widowControl/>
              <w:jc w:val="right"/>
              <w:rPr>
                <w:rFonts w:eastAsia="標楷體"/>
                <w:color w:val="000000"/>
                <w:kern w:val="0"/>
                <w:szCs w:val="24"/>
              </w:rPr>
            </w:pPr>
            <w:r>
              <w:rPr>
                <w:rFonts w:eastAsia="標楷體" w:hint="eastAsia"/>
                <w:color w:val="000000"/>
                <w:kern w:val="0"/>
                <w:szCs w:val="24"/>
              </w:rPr>
              <w:t xml:space="preserve">　</w:t>
            </w:r>
          </w:p>
        </w:tc>
        <w:tc>
          <w:tcPr>
            <w:tcW w:w="1264" w:type="dxa"/>
            <w:tcBorders>
              <w:top w:val="nil"/>
              <w:left w:val="nil"/>
              <w:bottom w:val="single" w:sz="4" w:space="0" w:color="auto"/>
              <w:right w:val="single" w:sz="4" w:space="0" w:color="auto"/>
            </w:tcBorders>
            <w:noWrap/>
            <w:vAlign w:val="center"/>
            <w:hideMark/>
          </w:tcPr>
          <w:p w14:paraId="688A91FB" w14:textId="77777777" w:rsidR="00D94437" w:rsidRDefault="00D94437">
            <w:pPr>
              <w:widowControl/>
              <w:jc w:val="right"/>
              <w:rPr>
                <w:rFonts w:eastAsia="標楷體"/>
                <w:color w:val="000000"/>
                <w:kern w:val="0"/>
                <w:szCs w:val="24"/>
              </w:rPr>
            </w:pPr>
            <w:r>
              <w:rPr>
                <w:rFonts w:eastAsia="標楷體"/>
                <w:color w:val="000000"/>
                <w:kern w:val="0"/>
                <w:szCs w:val="24"/>
              </w:rPr>
              <w:t>630,000</w:t>
            </w:r>
          </w:p>
        </w:tc>
        <w:tc>
          <w:tcPr>
            <w:tcW w:w="1264" w:type="dxa"/>
            <w:tcBorders>
              <w:top w:val="nil"/>
              <w:left w:val="nil"/>
              <w:bottom w:val="single" w:sz="4" w:space="0" w:color="auto"/>
              <w:right w:val="single" w:sz="4" w:space="0" w:color="auto"/>
            </w:tcBorders>
            <w:noWrap/>
            <w:vAlign w:val="center"/>
            <w:hideMark/>
          </w:tcPr>
          <w:p w14:paraId="270F3050" w14:textId="77777777" w:rsidR="00D94437" w:rsidRDefault="00D94437">
            <w:pPr>
              <w:widowControl/>
              <w:rPr>
                <w:rFonts w:eastAsia="標楷體"/>
                <w:color w:val="000000"/>
                <w:kern w:val="0"/>
                <w:szCs w:val="24"/>
              </w:rPr>
            </w:pPr>
            <w:r>
              <w:rPr>
                <w:rFonts w:eastAsia="標楷體" w:hint="eastAsia"/>
                <w:color w:val="000000"/>
                <w:kern w:val="0"/>
                <w:szCs w:val="24"/>
              </w:rPr>
              <w:t xml:space="preserve">　</w:t>
            </w:r>
          </w:p>
        </w:tc>
      </w:tr>
      <w:tr w:rsidR="00D94437" w14:paraId="18C1770C" w14:textId="77777777" w:rsidTr="00D94437">
        <w:trPr>
          <w:trHeight w:val="1294"/>
        </w:trPr>
        <w:tc>
          <w:tcPr>
            <w:tcW w:w="0" w:type="auto"/>
            <w:vMerge/>
            <w:tcBorders>
              <w:top w:val="nil"/>
              <w:left w:val="single" w:sz="4" w:space="0" w:color="auto"/>
              <w:bottom w:val="single" w:sz="4" w:space="0" w:color="auto"/>
              <w:right w:val="single" w:sz="4" w:space="0" w:color="auto"/>
            </w:tcBorders>
            <w:vAlign w:val="center"/>
            <w:hideMark/>
          </w:tcPr>
          <w:p w14:paraId="51E619A7" w14:textId="77777777" w:rsidR="00D94437" w:rsidRDefault="00D94437">
            <w:pPr>
              <w:widowControl/>
              <w:rPr>
                <w:rFonts w:eastAsia="標楷體"/>
                <w:color w:val="000000"/>
                <w:kern w:val="0"/>
                <w:szCs w:val="24"/>
              </w:rPr>
            </w:pPr>
          </w:p>
        </w:tc>
        <w:tc>
          <w:tcPr>
            <w:tcW w:w="1948" w:type="dxa"/>
            <w:tcBorders>
              <w:top w:val="nil"/>
              <w:left w:val="nil"/>
              <w:bottom w:val="single" w:sz="4" w:space="0" w:color="auto"/>
              <w:right w:val="single" w:sz="4" w:space="0" w:color="auto"/>
            </w:tcBorders>
            <w:vAlign w:val="center"/>
            <w:hideMark/>
          </w:tcPr>
          <w:p w14:paraId="037300FA" w14:textId="77777777" w:rsidR="00D94437" w:rsidRDefault="00D94437">
            <w:pPr>
              <w:widowControl/>
              <w:rPr>
                <w:rFonts w:eastAsia="標楷體"/>
                <w:kern w:val="0"/>
                <w:szCs w:val="24"/>
              </w:rPr>
            </w:pPr>
            <w:r>
              <w:rPr>
                <w:rFonts w:eastAsia="標楷體" w:hint="eastAsia"/>
                <w:kern w:val="0"/>
                <w:szCs w:val="24"/>
              </w:rPr>
              <w:t>教育部</w:t>
            </w:r>
            <w:r>
              <w:rPr>
                <w:rFonts w:eastAsia="標楷體"/>
                <w:kern w:val="0"/>
                <w:szCs w:val="24"/>
              </w:rPr>
              <w:t>113</w:t>
            </w:r>
            <w:r>
              <w:rPr>
                <w:rFonts w:eastAsia="標楷體" w:hint="eastAsia"/>
                <w:kern w:val="0"/>
                <w:szCs w:val="24"/>
              </w:rPr>
              <w:t>年中程</w:t>
            </w:r>
            <w:r>
              <w:rPr>
                <w:rFonts w:eastAsia="標楷體"/>
                <w:kern w:val="0"/>
                <w:szCs w:val="24"/>
              </w:rPr>
              <w:t>-</w:t>
            </w:r>
            <w:r>
              <w:rPr>
                <w:rFonts w:eastAsia="標楷體" w:hint="eastAsia"/>
                <w:kern w:val="0"/>
                <w:szCs w:val="24"/>
              </w:rPr>
              <w:t>智慧化導覽服</w:t>
            </w:r>
            <w:r>
              <w:rPr>
                <w:rFonts w:eastAsia="標楷體" w:hint="eastAsia"/>
                <w:kern w:val="0"/>
                <w:szCs w:val="24"/>
              </w:rPr>
              <w:lastRenderedPageBreak/>
              <w:t>務及科技導覽培訓計畫</w:t>
            </w:r>
          </w:p>
        </w:tc>
        <w:tc>
          <w:tcPr>
            <w:tcW w:w="1376" w:type="dxa"/>
            <w:tcBorders>
              <w:top w:val="nil"/>
              <w:left w:val="nil"/>
              <w:bottom w:val="single" w:sz="4" w:space="0" w:color="auto"/>
              <w:right w:val="single" w:sz="4" w:space="0" w:color="auto"/>
            </w:tcBorders>
            <w:vAlign w:val="center"/>
            <w:hideMark/>
          </w:tcPr>
          <w:p w14:paraId="6DF91A1C" w14:textId="77777777" w:rsidR="00D94437" w:rsidRDefault="00D94437">
            <w:pPr>
              <w:widowControl/>
              <w:jc w:val="right"/>
              <w:rPr>
                <w:rFonts w:eastAsia="標楷體"/>
                <w:color w:val="000000"/>
                <w:kern w:val="0"/>
                <w:szCs w:val="24"/>
              </w:rPr>
            </w:pPr>
            <w:r>
              <w:rPr>
                <w:rFonts w:eastAsia="標楷體"/>
                <w:color w:val="000000"/>
                <w:kern w:val="0"/>
                <w:szCs w:val="24"/>
              </w:rPr>
              <w:lastRenderedPageBreak/>
              <w:t>3,000,000</w:t>
            </w:r>
          </w:p>
        </w:tc>
        <w:tc>
          <w:tcPr>
            <w:tcW w:w="1450" w:type="dxa"/>
            <w:tcBorders>
              <w:top w:val="nil"/>
              <w:left w:val="nil"/>
              <w:bottom w:val="single" w:sz="4" w:space="0" w:color="auto"/>
              <w:right w:val="single" w:sz="4" w:space="0" w:color="auto"/>
            </w:tcBorders>
            <w:noWrap/>
            <w:vAlign w:val="center"/>
            <w:hideMark/>
          </w:tcPr>
          <w:p w14:paraId="086B9338" w14:textId="77777777" w:rsidR="00D94437" w:rsidRDefault="00D94437">
            <w:pPr>
              <w:widowControl/>
              <w:jc w:val="right"/>
              <w:rPr>
                <w:rFonts w:eastAsia="標楷體"/>
                <w:color w:val="000000"/>
                <w:kern w:val="0"/>
                <w:szCs w:val="24"/>
              </w:rPr>
            </w:pPr>
            <w:r>
              <w:rPr>
                <w:rFonts w:eastAsia="標楷體"/>
                <w:color w:val="000000"/>
                <w:kern w:val="0"/>
                <w:szCs w:val="24"/>
              </w:rPr>
              <w:t>2,550,000</w:t>
            </w:r>
          </w:p>
        </w:tc>
        <w:tc>
          <w:tcPr>
            <w:tcW w:w="1283" w:type="dxa"/>
            <w:tcBorders>
              <w:top w:val="nil"/>
              <w:left w:val="nil"/>
              <w:bottom w:val="single" w:sz="4" w:space="0" w:color="auto"/>
              <w:right w:val="single" w:sz="4" w:space="0" w:color="auto"/>
            </w:tcBorders>
            <w:noWrap/>
            <w:vAlign w:val="center"/>
            <w:hideMark/>
          </w:tcPr>
          <w:p w14:paraId="21FB8651" w14:textId="77777777" w:rsidR="00D94437" w:rsidRDefault="00D94437">
            <w:pPr>
              <w:widowControl/>
              <w:jc w:val="right"/>
              <w:rPr>
                <w:rFonts w:eastAsia="標楷體"/>
                <w:color w:val="000000"/>
                <w:kern w:val="0"/>
                <w:szCs w:val="24"/>
              </w:rPr>
            </w:pPr>
            <w:r>
              <w:rPr>
                <w:rFonts w:eastAsia="標楷體"/>
                <w:color w:val="000000"/>
                <w:kern w:val="0"/>
                <w:szCs w:val="24"/>
              </w:rPr>
              <w:t>450,000</w:t>
            </w:r>
          </w:p>
        </w:tc>
        <w:tc>
          <w:tcPr>
            <w:tcW w:w="1264" w:type="dxa"/>
            <w:tcBorders>
              <w:top w:val="nil"/>
              <w:left w:val="nil"/>
              <w:bottom w:val="single" w:sz="4" w:space="0" w:color="auto"/>
              <w:right w:val="single" w:sz="4" w:space="0" w:color="auto"/>
            </w:tcBorders>
            <w:noWrap/>
            <w:vAlign w:val="center"/>
            <w:hideMark/>
          </w:tcPr>
          <w:p w14:paraId="495C8307" w14:textId="77777777" w:rsidR="00D94437" w:rsidRDefault="00D94437">
            <w:pPr>
              <w:widowControl/>
              <w:jc w:val="right"/>
              <w:rPr>
                <w:rFonts w:eastAsia="標楷體"/>
                <w:color w:val="000000"/>
                <w:kern w:val="0"/>
                <w:szCs w:val="24"/>
              </w:rPr>
            </w:pPr>
            <w:r>
              <w:rPr>
                <w:rFonts w:eastAsia="標楷體" w:hint="eastAsia"/>
                <w:color w:val="000000"/>
                <w:kern w:val="0"/>
                <w:szCs w:val="24"/>
              </w:rPr>
              <w:t xml:space="preserve">　</w:t>
            </w:r>
          </w:p>
        </w:tc>
        <w:tc>
          <w:tcPr>
            <w:tcW w:w="1264" w:type="dxa"/>
            <w:tcBorders>
              <w:top w:val="nil"/>
              <w:left w:val="nil"/>
              <w:bottom w:val="single" w:sz="4" w:space="0" w:color="auto"/>
              <w:right w:val="single" w:sz="4" w:space="0" w:color="auto"/>
            </w:tcBorders>
            <w:noWrap/>
            <w:vAlign w:val="center"/>
            <w:hideMark/>
          </w:tcPr>
          <w:p w14:paraId="7D1B86D2" w14:textId="77777777" w:rsidR="00D94437" w:rsidRDefault="00D94437">
            <w:pPr>
              <w:widowControl/>
              <w:jc w:val="right"/>
              <w:rPr>
                <w:rFonts w:eastAsia="標楷體"/>
                <w:color w:val="000000"/>
                <w:kern w:val="0"/>
                <w:szCs w:val="24"/>
              </w:rPr>
            </w:pPr>
            <w:r>
              <w:rPr>
                <w:rFonts w:eastAsia="標楷體"/>
                <w:color w:val="000000"/>
                <w:kern w:val="0"/>
                <w:szCs w:val="24"/>
              </w:rPr>
              <w:t>450,000</w:t>
            </w:r>
          </w:p>
        </w:tc>
        <w:tc>
          <w:tcPr>
            <w:tcW w:w="1264" w:type="dxa"/>
            <w:tcBorders>
              <w:top w:val="nil"/>
              <w:left w:val="nil"/>
              <w:bottom w:val="single" w:sz="4" w:space="0" w:color="auto"/>
              <w:right w:val="single" w:sz="4" w:space="0" w:color="auto"/>
            </w:tcBorders>
            <w:noWrap/>
            <w:vAlign w:val="center"/>
            <w:hideMark/>
          </w:tcPr>
          <w:p w14:paraId="241019FB" w14:textId="77777777" w:rsidR="00D94437" w:rsidRDefault="00D94437">
            <w:pPr>
              <w:widowControl/>
              <w:rPr>
                <w:rFonts w:eastAsia="標楷體"/>
                <w:color w:val="000000"/>
                <w:kern w:val="0"/>
                <w:szCs w:val="24"/>
              </w:rPr>
            </w:pPr>
            <w:r>
              <w:rPr>
                <w:rFonts w:eastAsia="標楷體" w:hint="eastAsia"/>
                <w:color w:val="000000"/>
                <w:kern w:val="0"/>
                <w:szCs w:val="24"/>
              </w:rPr>
              <w:t xml:space="preserve">　</w:t>
            </w:r>
          </w:p>
        </w:tc>
      </w:tr>
      <w:tr w:rsidR="00D94437" w14:paraId="44640862" w14:textId="77777777" w:rsidTr="00D94437">
        <w:trPr>
          <w:trHeight w:val="1128"/>
        </w:trPr>
        <w:tc>
          <w:tcPr>
            <w:tcW w:w="0" w:type="auto"/>
            <w:vMerge/>
            <w:tcBorders>
              <w:top w:val="nil"/>
              <w:left w:val="single" w:sz="4" w:space="0" w:color="auto"/>
              <w:bottom w:val="single" w:sz="4" w:space="0" w:color="auto"/>
              <w:right w:val="single" w:sz="4" w:space="0" w:color="auto"/>
            </w:tcBorders>
            <w:vAlign w:val="center"/>
            <w:hideMark/>
          </w:tcPr>
          <w:p w14:paraId="5100B810" w14:textId="77777777" w:rsidR="00D94437" w:rsidRDefault="00D94437">
            <w:pPr>
              <w:widowControl/>
              <w:rPr>
                <w:rFonts w:eastAsia="標楷體"/>
                <w:color w:val="000000"/>
                <w:kern w:val="0"/>
                <w:szCs w:val="24"/>
              </w:rPr>
            </w:pPr>
          </w:p>
        </w:tc>
        <w:tc>
          <w:tcPr>
            <w:tcW w:w="1948" w:type="dxa"/>
            <w:tcBorders>
              <w:top w:val="nil"/>
              <w:left w:val="nil"/>
              <w:bottom w:val="single" w:sz="4" w:space="0" w:color="auto"/>
              <w:right w:val="single" w:sz="4" w:space="0" w:color="auto"/>
            </w:tcBorders>
            <w:vAlign w:val="center"/>
            <w:hideMark/>
          </w:tcPr>
          <w:p w14:paraId="23A21A33" w14:textId="77777777" w:rsidR="00D94437" w:rsidRDefault="00D94437">
            <w:pPr>
              <w:widowControl/>
              <w:rPr>
                <w:rFonts w:eastAsia="標楷體"/>
                <w:kern w:val="0"/>
                <w:szCs w:val="24"/>
              </w:rPr>
            </w:pPr>
            <w:r>
              <w:rPr>
                <w:rFonts w:eastAsia="標楷體" w:hint="eastAsia"/>
                <w:kern w:val="0"/>
                <w:szCs w:val="24"/>
              </w:rPr>
              <w:t>教育部</w:t>
            </w:r>
            <w:r>
              <w:rPr>
                <w:rFonts w:eastAsia="標楷體"/>
                <w:kern w:val="0"/>
                <w:szCs w:val="24"/>
              </w:rPr>
              <w:t>113</w:t>
            </w:r>
            <w:r>
              <w:rPr>
                <w:rFonts w:eastAsia="標楷體" w:hint="eastAsia"/>
                <w:kern w:val="0"/>
                <w:szCs w:val="24"/>
              </w:rPr>
              <w:t>年中程</w:t>
            </w:r>
            <w:r>
              <w:rPr>
                <w:rFonts w:eastAsia="標楷體"/>
                <w:kern w:val="0"/>
                <w:szCs w:val="24"/>
              </w:rPr>
              <w:t>-</w:t>
            </w:r>
            <w:r>
              <w:rPr>
                <w:rFonts w:eastAsia="標楷體" w:hint="eastAsia"/>
                <w:kern w:val="0"/>
                <w:szCs w:val="24"/>
              </w:rPr>
              <w:t>數位化典藏升級計畫</w:t>
            </w:r>
          </w:p>
        </w:tc>
        <w:tc>
          <w:tcPr>
            <w:tcW w:w="1376" w:type="dxa"/>
            <w:tcBorders>
              <w:top w:val="nil"/>
              <w:left w:val="nil"/>
              <w:bottom w:val="single" w:sz="4" w:space="0" w:color="auto"/>
              <w:right w:val="single" w:sz="4" w:space="0" w:color="auto"/>
            </w:tcBorders>
            <w:vAlign w:val="center"/>
            <w:hideMark/>
          </w:tcPr>
          <w:p w14:paraId="1CD3EEF2" w14:textId="77777777" w:rsidR="00D94437" w:rsidRDefault="00D94437">
            <w:pPr>
              <w:widowControl/>
              <w:jc w:val="right"/>
              <w:rPr>
                <w:rFonts w:eastAsia="標楷體"/>
                <w:color w:val="000000"/>
                <w:kern w:val="0"/>
                <w:szCs w:val="24"/>
              </w:rPr>
            </w:pPr>
            <w:r>
              <w:rPr>
                <w:rFonts w:eastAsia="標楷體"/>
                <w:color w:val="000000"/>
                <w:kern w:val="0"/>
                <w:szCs w:val="24"/>
              </w:rPr>
              <w:t>2,800,000</w:t>
            </w:r>
          </w:p>
        </w:tc>
        <w:tc>
          <w:tcPr>
            <w:tcW w:w="1450" w:type="dxa"/>
            <w:tcBorders>
              <w:top w:val="nil"/>
              <w:left w:val="nil"/>
              <w:bottom w:val="single" w:sz="4" w:space="0" w:color="auto"/>
              <w:right w:val="single" w:sz="4" w:space="0" w:color="auto"/>
            </w:tcBorders>
            <w:noWrap/>
            <w:vAlign w:val="center"/>
            <w:hideMark/>
          </w:tcPr>
          <w:p w14:paraId="09827A48" w14:textId="77777777" w:rsidR="00D94437" w:rsidRDefault="00D94437">
            <w:pPr>
              <w:widowControl/>
              <w:jc w:val="right"/>
              <w:rPr>
                <w:rFonts w:eastAsia="標楷體"/>
                <w:color w:val="000000"/>
                <w:kern w:val="0"/>
                <w:szCs w:val="24"/>
              </w:rPr>
            </w:pPr>
            <w:r>
              <w:rPr>
                <w:rFonts w:eastAsia="標楷體"/>
                <w:color w:val="000000"/>
                <w:kern w:val="0"/>
                <w:szCs w:val="24"/>
              </w:rPr>
              <w:t>2,380,000</w:t>
            </w:r>
          </w:p>
        </w:tc>
        <w:tc>
          <w:tcPr>
            <w:tcW w:w="1283" w:type="dxa"/>
            <w:tcBorders>
              <w:top w:val="nil"/>
              <w:left w:val="nil"/>
              <w:bottom w:val="single" w:sz="4" w:space="0" w:color="auto"/>
              <w:right w:val="single" w:sz="4" w:space="0" w:color="auto"/>
            </w:tcBorders>
            <w:noWrap/>
            <w:vAlign w:val="center"/>
            <w:hideMark/>
          </w:tcPr>
          <w:p w14:paraId="6D99D0C1" w14:textId="77777777" w:rsidR="00D94437" w:rsidRDefault="00D94437">
            <w:pPr>
              <w:widowControl/>
              <w:jc w:val="right"/>
              <w:rPr>
                <w:rFonts w:eastAsia="標楷體"/>
                <w:color w:val="000000"/>
                <w:kern w:val="0"/>
                <w:szCs w:val="24"/>
              </w:rPr>
            </w:pPr>
            <w:r>
              <w:rPr>
                <w:rFonts w:eastAsia="標楷體"/>
                <w:color w:val="000000"/>
                <w:kern w:val="0"/>
                <w:szCs w:val="24"/>
              </w:rPr>
              <w:t>420,000</w:t>
            </w:r>
          </w:p>
        </w:tc>
        <w:tc>
          <w:tcPr>
            <w:tcW w:w="1264" w:type="dxa"/>
            <w:tcBorders>
              <w:top w:val="nil"/>
              <w:left w:val="nil"/>
              <w:bottom w:val="single" w:sz="4" w:space="0" w:color="auto"/>
              <w:right w:val="single" w:sz="4" w:space="0" w:color="auto"/>
            </w:tcBorders>
            <w:noWrap/>
            <w:vAlign w:val="center"/>
            <w:hideMark/>
          </w:tcPr>
          <w:p w14:paraId="40EA6995" w14:textId="77777777" w:rsidR="00D94437" w:rsidRDefault="00D94437">
            <w:pPr>
              <w:widowControl/>
              <w:jc w:val="right"/>
              <w:rPr>
                <w:rFonts w:eastAsia="標楷體"/>
                <w:color w:val="000000"/>
                <w:kern w:val="0"/>
                <w:szCs w:val="24"/>
              </w:rPr>
            </w:pPr>
            <w:r>
              <w:rPr>
                <w:rFonts w:eastAsia="標楷體" w:hint="eastAsia"/>
                <w:color w:val="000000"/>
                <w:kern w:val="0"/>
                <w:szCs w:val="24"/>
              </w:rPr>
              <w:t xml:space="preserve">　</w:t>
            </w:r>
          </w:p>
        </w:tc>
        <w:tc>
          <w:tcPr>
            <w:tcW w:w="1264" w:type="dxa"/>
            <w:tcBorders>
              <w:top w:val="nil"/>
              <w:left w:val="nil"/>
              <w:bottom w:val="single" w:sz="4" w:space="0" w:color="auto"/>
              <w:right w:val="single" w:sz="4" w:space="0" w:color="auto"/>
            </w:tcBorders>
            <w:noWrap/>
            <w:vAlign w:val="center"/>
            <w:hideMark/>
          </w:tcPr>
          <w:p w14:paraId="7BE16180" w14:textId="77777777" w:rsidR="00D94437" w:rsidRDefault="00D94437">
            <w:pPr>
              <w:widowControl/>
              <w:jc w:val="right"/>
              <w:rPr>
                <w:rFonts w:eastAsia="標楷體"/>
                <w:color w:val="000000"/>
                <w:kern w:val="0"/>
                <w:szCs w:val="24"/>
              </w:rPr>
            </w:pPr>
            <w:r>
              <w:rPr>
                <w:rFonts w:eastAsia="標楷體"/>
                <w:color w:val="000000"/>
                <w:kern w:val="0"/>
                <w:szCs w:val="24"/>
              </w:rPr>
              <w:t>420,000</w:t>
            </w:r>
          </w:p>
        </w:tc>
        <w:tc>
          <w:tcPr>
            <w:tcW w:w="1264" w:type="dxa"/>
            <w:tcBorders>
              <w:top w:val="nil"/>
              <w:left w:val="nil"/>
              <w:bottom w:val="single" w:sz="4" w:space="0" w:color="auto"/>
              <w:right w:val="single" w:sz="4" w:space="0" w:color="auto"/>
            </w:tcBorders>
            <w:noWrap/>
            <w:vAlign w:val="center"/>
            <w:hideMark/>
          </w:tcPr>
          <w:p w14:paraId="10666CAE" w14:textId="77777777" w:rsidR="00D94437" w:rsidRDefault="00D94437">
            <w:pPr>
              <w:widowControl/>
              <w:rPr>
                <w:rFonts w:eastAsia="標楷體"/>
                <w:color w:val="000000"/>
                <w:kern w:val="0"/>
                <w:szCs w:val="24"/>
              </w:rPr>
            </w:pPr>
            <w:r>
              <w:rPr>
                <w:rFonts w:eastAsia="標楷體" w:hint="eastAsia"/>
                <w:color w:val="000000"/>
                <w:kern w:val="0"/>
                <w:szCs w:val="24"/>
              </w:rPr>
              <w:t xml:space="preserve">　</w:t>
            </w:r>
          </w:p>
        </w:tc>
      </w:tr>
      <w:tr w:rsidR="00D94437" w14:paraId="6B5CD8BE" w14:textId="77777777" w:rsidTr="00D94437">
        <w:trPr>
          <w:trHeight w:val="1174"/>
        </w:trPr>
        <w:tc>
          <w:tcPr>
            <w:tcW w:w="0" w:type="auto"/>
            <w:vMerge/>
            <w:tcBorders>
              <w:top w:val="nil"/>
              <w:left w:val="single" w:sz="4" w:space="0" w:color="auto"/>
              <w:bottom w:val="single" w:sz="4" w:space="0" w:color="auto"/>
              <w:right w:val="single" w:sz="4" w:space="0" w:color="auto"/>
            </w:tcBorders>
            <w:vAlign w:val="center"/>
            <w:hideMark/>
          </w:tcPr>
          <w:p w14:paraId="4CA261C8" w14:textId="77777777" w:rsidR="00D94437" w:rsidRDefault="00D94437">
            <w:pPr>
              <w:widowControl/>
              <w:rPr>
                <w:rFonts w:eastAsia="標楷體"/>
                <w:color w:val="000000"/>
                <w:kern w:val="0"/>
                <w:szCs w:val="24"/>
              </w:rPr>
            </w:pPr>
          </w:p>
        </w:tc>
        <w:tc>
          <w:tcPr>
            <w:tcW w:w="1948" w:type="dxa"/>
            <w:tcBorders>
              <w:top w:val="nil"/>
              <w:left w:val="nil"/>
              <w:bottom w:val="single" w:sz="4" w:space="0" w:color="auto"/>
              <w:right w:val="single" w:sz="4" w:space="0" w:color="auto"/>
            </w:tcBorders>
            <w:vAlign w:val="center"/>
            <w:hideMark/>
          </w:tcPr>
          <w:p w14:paraId="0C8E08C1" w14:textId="77777777" w:rsidR="00D94437" w:rsidRDefault="00D94437">
            <w:pPr>
              <w:widowControl/>
              <w:rPr>
                <w:rFonts w:eastAsia="標楷體"/>
                <w:color w:val="000000"/>
                <w:kern w:val="0"/>
                <w:szCs w:val="24"/>
              </w:rPr>
            </w:pPr>
            <w:r>
              <w:rPr>
                <w:rFonts w:eastAsia="標楷體" w:hint="eastAsia"/>
                <w:color w:val="000000"/>
                <w:kern w:val="0"/>
                <w:szCs w:val="24"/>
              </w:rPr>
              <w:t>教育部</w:t>
            </w:r>
            <w:r>
              <w:rPr>
                <w:rFonts w:eastAsia="標楷體"/>
                <w:color w:val="000000"/>
                <w:kern w:val="0"/>
                <w:szCs w:val="24"/>
              </w:rPr>
              <w:t>113</w:t>
            </w:r>
            <w:r>
              <w:rPr>
                <w:rFonts w:eastAsia="標楷體" w:hint="eastAsia"/>
                <w:color w:val="000000"/>
                <w:kern w:val="0"/>
                <w:szCs w:val="24"/>
              </w:rPr>
              <w:t>年中程</w:t>
            </w:r>
            <w:r>
              <w:rPr>
                <w:rFonts w:eastAsia="標楷體"/>
                <w:color w:val="000000"/>
                <w:kern w:val="0"/>
                <w:szCs w:val="24"/>
              </w:rPr>
              <w:t>-</w:t>
            </w:r>
            <w:r>
              <w:rPr>
                <w:rFonts w:eastAsia="標楷體" w:hint="eastAsia"/>
                <w:color w:val="000000"/>
                <w:kern w:val="0"/>
                <w:szCs w:val="24"/>
              </w:rPr>
              <w:t>生活科技互動展示更新計畫</w:t>
            </w:r>
          </w:p>
        </w:tc>
        <w:tc>
          <w:tcPr>
            <w:tcW w:w="1376" w:type="dxa"/>
            <w:tcBorders>
              <w:top w:val="nil"/>
              <w:left w:val="nil"/>
              <w:bottom w:val="single" w:sz="4" w:space="0" w:color="auto"/>
              <w:right w:val="single" w:sz="4" w:space="0" w:color="auto"/>
            </w:tcBorders>
            <w:vAlign w:val="center"/>
            <w:hideMark/>
          </w:tcPr>
          <w:p w14:paraId="3FF29873" w14:textId="77777777" w:rsidR="00D94437" w:rsidRDefault="00D94437">
            <w:pPr>
              <w:widowControl/>
              <w:jc w:val="right"/>
              <w:rPr>
                <w:rFonts w:eastAsia="標楷體"/>
                <w:color w:val="000000"/>
                <w:kern w:val="0"/>
                <w:szCs w:val="24"/>
              </w:rPr>
            </w:pPr>
            <w:r>
              <w:rPr>
                <w:rFonts w:eastAsia="標楷體"/>
                <w:color w:val="000000"/>
                <w:kern w:val="0"/>
                <w:szCs w:val="24"/>
              </w:rPr>
              <w:t>4,700,000</w:t>
            </w:r>
          </w:p>
        </w:tc>
        <w:tc>
          <w:tcPr>
            <w:tcW w:w="1450" w:type="dxa"/>
            <w:tcBorders>
              <w:top w:val="nil"/>
              <w:left w:val="nil"/>
              <w:bottom w:val="single" w:sz="4" w:space="0" w:color="auto"/>
              <w:right w:val="single" w:sz="4" w:space="0" w:color="auto"/>
            </w:tcBorders>
            <w:noWrap/>
            <w:vAlign w:val="center"/>
            <w:hideMark/>
          </w:tcPr>
          <w:p w14:paraId="58CF406E" w14:textId="77777777" w:rsidR="00D94437" w:rsidRDefault="00D94437">
            <w:pPr>
              <w:widowControl/>
              <w:jc w:val="right"/>
              <w:rPr>
                <w:rFonts w:eastAsia="標楷體"/>
                <w:color w:val="000000"/>
                <w:kern w:val="0"/>
                <w:szCs w:val="24"/>
              </w:rPr>
            </w:pPr>
            <w:r>
              <w:rPr>
                <w:rFonts w:eastAsia="標楷體"/>
                <w:color w:val="000000"/>
                <w:kern w:val="0"/>
                <w:szCs w:val="24"/>
              </w:rPr>
              <w:t>3,990,000</w:t>
            </w:r>
          </w:p>
        </w:tc>
        <w:tc>
          <w:tcPr>
            <w:tcW w:w="1283" w:type="dxa"/>
            <w:tcBorders>
              <w:top w:val="nil"/>
              <w:left w:val="nil"/>
              <w:bottom w:val="single" w:sz="4" w:space="0" w:color="auto"/>
              <w:right w:val="single" w:sz="4" w:space="0" w:color="auto"/>
            </w:tcBorders>
            <w:noWrap/>
            <w:vAlign w:val="center"/>
            <w:hideMark/>
          </w:tcPr>
          <w:p w14:paraId="21E78ED5" w14:textId="77777777" w:rsidR="00D94437" w:rsidRDefault="00D94437">
            <w:pPr>
              <w:widowControl/>
              <w:jc w:val="right"/>
              <w:rPr>
                <w:rFonts w:eastAsia="標楷體"/>
                <w:color w:val="000000"/>
                <w:kern w:val="0"/>
                <w:szCs w:val="24"/>
              </w:rPr>
            </w:pPr>
            <w:r>
              <w:rPr>
                <w:rFonts w:eastAsia="標楷體"/>
                <w:color w:val="000000"/>
                <w:kern w:val="0"/>
                <w:szCs w:val="24"/>
              </w:rPr>
              <w:t>710,000</w:t>
            </w:r>
          </w:p>
        </w:tc>
        <w:tc>
          <w:tcPr>
            <w:tcW w:w="1264" w:type="dxa"/>
            <w:tcBorders>
              <w:top w:val="nil"/>
              <w:left w:val="nil"/>
              <w:bottom w:val="single" w:sz="4" w:space="0" w:color="auto"/>
              <w:right w:val="single" w:sz="4" w:space="0" w:color="auto"/>
            </w:tcBorders>
            <w:noWrap/>
            <w:vAlign w:val="center"/>
            <w:hideMark/>
          </w:tcPr>
          <w:p w14:paraId="4B5F572C" w14:textId="77777777" w:rsidR="00D94437" w:rsidRDefault="00D94437">
            <w:pPr>
              <w:widowControl/>
              <w:jc w:val="right"/>
              <w:rPr>
                <w:rFonts w:eastAsia="標楷體"/>
                <w:color w:val="000000"/>
                <w:kern w:val="0"/>
                <w:szCs w:val="24"/>
              </w:rPr>
            </w:pPr>
            <w:r>
              <w:rPr>
                <w:rFonts w:eastAsia="標楷體" w:hint="eastAsia"/>
                <w:color w:val="000000"/>
                <w:kern w:val="0"/>
                <w:szCs w:val="24"/>
              </w:rPr>
              <w:t xml:space="preserve">　</w:t>
            </w:r>
          </w:p>
        </w:tc>
        <w:tc>
          <w:tcPr>
            <w:tcW w:w="1264" w:type="dxa"/>
            <w:tcBorders>
              <w:top w:val="nil"/>
              <w:left w:val="nil"/>
              <w:bottom w:val="single" w:sz="4" w:space="0" w:color="auto"/>
              <w:right w:val="single" w:sz="4" w:space="0" w:color="auto"/>
            </w:tcBorders>
            <w:noWrap/>
            <w:vAlign w:val="center"/>
            <w:hideMark/>
          </w:tcPr>
          <w:p w14:paraId="23A00C00" w14:textId="77777777" w:rsidR="00D94437" w:rsidRDefault="00D94437">
            <w:pPr>
              <w:widowControl/>
              <w:jc w:val="right"/>
              <w:rPr>
                <w:rFonts w:eastAsia="標楷體"/>
                <w:color w:val="000000"/>
                <w:kern w:val="0"/>
                <w:szCs w:val="24"/>
              </w:rPr>
            </w:pPr>
            <w:r>
              <w:rPr>
                <w:rFonts w:eastAsia="標楷體"/>
                <w:color w:val="000000"/>
                <w:kern w:val="0"/>
                <w:szCs w:val="24"/>
              </w:rPr>
              <w:t>710,000</w:t>
            </w:r>
          </w:p>
        </w:tc>
        <w:tc>
          <w:tcPr>
            <w:tcW w:w="1264" w:type="dxa"/>
            <w:tcBorders>
              <w:top w:val="nil"/>
              <w:left w:val="nil"/>
              <w:bottom w:val="single" w:sz="4" w:space="0" w:color="auto"/>
              <w:right w:val="single" w:sz="4" w:space="0" w:color="auto"/>
            </w:tcBorders>
            <w:noWrap/>
            <w:vAlign w:val="center"/>
            <w:hideMark/>
          </w:tcPr>
          <w:p w14:paraId="4DF92DBF" w14:textId="77777777" w:rsidR="00D94437" w:rsidRDefault="00D94437">
            <w:pPr>
              <w:widowControl/>
              <w:rPr>
                <w:rFonts w:eastAsia="標楷體"/>
                <w:color w:val="000000"/>
                <w:kern w:val="0"/>
                <w:szCs w:val="24"/>
              </w:rPr>
            </w:pPr>
            <w:r>
              <w:rPr>
                <w:rFonts w:eastAsia="標楷體" w:hint="eastAsia"/>
                <w:color w:val="000000"/>
                <w:kern w:val="0"/>
                <w:szCs w:val="24"/>
              </w:rPr>
              <w:t xml:space="preserve">　</w:t>
            </w:r>
          </w:p>
        </w:tc>
      </w:tr>
      <w:tr w:rsidR="00D94437" w14:paraId="5003955B" w14:textId="77777777" w:rsidTr="00D94437">
        <w:trPr>
          <w:trHeight w:val="1053"/>
        </w:trPr>
        <w:tc>
          <w:tcPr>
            <w:tcW w:w="0" w:type="auto"/>
            <w:vMerge/>
            <w:tcBorders>
              <w:top w:val="nil"/>
              <w:left w:val="single" w:sz="4" w:space="0" w:color="auto"/>
              <w:bottom w:val="single" w:sz="4" w:space="0" w:color="auto"/>
              <w:right w:val="single" w:sz="4" w:space="0" w:color="auto"/>
            </w:tcBorders>
            <w:vAlign w:val="center"/>
            <w:hideMark/>
          </w:tcPr>
          <w:p w14:paraId="63F3E17D" w14:textId="77777777" w:rsidR="00D94437" w:rsidRDefault="00D94437">
            <w:pPr>
              <w:widowControl/>
              <w:rPr>
                <w:rFonts w:eastAsia="標楷體"/>
                <w:color w:val="000000"/>
                <w:kern w:val="0"/>
                <w:szCs w:val="24"/>
              </w:rPr>
            </w:pPr>
          </w:p>
        </w:tc>
        <w:tc>
          <w:tcPr>
            <w:tcW w:w="1948" w:type="dxa"/>
            <w:tcBorders>
              <w:top w:val="nil"/>
              <w:left w:val="nil"/>
              <w:bottom w:val="single" w:sz="4" w:space="0" w:color="auto"/>
              <w:right w:val="single" w:sz="4" w:space="0" w:color="auto"/>
            </w:tcBorders>
            <w:vAlign w:val="center"/>
            <w:hideMark/>
          </w:tcPr>
          <w:p w14:paraId="1E1E6AFA" w14:textId="77777777" w:rsidR="00D94437" w:rsidRDefault="00D94437">
            <w:pPr>
              <w:widowControl/>
              <w:rPr>
                <w:rFonts w:eastAsia="標楷體"/>
                <w:color w:val="000000"/>
                <w:kern w:val="0"/>
                <w:szCs w:val="24"/>
              </w:rPr>
            </w:pPr>
            <w:r>
              <w:rPr>
                <w:rFonts w:eastAsia="標楷體" w:hint="eastAsia"/>
                <w:color w:val="000000"/>
                <w:kern w:val="0"/>
                <w:szCs w:val="24"/>
              </w:rPr>
              <w:t>教育部</w:t>
            </w:r>
            <w:r>
              <w:rPr>
                <w:rFonts w:eastAsia="標楷體"/>
                <w:color w:val="000000"/>
                <w:kern w:val="0"/>
                <w:szCs w:val="24"/>
              </w:rPr>
              <w:t>-</w:t>
            </w:r>
            <w:r>
              <w:rPr>
                <w:rFonts w:eastAsia="標楷體" w:hint="eastAsia"/>
                <w:color w:val="000000"/>
                <w:kern w:val="0"/>
                <w:szCs w:val="24"/>
              </w:rPr>
              <w:t>社教機構淨零轉型計畫</w:t>
            </w:r>
            <w:r>
              <w:rPr>
                <w:rFonts w:eastAsia="標楷體"/>
                <w:color w:val="000000"/>
                <w:kern w:val="0"/>
                <w:szCs w:val="24"/>
              </w:rPr>
              <w:t>(114-117)</w:t>
            </w:r>
          </w:p>
        </w:tc>
        <w:tc>
          <w:tcPr>
            <w:tcW w:w="1376" w:type="dxa"/>
            <w:tcBorders>
              <w:top w:val="nil"/>
              <w:left w:val="nil"/>
              <w:bottom w:val="single" w:sz="4" w:space="0" w:color="auto"/>
              <w:right w:val="single" w:sz="4" w:space="0" w:color="auto"/>
            </w:tcBorders>
            <w:vAlign w:val="center"/>
            <w:hideMark/>
          </w:tcPr>
          <w:p w14:paraId="0FFAC83F" w14:textId="77777777" w:rsidR="00D94437" w:rsidRDefault="00D94437">
            <w:pPr>
              <w:widowControl/>
              <w:jc w:val="right"/>
              <w:rPr>
                <w:rFonts w:eastAsia="標楷體"/>
                <w:color w:val="000000"/>
                <w:kern w:val="0"/>
                <w:szCs w:val="24"/>
              </w:rPr>
            </w:pPr>
            <w:r>
              <w:rPr>
                <w:rFonts w:eastAsia="標楷體"/>
                <w:color w:val="000000"/>
                <w:kern w:val="0"/>
                <w:szCs w:val="24"/>
              </w:rPr>
              <w:t>64,500,000</w:t>
            </w:r>
          </w:p>
        </w:tc>
        <w:tc>
          <w:tcPr>
            <w:tcW w:w="1450" w:type="dxa"/>
            <w:tcBorders>
              <w:top w:val="nil"/>
              <w:left w:val="nil"/>
              <w:bottom w:val="single" w:sz="4" w:space="0" w:color="auto"/>
              <w:right w:val="single" w:sz="4" w:space="0" w:color="auto"/>
            </w:tcBorders>
            <w:noWrap/>
            <w:vAlign w:val="center"/>
            <w:hideMark/>
          </w:tcPr>
          <w:p w14:paraId="22E0E10B" w14:textId="77777777" w:rsidR="00D94437" w:rsidRDefault="00D94437">
            <w:pPr>
              <w:widowControl/>
              <w:jc w:val="right"/>
              <w:rPr>
                <w:rFonts w:eastAsia="標楷體"/>
                <w:color w:val="000000"/>
                <w:kern w:val="0"/>
                <w:szCs w:val="24"/>
              </w:rPr>
            </w:pPr>
            <w:r>
              <w:rPr>
                <w:rFonts w:eastAsia="標楷體"/>
                <w:color w:val="000000"/>
                <w:kern w:val="0"/>
                <w:szCs w:val="24"/>
              </w:rPr>
              <w:t>54,825,000</w:t>
            </w:r>
          </w:p>
        </w:tc>
        <w:tc>
          <w:tcPr>
            <w:tcW w:w="1283" w:type="dxa"/>
            <w:tcBorders>
              <w:top w:val="nil"/>
              <w:left w:val="nil"/>
              <w:bottom w:val="single" w:sz="4" w:space="0" w:color="auto"/>
              <w:right w:val="single" w:sz="4" w:space="0" w:color="auto"/>
            </w:tcBorders>
            <w:noWrap/>
            <w:vAlign w:val="center"/>
            <w:hideMark/>
          </w:tcPr>
          <w:p w14:paraId="282639C4" w14:textId="77777777" w:rsidR="00D94437" w:rsidRDefault="00D94437">
            <w:pPr>
              <w:widowControl/>
              <w:jc w:val="right"/>
              <w:rPr>
                <w:rFonts w:eastAsia="標楷體"/>
                <w:color w:val="000000"/>
                <w:kern w:val="0"/>
                <w:szCs w:val="24"/>
              </w:rPr>
            </w:pPr>
            <w:r>
              <w:rPr>
                <w:rFonts w:eastAsia="標楷體"/>
                <w:color w:val="000000"/>
                <w:kern w:val="0"/>
                <w:szCs w:val="24"/>
              </w:rPr>
              <w:t>9,675,000</w:t>
            </w:r>
          </w:p>
        </w:tc>
        <w:tc>
          <w:tcPr>
            <w:tcW w:w="1264" w:type="dxa"/>
            <w:tcBorders>
              <w:top w:val="nil"/>
              <w:left w:val="nil"/>
              <w:bottom w:val="single" w:sz="4" w:space="0" w:color="auto"/>
              <w:right w:val="single" w:sz="4" w:space="0" w:color="auto"/>
            </w:tcBorders>
            <w:noWrap/>
            <w:vAlign w:val="center"/>
            <w:hideMark/>
          </w:tcPr>
          <w:p w14:paraId="5D82D4B7" w14:textId="77777777" w:rsidR="00D94437" w:rsidRDefault="00D94437">
            <w:pPr>
              <w:widowControl/>
              <w:jc w:val="right"/>
              <w:rPr>
                <w:rFonts w:eastAsia="標楷體"/>
                <w:color w:val="000000"/>
                <w:kern w:val="0"/>
                <w:szCs w:val="24"/>
              </w:rPr>
            </w:pPr>
            <w:r>
              <w:rPr>
                <w:rFonts w:eastAsia="標楷體" w:hint="eastAsia"/>
                <w:color w:val="000000"/>
                <w:kern w:val="0"/>
                <w:szCs w:val="24"/>
              </w:rPr>
              <w:t xml:space="preserve">　</w:t>
            </w:r>
          </w:p>
        </w:tc>
        <w:tc>
          <w:tcPr>
            <w:tcW w:w="1264" w:type="dxa"/>
            <w:tcBorders>
              <w:top w:val="nil"/>
              <w:left w:val="nil"/>
              <w:bottom w:val="single" w:sz="4" w:space="0" w:color="auto"/>
              <w:right w:val="single" w:sz="4" w:space="0" w:color="auto"/>
            </w:tcBorders>
            <w:noWrap/>
            <w:vAlign w:val="center"/>
            <w:hideMark/>
          </w:tcPr>
          <w:p w14:paraId="7F275960" w14:textId="77777777" w:rsidR="00D94437" w:rsidRDefault="00D94437">
            <w:pPr>
              <w:widowControl/>
              <w:jc w:val="right"/>
              <w:rPr>
                <w:rFonts w:eastAsia="標楷體"/>
                <w:color w:val="000000"/>
                <w:kern w:val="0"/>
                <w:szCs w:val="24"/>
              </w:rPr>
            </w:pPr>
            <w:r>
              <w:rPr>
                <w:rFonts w:eastAsia="標楷體"/>
                <w:color w:val="000000"/>
                <w:kern w:val="0"/>
                <w:szCs w:val="24"/>
              </w:rPr>
              <w:t>5,112,000</w:t>
            </w:r>
          </w:p>
        </w:tc>
        <w:tc>
          <w:tcPr>
            <w:tcW w:w="1264" w:type="dxa"/>
            <w:tcBorders>
              <w:top w:val="nil"/>
              <w:left w:val="nil"/>
              <w:bottom w:val="single" w:sz="4" w:space="0" w:color="auto"/>
              <w:right w:val="single" w:sz="4" w:space="0" w:color="auto"/>
            </w:tcBorders>
            <w:noWrap/>
            <w:vAlign w:val="center"/>
            <w:hideMark/>
          </w:tcPr>
          <w:p w14:paraId="239CC378" w14:textId="77777777" w:rsidR="00D94437" w:rsidRDefault="00D94437">
            <w:pPr>
              <w:widowControl/>
              <w:jc w:val="right"/>
              <w:rPr>
                <w:rFonts w:eastAsia="標楷體"/>
                <w:color w:val="000000"/>
                <w:kern w:val="0"/>
                <w:szCs w:val="24"/>
              </w:rPr>
            </w:pPr>
            <w:r>
              <w:rPr>
                <w:rFonts w:eastAsia="標楷體"/>
                <w:color w:val="000000"/>
                <w:kern w:val="0"/>
                <w:szCs w:val="24"/>
              </w:rPr>
              <w:t>4,563,000</w:t>
            </w:r>
          </w:p>
        </w:tc>
      </w:tr>
      <w:tr w:rsidR="00D94437" w14:paraId="2B27B636" w14:textId="77777777" w:rsidTr="00D94437">
        <w:trPr>
          <w:trHeight w:val="888"/>
        </w:trPr>
        <w:tc>
          <w:tcPr>
            <w:tcW w:w="0" w:type="auto"/>
            <w:vMerge/>
            <w:tcBorders>
              <w:top w:val="nil"/>
              <w:left w:val="single" w:sz="4" w:space="0" w:color="auto"/>
              <w:bottom w:val="single" w:sz="4" w:space="0" w:color="auto"/>
              <w:right w:val="single" w:sz="4" w:space="0" w:color="auto"/>
            </w:tcBorders>
            <w:vAlign w:val="center"/>
            <w:hideMark/>
          </w:tcPr>
          <w:p w14:paraId="348597D4" w14:textId="77777777" w:rsidR="00D94437" w:rsidRDefault="00D94437">
            <w:pPr>
              <w:widowControl/>
              <w:rPr>
                <w:rFonts w:eastAsia="標楷體"/>
                <w:color w:val="000000"/>
                <w:kern w:val="0"/>
                <w:szCs w:val="24"/>
              </w:rPr>
            </w:pPr>
          </w:p>
        </w:tc>
        <w:tc>
          <w:tcPr>
            <w:tcW w:w="1948" w:type="dxa"/>
            <w:tcBorders>
              <w:top w:val="nil"/>
              <w:left w:val="nil"/>
              <w:bottom w:val="single" w:sz="4" w:space="0" w:color="auto"/>
              <w:right w:val="single" w:sz="4" w:space="0" w:color="auto"/>
            </w:tcBorders>
            <w:vAlign w:val="center"/>
            <w:hideMark/>
          </w:tcPr>
          <w:p w14:paraId="041E7CB5" w14:textId="77777777" w:rsidR="00D94437" w:rsidRDefault="00D94437">
            <w:pPr>
              <w:widowControl/>
              <w:rPr>
                <w:rFonts w:eastAsia="標楷體"/>
                <w:color w:val="000000"/>
                <w:kern w:val="0"/>
                <w:szCs w:val="24"/>
              </w:rPr>
            </w:pPr>
            <w:r>
              <w:rPr>
                <w:rFonts w:eastAsia="標楷體" w:hint="eastAsia"/>
                <w:color w:val="000000"/>
                <w:kern w:val="0"/>
                <w:szCs w:val="24"/>
              </w:rPr>
              <w:t>教育部</w:t>
            </w:r>
            <w:r>
              <w:rPr>
                <w:rFonts w:eastAsia="標楷體"/>
                <w:color w:val="000000"/>
                <w:kern w:val="0"/>
                <w:szCs w:val="24"/>
              </w:rPr>
              <w:t>114</w:t>
            </w:r>
            <w:r>
              <w:rPr>
                <w:rFonts w:eastAsia="標楷體" w:hint="eastAsia"/>
                <w:color w:val="000000"/>
                <w:kern w:val="0"/>
                <w:szCs w:val="24"/>
              </w:rPr>
              <w:t>年中程</w:t>
            </w:r>
            <w:r>
              <w:rPr>
                <w:rFonts w:eastAsia="標楷體"/>
                <w:color w:val="000000"/>
                <w:kern w:val="0"/>
                <w:szCs w:val="24"/>
              </w:rPr>
              <w:t>-</w:t>
            </w:r>
            <w:r>
              <w:rPr>
                <w:rFonts w:eastAsia="標楷體" w:hint="eastAsia"/>
                <w:color w:val="000000"/>
                <w:kern w:val="0"/>
                <w:szCs w:val="24"/>
              </w:rPr>
              <w:t>防火牆升級計畫</w:t>
            </w:r>
          </w:p>
        </w:tc>
        <w:tc>
          <w:tcPr>
            <w:tcW w:w="1376" w:type="dxa"/>
            <w:tcBorders>
              <w:top w:val="nil"/>
              <w:left w:val="nil"/>
              <w:bottom w:val="single" w:sz="4" w:space="0" w:color="auto"/>
              <w:right w:val="single" w:sz="4" w:space="0" w:color="auto"/>
            </w:tcBorders>
            <w:vAlign w:val="center"/>
            <w:hideMark/>
          </w:tcPr>
          <w:p w14:paraId="20A2D351" w14:textId="77777777" w:rsidR="00D94437" w:rsidRDefault="00D94437">
            <w:pPr>
              <w:widowControl/>
              <w:jc w:val="right"/>
              <w:rPr>
                <w:rFonts w:eastAsia="標楷體"/>
                <w:color w:val="000000"/>
                <w:kern w:val="0"/>
                <w:szCs w:val="24"/>
              </w:rPr>
            </w:pPr>
            <w:r>
              <w:rPr>
                <w:rFonts w:eastAsia="標楷體"/>
                <w:color w:val="000000"/>
                <w:kern w:val="0"/>
                <w:szCs w:val="24"/>
              </w:rPr>
              <w:t>2,000,000</w:t>
            </w:r>
          </w:p>
        </w:tc>
        <w:tc>
          <w:tcPr>
            <w:tcW w:w="1450" w:type="dxa"/>
            <w:tcBorders>
              <w:top w:val="nil"/>
              <w:left w:val="nil"/>
              <w:bottom w:val="single" w:sz="4" w:space="0" w:color="auto"/>
              <w:right w:val="single" w:sz="4" w:space="0" w:color="auto"/>
            </w:tcBorders>
            <w:noWrap/>
            <w:vAlign w:val="center"/>
            <w:hideMark/>
          </w:tcPr>
          <w:p w14:paraId="2191A0AC" w14:textId="77777777" w:rsidR="00D94437" w:rsidRDefault="00D94437">
            <w:pPr>
              <w:widowControl/>
              <w:jc w:val="right"/>
              <w:rPr>
                <w:rFonts w:eastAsia="標楷體"/>
                <w:color w:val="000000"/>
                <w:kern w:val="0"/>
                <w:szCs w:val="24"/>
              </w:rPr>
            </w:pPr>
            <w:r>
              <w:rPr>
                <w:rFonts w:eastAsia="標楷體"/>
                <w:color w:val="000000"/>
                <w:kern w:val="0"/>
                <w:szCs w:val="24"/>
              </w:rPr>
              <w:t>1,527,000</w:t>
            </w:r>
          </w:p>
        </w:tc>
        <w:tc>
          <w:tcPr>
            <w:tcW w:w="1283" w:type="dxa"/>
            <w:tcBorders>
              <w:top w:val="nil"/>
              <w:left w:val="nil"/>
              <w:bottom w:val="single" w:sz="4" w:space="0" w:color="auto"/>
              <w:right w:val="single" w:sz="4" w:space="0" w:color="auto"/>
            </w:tcBorders>
            <w:noWrap/>
            <w:vAlign w:val="center"/>
            <w:hideMark/>
          </w:tcPr>
          <w:p w14:paraId="6ACD9C95" w14:textId="77777777" w:rsidR="00D94437" w:rsidRDefault="00D94437">
            <w:pPr>
              <w:widowControl/>
              <w:jc w:val="right"/>
              <w:rPr>
                <w:rFonts w:eastAsia="標楷體"/>
                <w:color w:val="000000"/>
                <w:kern w:val="0"/>
                <w:szCs w:val="24"/>
              </w:rPr>
            </w:pPr>
            <w:r>
              <w:rPr>
                <w:rFonts w:eastAsia="標楷體"/>
                <w:color w:val="000000"/>
                <w:kern w:val="0"/>
                <w:szCs w:val="24"/>
              </w:rPr>
              <w:t>473,000</w:t>
            </w:r>
          </w:p>
        </w:tc>
        <w:tc>
          <w:tcPr>
            <w:tcW w:w="1264" w:type="dxa"/>
            <w:tcBorders>
              <w:top w:val="nil"/>
              <w:left w:val="nil"/>
              <w:bottom w:val="single" w:sz="4" w:space="0" w:color="auto"/>
              <w:right w:val="single" w:sz="4" w:space="0" w:color="auto"/>
            </w:tcBorders>
            <w:noWrap/>
            <w:vAlign w:val="center"/>
            <w:hideMark/>
          </w:tcPr>
          <w:p w14:paraId="6CFCDF83" w14:textId="77777777" w:rsidR="00D94437" w:rsidRDefault="00D94437">
            <w:pPr>
              <w:widowControl/>
              <w:jc w:val="right"/>
              <w:rPr>
                <w:rFonts w:eastAsia="標楷體"/>
                <w:color w:val="000000"/>
                <w:kern w:val="0"/>
                <w:szCs w:val="24"/>
              </w:rPr>
            </w:pPr>
            <w:r>
              <w:rPr>
                <w:rFonts w:eastAsia="標楷體" w:hint="eastAsia"/>
                <w:color w:val="000000"/>
                <w:kern w:val="0"/>
                <w:szCs w:val="24"/>
              </w:rPr>
              <w:t xml:space="preserve">　</w:t>
            </w:r>
          </w:p>
        </w:tc>
        <w:tc>
          <w:tcPr>
            <w:tcW w:w="1264" w:type="dxa"/>
            <w:tcBorders>
              <w:top w:val="nil"/>
              <w:left w:val="nil"/>
              <w:bottom w:val="single" w:sz="4" w:space="0" w:color="auto"/>
              <w:right w:val="single" w:sz="4" w:space="0" w:color="auto"/>
            </w:tcBorders>
            <w:noWrap/>
            <w:vAlign w:val="center"/>
            <w:hideMark/>
          </w:tcPr>
          <w:p w14:paraId="3C178745" w14:textId="77777777" w:rsidR="00D94437" w:rsidRDefault="00D94437">
            <w:pPr>
              <w:widowControl/>
              <w:jc w:val="right"/>
              <w:rPr>
                <w:rFonts w:eastAsia="標楷體"/>
                <w:color w:val="000000"/>
                <w:kern w:val="0"/>
                <w:szCs w:val="24"/>
              </w:rPr>
            </w:pPr>
            <w:r>
              <w:rPr>
                <w:rFonts w:eastAsia="標楷體"/>
                <w:color w:val="000000"/>
                <w:kern w:val="0"/>
                <w:szCs w:val="24"/>
              </w:rPr>
              <w:t>473,000</w:t>
            </w:r>
          </w:p>
        </w:tc>
        <w:tc>
          <w:tcPr>
            <w:tcW w:w="1264" w:type="dxa"/>
            <w:tcBorders>
              <w:top w:val="nil"/>
              <w:left w:val="nil"/>
              <w:bottom w:val="single" w:sz="4" w:space="0" w:color="auto"/>
              <w:right w:val="single" w:sz="4" w:space="0" w:color="auto"/>
            </w:tcBorders>
            <w:noWrap/>
            <w:vAlign w:val="center"/>
            <w:hideMark/>
          </w:tcPr>
          <w:p w14:paraId="6DAD4472" w14:textId="77777777" w:rsidR="00D94437" w:rsidRDefault="00D94437">
            <w:pPr>
              <w:widowControl/>
              <w:rPr>
                <w:rFonts w:eastAsia="標楷體"/>
                <w:color w:val="000000"/>
                <w:kern w:val="0"/>
                <w:szCs w:val="24"/>
              </w:rPr>
            </w:pPr>
            <w:r>
              <w:rPr>
                <w:rFonts w:eastAsia="標楷體" w:hint="eastAsia"/>
                <w:color w:val="000000"/>
                <w:kern w:val="0"/>
                <w:szCs w:val="24"/>
              </w:rPr>
              <w:t xml:space="preserve">　</w:t>
            </w:r>
          </w:p>
        </w:tc>
      </w:tr>
      <w:tr w:rsidR="00D94437" w14:paraId="09F64FD6" w14:textId="77777777" w:rsidTr="00D94437">
        <w:trPr>
          <w:trHeight w:val="1158"/>
        </w:trPr>
        <w:tc>
          <w:tcPr>
            <w:tcW w:w="0" w:type="auto"/>
            <w:vMerge/>
            <w:tcBorders>
              <w:top w:val="nil"/>
              <w:left w:val="single" w:sz="4" w:space="0" w:color="auto"/>
              <w:bottom w:val="single" w:sz="4" w:space="0" w:color="auto"/>
              <w:right w:val="single" w:sz="4" w:space="0" w:color="auto"/>
            </w:tcBorders>
            <w:vAlign w:val="center"/>
            <w:hideMark/>
          </w:tcPr>
          <w:p w14:paraId="2D860591" w14:textId="77777777" w:rsidR="00D94437" w:rsidRDefault="00D94437">
            <w:pPr>
              <w:widowControl/>
              <w:rPr>
                <w:rFonts w:eastAsia="標楷體"/>
                <w:color w:val="000000"/>
                <w:kern w:val="0"/>
                <w:szCs w:val="24"/>
              </w:rPr>
            </w:pPr>
          </w:p>
        </w:tc>
        <w:tc>
          <w:tcPr>
            <w:tcW w:w="1948" w:type="dxa"/>
            <w:tcBorders>
              <w:top w:val="nil"/>
              <w:left w:val="nil"/>
              <w:bottom w:val="single" w:sz="4" w:space="0" w:color="auto"/>
              <w:right w:val="single" w:sz="4" w:space="0" w:color="auto"/>
            </w:tcBorders>
            <w:vAlign w:val="center"/>
            <w:hideMark/>
          </w:tcPr>
          <w:p w14:paraId="09905E40" w14:textId="77777777" w:rsidR="00D94437" w:rsidRDefault="00D94437">
            <w:pPr>
              <w:widowControl/>
              <w:rPr>
                <w:rFonts w:eastAsia="標楷體"/>
                <w:color w:val="FF0000"/>
                <w:kern w:val="0"/>
                <w:szCs w:val="24"/>
              </w:rPr>
            </w:pPr>
            <w:r>
              <w:rPr>
                <w:rFonts w:eastAsia="標楷體" w:hint="eastAsia"/>
                <w:color w:val="FF0000"/>
                <w:kern w:val="0"/>
                <w:szCs w:val="24"/>
              </w:rPr>
              <w:t>教育部</w:t>
            </w:r>
            <w:r>
              <w:rPr>
                <w:rFonts w:eastAsia="標楷體"/>
                <w:color w:val="FF0000"/>
                <w:kern w:val="0"/>
                <w:szCs w:val="24"/>
              </w:rPr>
              <w:t>114</w:t>
            </w:r>
            <w:r>
              <w:rPr>
                <w:rFonts w:eastAsia="標楷體" w:hint="eastAsia"/>
                <w:color w:val="FF0000"/>
                <w:kern w:val="0"/>
                <w:szCs w:val="24"/>
              </w:rPr>
              <w:t>年中程</w:t>
            </w:r>
            <w:r>
              <w:rPr>
                <w:rFonts w:eastAsia="標楷體"/>
                <w:color w:val="FF0000"/>
                <w:kern w:val="0"/>
                <w:szCs w:val="24"/>
              </w:rPr>
              <w:t>-</w:t>
            </w:r>
            <w:r>
              <w:rPr>
                <w:rFonts w:eastAsia="標楷體" w:hint="eastAsia"/>
                <w:color w:val="FF0000"/>
                <w:kern w:val="0"/>
                <w:szCs w:val="24"/>
              </w:rPr>
              <w:t>場地租借管理系統建置計畫</w:t>
            </w:r>
          </w:p>
        </w:tc>
        <w:tc>
          <w:tcPr>
            <w:tcW w:w="1376" w:type="dxa"/>
            <w:tcBorders>
              <w:top w:val="nil"/>
              <w:left w:val="nil"/>
              <w:bottom w:val="single" w:sz="4" w:space="0" w:color="auto"/>
              <w:right w:val="single" w:sz="4" w:space="0" w:color="auto"/>
            </w:tcBorders>
            <w:vAlign w:val="center"/>
            <w:hideMark/>
          </w:tcPr>
          <w:p w14:paraId="027C772C" w14:textId="77777777" w:rsidR="00D94437" w:rsidRDefault="00D94437">
            <w:pPr>
              <w:widowControl/>
              <w:jc w:val="right"/>
              <w:rPr>
                <w:rFonts w:eastAsia="標楷體"/>
                <w:color w:val="FF0000"/>
                <w:kern w:val="0"/>
                <w:szCs w:val="24"/>
              </w:rPr>
            </w:pPr>
            <w:r>
              <w:rPr>
                <w:rFonts w:eastAsia="標楷體"/>
                <w:color w:val="FF0000"/>
                <w:kern w:val="0"/>
                <w:szCs w:val="24"/>
              </w:rPr>
              <w:t>1,850,000</w:t>
            </w:r>
          </w:p>
        </w:tc>
        <w:tc>
          <w:tcPr>
            <w:tcW w:w="1450" w:type="dxa"/>
            <w:tcBorders>
              <w:top w:val="nil"/>
              <w:left w:val="nil"/>
              <w:bottom w:val="single" w:sz="4" w:space="0" w:color="auto"/>
              <w:right w:val="single" w:sz="4" w:space="0" w:color="auto"/>
            </w:tcBorders>
            <w:noWrap/>
            <w:vAlign w:val="center"/>
            <w:hideMark/>
          </w:tcPr>
          <w:p w14:paraId="7BF4961E" w14:textId="77777777" w:rsidR="00D94437" w:rsidRDefault="00D94437">
            <w:pPr>
              <w:widowControl/>
              <w:jc w:val="right"/>
              <w:rPr>
                <w:rFonts w:eastAsia="標楷體"/>
                <w:color w:val="FF0000"/>
                <w:kern w:val="0"/>
                <w:szCs w:val="24"/>
              </w:rPr>
            </w:pPr>
            <w:r>
              <w:rPr>
                <w:rFonts w:eastAsia="標楷體"/>
                <w:color w:val="FF0000"/>
                <w:kern w:val="0"/>
                <w:szCs w:val="24"/>
              </w:rPr>
              <w:t>832,500</w:t>
            </w:r>
          </w:p>
        </w:tc>
        <w:tc>
          <w:tcPr>
            <w:tcW w:w="1283" w:type="dxa"/>
            <w:tcBorders>
              <w:top w:val="nil"/>
              <w:left w:val="nil"/>
              <w:bottom w:val="single" w:sz="4" w:space="0" w:color="auto"/>
              <w:right w:val="single" w:sz="4" w:space="0" w:color="auto"/>
            </w:tcBorders>
            <w:noWrap/>
            <w:vAlign w:val="center"/>
            <w:hideMark/>
          </w:tcPr>
          <w:p w14:paraId="712FF382" w14:textId="77777777" w:rsidR="00D94437" w:rsidRDefault="00D94437">
            <w:pPr>
              <w:widowControl/>
              <w:jc w:val="right"/>
              <w:rPr>
                <w:rFonts w:eastAsia="標楷體"/>
                <w:color w:val="FF0000"/>
                <w:kern w:val="0"/>
                <w:szCs w:val="24"/>
              </w:rPr>
            </w:pPr>
            <w:r>
              <w:rPr>
                <w:rFonts w:eastAsia="標楷體"/>
                <w:color w:val="FF0000"/>
                <w:kern w:val="0"/>
                <w:szCs w:val="24"/>
              </w:rPr>
              <w:t>1,017,500</w:t>
            </w:r>
          </w:p>
        </w:tc>
        <w:tc>
          <w:tcPr>
            <w:tcW w:w="1264" w:type="dxa"/>
            <w:tcBorders>
              <w:top w:val="nil"/>
              <w:left w:val="nil"/>
              <w:bottom w:val="single" w:sz="4" w:space="0" w:color="auto"/>
              <w:right w:val="single" w:sz="4" w:space="0" w:color="auto"/>
            </w:tcBorders>
            <w:noWrap/>
            <w:vAlign w:val="center"/>
            <w:hideMark/>
          </w:tcPr>
          <w:p w14:paraId="579DC7AC" w14:textId="77777777" w:rsidR="00D94437" w:rsidRDefault="00D94437">
            <w:pPr>
              <w:widowControl/>
              <w:jc w:val="right"/>
              <w:rPr>
                <w:rFonts w:eastAsia="標楷體"/>
                <w:color w:val="FF0000"/>
                <w:kern w:val="0"/>
                <w:szCs w:val="24"/>
              </w:rPr>
            </w:pPr>
            <w:r>
              <w:rPr>
                <w:rFonts w:eastAsia="標楷體" w:hint="eastAsia"/>
                <w:color w:val="FF0000"/>
                <w:kern w:val="0"/>
                <w:szCs w:val="24"/>
              </w:rPr>
              <w:t xml:space="preserve">　</w:t>
            </w:r>
          </w:p>
        </w:tc>
        <w:tc>
          <w:tcPr>
            <w:tcW w:w="1264" w:type="dxa"/>
            <w:tcBorders>
              <w:top w:val="nil"/>
              <w:left w:val="nil"/>
              <w:bottom w:val="single" w:sz="4" w:space="0" w:color="auto"/>
              <w:right w:val="single" w:sz="4" w:space="0" w:color="auto"/>
            </w:tcBorders>
            <w:noWrap/>
            <w:vAlign w:val="center"/>
            <w:hideMark/>
          </w:tcPr>
          <w:p w14:paraId="5B01FEA7" w14:textId="77777777" w:rsidR="00D94437" w:rsidRDefault="00D94437">
            <w:pPr>
              <w:widowControl/>
              <w:jc w:val="right"/>
              <w:rPr>
                <w:rFonts w:eastAsia="標楷體"/>
                <w:color w:val="FF0000"/>
                <w:kern w:val="0"/>
                <w:szCs w:val="24"/>
              </w:rPr>
            </w:pPr>
            <w:r>
              <w:rPr>
                <w:rFonts w:eastAsia="標楷體"/>
                <w:color w:val="FF0000"/>
                <w:kern w:val="0"/>
                <w:szCs w:val="24"/>
              </w:rPr>
              <w:t>1,017,500</w:t>
            </w:r>
          </w:p>
        </w:tc>
        <w:tc>
          <w:tcPr>
            <w:tcW w:w="1264" w:type="dxa"/>
            <w:tcBorders>
              <w:top w:val="nil"/>
              <w:left w:val="nil"/>
              <w:bottom w:val="single" w:sz="4" w:space="0" w:color="auto"/>
              <w:right w:val="single" w:sz="4" w:space="0" w:color="auto"/>
            </w:tcBorders>
            <w:noWrap/>
            <w:vAlign w:val="center"/>
            <w:hideMark/>
          </w:tcPr>
          <w:p w14:paraId="76933F75" w14:textId="77777777" w:rsidR="00D94437" w:rsidRDefault="00D94437">
            <w:pPr>
              <w:widowControl/>
              <w:rPr>
                <w:rFonts w:eastAsia="標楷體"/>
                <w:color w:val="000000"/>
                <w:kern w:val="0"/>
                <w:szCs w:val="24"/>
              </w:rPr>
            </w:pPr>
            <w:r>
              <w:rPr>
                <w:rFonts w:eastAsia="標楷體" w:hint="eastAsia"/>
                <w:color w:val="000000"/>
                <w:kern w:val="0"/>
                <w:szCs w:val="24"/>
              </w:rPr>
              <w:t xml:space="preserve">　</w:t>
            </w:r>
          </w:p>
        </w:tc>
      </w:tr>
      <w:tr w:rsidR="00D94437" w14:paraId="0DE608F3" w14:textId="77777777" w:rsidTr="00D94437">
        <w:trPr>
          <w:trHeight w:val="1113"/>
        </w:trPr>
        <w:tc>
          <w:tcPr>
            <w:tcW w:w="0" w:type="auto"/>
            <w:vMerge/>
            <w:tcBorders>
              <w:top w:val="nil"/>
              <w:left w:val="single" w:sz="4" w:space="0" w:color="auto"/>
              <w:bottom w:val="single" w:sz="4" w:space="0" w:color="auto"/>
              <w:right w:val="single" w:sz="4" w:space="0" w:color="auto"/>
            </w:tcBorders>
            <w:vAlign w:val="center"/>
            <w:hideMark/>
          </w:tcPr>
          <w:p w14:paraId="4961809C" w14:textId="77777777" w:rsidR="00D94437" w:rsidRDefault="00D94437">
            <w:pPr>
              <w:widowControl/>
              <w:rPr>
                <w:rFonts w:eastAsia="標楷體"/>
                <w:color w:val="000000"/>
                <w:kern w:val="0"/>
                <w:szCs w:val="24"/>
              </w:rPr>
            </w:pPr>
          </w:p>
        </w:tc>
        <w:tc>
          <w:tcPr>
            <w:tcW w:w="1948" w:type="dxa"/>
            <w:tcBorders>
              <w:top w:val="nil"/>
              <w:left w:val="nil"/>
              <w:bottom w:val="single" w:sz="4" w:space="0" w:color="auto"/>
              <w:right w:val="single" w:sz="4" w:space="0" w:color="auto"/>
            </w:tcBorders>
            <w:vAlign w:val="center"/>
            <w:hideMark/>
          </w:tcPr>
          <w:p w14:paraId="3C8FBF88" w14:textId="77777777" w:rsidR="00D94437" w:rsidRDefault="00D94437">
            <w:pPr>
              <w:widowControl/>
              <w:rPr>
                <w:rFonts w:eastAsia="標楷體"/>
                <w:color w:val="FF0000"/>
                <w:kern w:val="0"/>
                <w:szCs w:val="24"/>
              </w:rPr>
            </w:pPr>
            <w:r>
              <w:rPr>
                <w:rFonts w:eastAsia="標楷體" w:hint="eastAsia"/>
                <w:color w:val="FF0000"/>
                <w:kern w:val="0"/>
                <w:szCs w:val="24"/>
              </w:rPr>
              <w:t>教育部</w:t>
            </w:r>
            <w:r>
              <w:rPr>
                <w:rFonts w:eastAsia="標楷體"/>
                <w:color w:val="FF0000"/>
                <w:kern w:val="0"/>
                <w:szCs w:val="24"/>
              </w:rPr>
              <w:t>114</w:t>
            </w:r>
            <w:r>
              <w:rPr>
                <w:rFonts w:eastAsia="標楷體" w:hint="eastAsia"/>
                <w:color w:val="FF0000"/>
                <w:kern w:val="0"/>
                <w:szCs w:val="24"/>
              </w:rPr>
              <w:t>年中程</w:t>
            </w:r>
            <w:r>
              <w:rPr>
                <w:rFonts w:eastAsia="標楷體"/>
                <w:color w:val="FF0000"/>
                <w:kern w:val="0"/>
                <w:szCs w:val="24"/>
              </w:rPr>
              <w:t>-</w:t>
            </w:r>
            <w:r>
              <w:rPr>
                <w:rFonts w:eastAsia="標楷體" w:hint="eastAsia"/>
                <w:color w:val="FF0000"/>
                <w:kern w:val="0"/>
                <w:szCs w:val="24"/>
              </w:rPr>
              <w:t>數位化典藏升級計畫</w:t>
            </w:r>
          </w:p>
        </w:tc>
        <w:tc>
          <w:tcPr>
            <w:tcW w:w="1376" w:type="dxa"/>
            <w:tcBorders>
              <w:top w:val="nil"/>
              <w:left w:val="nil"/>
              <w:bottom w:val="single" w:sz="4" w:space="0" w:color="auto"/>
              <w:right w:val="single" w:sz="4" w:space="0" w:color="auto"/>
            </w:tcBorders>
            <w:vAlign w:val="center"/>
            <w:hideMark/>
          </w:tcPr>
          <w:p w14:paraId="71B39C98" w14:textId="77777777" w:rsidR="00D94437" w:rsidRDefault="00D94437">
            <w:pPr>
              <w:widowControl/>
              <w:jc w:val="right"/>
              <w:rPr>
                <w:rFonts w:eastAsia="標楷體"/>
                <w:color w:val="FF0000"/>
                <w:kern w:val="0"/>
                <w:szCs w:val="24"/>
              </w:rPr>
            </w:pPr>
            <w:r>
              <w:rPr>
                <w:rFonts w:eastAsia="標楷體"/>
                <w:color w:val="FF0000"/>
                <w:kern w:val="0"/>
                <w:szCs w:val="24"/>
              </w:rPr>
              <w:t>2,410,000</w:t>
            </w:r>
          </w:p>
        </w:tc>
        <w:tc>
          <w:tcPr>
            <w:tcW w:w="1450" w:type="dxa"/>
            <w:tcBorders>
              <w:top w:val="nil"/>
              <w:left w:val="nil"/>
              <w:bottom w:val="single" w:sz="4" w:space="0" w:color="auto"/>
              <w:right w:val="single" w:sz="4" w:space="0" w:color="auto"/>
            </w:tcBorders>
            <w:noWrap/>
            <w:vAlign w:val="center"/>
            <w:hideMark/>
          </w:tcPr>
          <w:p w14:paraId="128B6B68" w14:textId="77777777" w:rsidR="00D94437" w:rsidRDefault="00D94437">
            <w:pPr>
              <w:widowControl/>
              <w:jc w:val="right"/>
              <w:rPr>
                <w:rFonts w:eastAsia="標楷體"/>
                <w:color w:val="FF0000"/>
                <w:kern w:val="0"/>
                <w:szCs w:val="24"/>
              </w:rPr>
            </w:pPr>
            <w:r>
              <w:rPr>
                <w:rFonts w:eastAsia="標楷體"/>
                <w:color w:val="FF0000"/>
                <w:kern w:val="0"/>
                <w:szCs w:val="24"/>
              </w:rPr>
              <w:t>1,000,000</w:t>
            </w:r>
          </w:p>
        </w:tc>
        <w:tc>
          <w:tcPr>
            <w:tcW w:w="1283" w:type="dxa"/>
            <w:tcBorders>
              <w:top w:val="nil"/>
              <w:left w:val="nil"/>
              <w:bottom w:val="single" w:sz="4" w:space="0" w:color="auto"/>
              <w:right w:val="single" w:sz="4" w:space="0" w:color="auto"/>
            </w:tcBorders>
            <w:noWrap/>
            <w:vAlign w:val="center"/>
            <w:hideMark/>
          </w:tcPr>
          <w:p w14:paraId="09A435BF" w14:textId="77777777" w:rsidR="00D94437" w:rsidRDefault="00D94437">
            <w:pPr>
              <w:widowControl/>
              <w:jc w:val="right"/>
              <w:rPr>
                <w:rFonts w:eastAsia="標楷體"/>
                <w:color w:val="FF0000"/>
                <w:kern w:val="0"/>
                <w:szCs w:val="24"/>
              </w:rPr>
            </w:pPr>
            <w:r>
              <w:rPr>
                <w:rFonts w:eastAsia="標楷體"/>
                <w:color w:val="FF0000"/>
                <w:kern w:val="0"/>
                <w:szCs w:val="24"/>
              </w:rPr>
              <w:t>1,410,000</w:t>
            </w:r>
          </w:p>
        </w:tc>
        <w:tc>
          <w:tcPr>
            <w:tcW w:w="1264" w:type="dxa"/>
            <w:tcBorders>
              <w:top w:val="nil"/>
              <w:left w:val="nil"/>
              <w:bottom w:val="single" w:sz="4" w:space="0" w:color="auto"/>
              <w:right w:val="single" w:sz="4" w:space="0" w:color="auto"/>
            </w:tcBorders>
            <w:noWrap/>
            <w:vAlign w:val="center"/>
            <w:hideMark/>
          </w:tcPr>
          <w:p w14:paraId="7BAEA65E" w14:textId="77777777" w:rsidR="00D94437" w:rsidRDefault="00D94437">
            <w:pPr>
              <w:widowControl/>
              <w:jc w:val="right"/>
              <w:rPr>
                <w:rFonts w:eastAsia="標楷體"/>
                <w:color w:val="FF0000"/>
                <w:kern w:val="0"/>
                <w:szCs w:val="24"/>
              </w:rPr>
            </w:pPr>
            <w:r>
              <w:rPr>
                <w:rFonts w:eastAsia="標楷體" w:hint="eastAsia"/>
                <w:color w:val="FF0000"/>
                <w:kern w:val="0"/>
                <w:szCs w:val="24"/>
              </w:rPr>
              <w:t xml:space="preserve">　</w:t>
            </w:r>
          </w:p>
        </w:tc>
        <w:tc>
          <w:tcPr>
            <w:tcW w:w="1264" w:type="dxa"/>
            <w:tcBorders>
              <w:top w:val="nil"/>
              <w:left w:val="nil"/>
              <w:bottom w:val="single" w:sz="4" w:space="0" w:color="auto"/>
              <w:right w:val="single" w:sz="4" w:space="0" w:color="auto"/>
            </w:tcBorders>
            <w:noWrap/>
            <w:vAlign w:val="center"/>
            <w:hideMark/>
          </w:tcPr>
          <w:p w14:paraId="76315703" w14:textId="77777777" w:rsidR="00D94437" w:rsidRDefault="00D94437">
            <w:pPr>
              <w:widowControl/>
              <w:jc w:val="right"/>
              <w:rPr>
                <w:rFonts w:eastAsia="標楷體"/>
                <w:color w:val="FF0000"/>
                <w:kern w:val="0"/>
                <w:szCs w:val="24"/>
              </w:rPr>
            </w:pPr>
            <w:r>
              <w:rPr>
                <w:rFonts w:eastAsia="標楷體"/>
                <w:color w:val="FF0000"/>
                <w:kern w:val="0"/>
                <w:szCs w:val="24"/>
              </w:rPr>
              <w:t>1,410,000</w:t>
            </w:r>
          </w:p>
        </w:tc>
        <w:tc>
          <w:tcPr>
            <w:tcW w:w="1264" w:type="dxa"/>
            <w:tcBorders>
              <w:top w:val="nil"/>
              <w:left w:val="nil"/>
              <w:bottom w:val="single" w:sz="4" w:space="0" w:color="auto"/>
              <w:right w:val="single" w:sz="4" w:space="0" w:color="auto"/>
            </w:tcBorders>
            <w:noWrap/>
            <w:vAlign w:val="center"/>
            <w:hideMark/>
          </w:tcPr>
          <w:p w14:paraId="5DE3F976" w14:textId="77777777" w:rsidR="00D94437" w:rsidRDefault="00D94437">
            <w:pPr>
              <w:widowControl/>
              <w:rPr>
                <w:rFonts w:eastAsia="標楷體"/>
                <w:color w:val="000000"/>
                <w:kern w:val="0"/>
                <w:szCs w:val="24"/>
              </w:rPr>
            </w:pPr>
            <w:r>
              <w:rPr>
                <w:rFonts w:eastAsia="標楷體" w:hint="eastAsia"/>
                <w:color w:val="000000"/>
                <w:kern w:val="0"/>
                <w:szCs w:val="24"/>
              </w:rPr>
              <w:t xml:space="preserve">　</w:t>
            </w:r>
          </w:p>
        </w:tc>
      </w:tr>
      <w:tr w:rsidR="00D94437" w14:paraId="0A0DED5A" w14:textId="77777777" w:rsidTr="00D94437">
        <w:trPr>
          <w:trHeight w:val="481"/>
        </w:trPr>
        <w:tc>
          <w:tcPr>
            <w:tcW w:w="0" w:type="auto"/>
            <w:vMerge/>
            <w:tcBorders>
              <w:top w:val="nil"/>
              <w:left w:val="single" w:sz="4" w:space="0" w:color="auto"/>
              <w:bottom w:val="single" w:sz="4" w:space="0" w:color="auto"/>
              <w:right w:val="single" w:sz="4" w:space="0" w:color="auto"/>
            </w:tcBorders>
            <w:vAlign w:val="center"/>
            <w:hideMark/>
          </w:tcPr>
          <w:p w14:paraId="4CF20707" w14:textId="77777777" w:rsidR="00D94437" w:rsidRDefault="00D94437">
            <w:pPr>
              <w:widowControl/>
              <w:rPr>
                <w:rFonts w:eastAsia="標楷體"/>
                <w:color w:val="000000"/>
                <w:kern w:val="0"/>
                <w:szCs w:val="24"/>
              </w:rPr>
            </w:pPr>
          </w:p>
        </w:tc>
        <w:tc>
          <w:tcPr>
            <w:tcW w:w="1948" w:type="dxa"/>
            <w:tcBorders>
              <w:top w:val="nil"/>
              <w:left w:val="nil"/>
              <w:bottom w:val="single" w:sz="4" w:space="0" w:color="auto"/>
              <w:right w:val="single" w:sz="4" w:space="0" w:color="auto"/>
            </w:tcBorders>
            <w:vAlign w:val="center"/>
            <w:hideMark/>
          </w:tcPr>
          <w:p w14:paraId="7C046C95" w14:textId="77777777" w:rsidR="00D94437" w:rsidRDefault="00D94437">
            <w:pPr>
              <w:widowControl/>
              <w:jc w:val="center"/>
              <w:rPr>
                <w:rFonts w:eastAsia="標楷體"/>
                <w:color w:val="000000"/>
                <w:kern w:val="0"/>
                <w:szCs w:val="24"/>
              </w:rPr>
            </w:pPr>
            <w:r>
              <w:rPr>
                <w:rFonts w:eastAsia="標楷體" w:hint="eastAsia"/>
                <w:color w:val="000000"/>
                <w:kern w:val="0"/>
                <w:szCs w:val="24"/>
              </w:rPr>
              <w:t>小計</w:t>
            </w:r>
          </w:p>
        </w:tc>
        <w:tc>
          <w:tcPr>
            <w:tcW w:w="1376" w:type="dxa"/>
            <w:tcBorders>
              <w:top w:val="nil"/>
              <w:left w:val="nil"/>
              <w:bottom w:val="single" w:sz="4" w:space="0" w:color="auto"/>
              <w:right w:val="single" w:sz="4" w:space="0" w:color="auto"/>
            </w:tcBorders>
            <w:vAlign w:val="center"/>
            <w:hideMark/>
          </w:tcPr>
          <w:p w14:paraId="50C6968D" w14:textId="77777777" w:rsidR="00D94437" w:rsidRDefault="00D94437">
            <w:pPr>
              <w:widowControl/>
              <w:jc w:val="right"/>
              <w:rPr>
                <w:rFonts w:eastAsia="標楷體"/>
                <w:b/>
                <w:bCs/>
                <w:color w:val="000000"/>
                <w:kern w:val="0"/>
                <w:szCs w:val="24"/>
              </w:rPr>
            </w:pPr>
            <w:r>
              <w:rPr>
                <w:rFonts w:eastAsia="標楷體"/>
                <w:b/>
                <w:bCs/>
                <w:color w:val="000000"/>
                <w:kern w:val="0"/>
                <w:szCs w:val="24"/>
              </w:rPr>
              <w:t>171,274,120</w:t>
            </w:r>
          </w:p>
        </w:tc>
        <w:tc>
          <w:tcPr>
            <w:tcW w:w="1450" w:type="dxa"/>
            <w:tcBorders>
              <w:top w:val="nil"/>
              <w:left w:val="nil"/>
              <w:bottom w:val="single" w:sz="4" w:space="0" w:color="auto"/>
              <w:right w:val="single" w:sz="4" w:space="0" w:color="auto"/>
            </w:tcBorders>
            <w:vAlign w:val="center"/>
            <w:hideMark/>
          </w:tcPr>
          <w:p w14:paraId="6D8A73F7" w14:textId="77777777" w:rsidR="00D94437" w:rsidRDefault="00D94437">
            <w:pPr>
              <w:widowControl/>
              <w:jc w:val="right"/>
              <w:rPr>
                <w:rFonts w:eastAsia="標楷體"/>
                <w:b/>
                <w:bCs/>
                <w:color w:val="000000"/>
                <w:kern w:val="0"/>
                <w:szCs w:val="24"/>
              </w:rPr>
            </w:pPr>
            <w:r>
              <w:rPr>
                <w:rFonts w:eastAsia="標楷體"/>
                <w:b/>
                <w:bCs/>
                <w:color w:val="000000"/>
                <w:kern w:val="0"/>
                <w:szCs w:val="24"/>
              </w:rPr>
              <w:t>143,679,300</w:t>
            </w:r>
          </w:p>
        </w:tc>
        <w:tc>
          <w:tcPr>
            <w:tcW w:w="1283" w:type="dxa"/>
            <w:tcBorders>
              <w:top w:val="nil"/>
              <w:left w:val="nil"/>
              <w:bottom w:val="single" w:sz="4" w:space="0" w:color="auto"/>
              <w:right w:val="single" w:sz="4" w:space="0" w:color="auto"/>
            </w:tcBorders>
            <w:vAlign w:val="center"/>
            <w:hideMark/>
          </w:tcPr>
          <w:p w14:paraId="738FB547" w14:textId="77777777" w:rsidR="00D94437" w:rsidRDefault="00D94437">
            <w:pPr>
              <w:widowControl/>
              <w:jc w:val="right"/>
              <w:rPr>
                <w:rFonts w:eastAsia="標楷體"/>
                <w:b/>
                <w:bCs/>
                <w:color w:val="000000"/>
                <w:kern w:val="0"/>
                <w:szCs w:val="24"/>
              </w:rPr>
            </w:pPr>
            <w:r>
              <w:rPr>
                <w:rFonts w:eastAsia="標楷體"/>
                <w:b/>
                <w:bCs/>
                <w:color w:val="000000"/>
                <w:kern w:val="0"/>
                <w:szCs w:val="24"/>
              </w:rPr>
              <w:t>27,594,820</w:t>
            </w:r>
          </w:p>
        </w:tc>
        <w:tc>
          <w:tcPr>
            <w:tcW w:w="1264" w:type="dxa"/>
            <w:tcBorders>
              <w:top w:val="nil"/>
              <w:left w:val="nil"/>
              <w:bottom w:val="single" w:sz="4" w:space="0" w:color="auto"/>
              <w:right w:val="single" w:sz="4" w:space="0" w:color="auto"/>
            </w:tcBorders>
            <w:vAlign w:val="center"/>
            <w:hideMark/>
          </w:tcPr>
          <w:p w14:paraId="6B2A4A05" w14:textId="77777777" w:rsidR="00D94437" w:rsidRDefault="00D94437">
            <w:pPr>
              <w:widowControl/>
              <w:jc w:val="right"/>
              <w:rPr>
                <w:rFonts w:eastAsia="標楷體"/>
                <w:b/>
                <w:bCs/>
                <w:color w:val="000000"/>
                <w:kern w:val="0"/>
                <w:szCs w:val="24"/>
              </w:rPr>
            </w:pPr>
            <w:r>
              <w:rPr>
                <w:rFonts w:eastAsia="標楷體"/>
                <w:b/>
                <w:bCs/>
                <w:color w:val="000000"/>
              </w:rPr>
              <w:t>6,767,600</w:t>
            </w:r>
          </w:p>
        </w:tc>
        <w:tc>
          <w:tcPr>
            <w:tcW w:w="1264" w:type="dxa"/>
            <w:tcBorders>
              <w:top w:val="nil"/>
              <w:left w:val="nil"/>
              <w:bottom w:val="single" w:sz="4" w:space="0" w:color="auto"/>
              <w:right w:val="single" w:sz="4" w:space="0" w:color="auto"/>
            </w:tcBorders>
            <w:vAlign w:val="center"/>
            <w:hideMark/>
          </w:tcPr>
          <w:p w14:paraId="50668AF1" w14:textId="77777777" w:rsidR="00D94437" w:rsidRDefault="00D94437">
            <w:pPr>
              <w:widowControl/>
              <w:jc w:val="right"/>
              <w:rPr>
                <w:rFonts w:eastAsia="標楷體"/>
                <w:b/>
                <w:bCs/>
                <w:color w:val="000000"/>
                <w:kern w:val="0"/>
                <w:szCs w:val="24"/>
              </w:rPr>
            </w:pPr>
            <w:r>
              <w:rPr>
                <w:rFonts w:eastAsia="標楷體"/>
                <w:b/>
                <w:bCs/>
                <w:color w:val="000000"/>
              </w:rPr>
              <w:t>16,264,220</w:t>
            </w:r>
          </w:p>
        </w:tc>
        <w:tc>
          <w:tcPr>
            <w:tcW w:w="1264" w:type="dxa"/>
            <w:tcBorders>
              <w:top w:val="nil"/>
              <w:left w:val="nil"/>
              <w:bottom w:val="single" w:sz="4" w:space="0" w:color="auto"/>
              <w:right w:val="single" w:sz="4" w:space="0" w:color="auto"/>
            </w:tcBorders>
            <w:vAlign w:val="center"/>
            <w:hideMark/>
          </w:tcPr>
          <w:p w14:paraId="08ED1366" w14:textId="77777777" w:rsidR="00D94437" w:rsidRDefault="00D94437">
            <w:pPr>
              <w:widowControl/>
              <w:jc w:val="right"/>
              <w:rPr>
                <w:rFonts w:eastAsia="標楷體"/>
                <w:b/>
                <w:bCs/>
                <w:color w:val="000000"/>
                <w:kern w:val="0"/>
                <w:szCs w:val="24"/>
              </w:rPr>
            </w:pPr>
            <w:r>
              <w:rPr>
                <w:rFonts w:eastAsia="標楷體"/>
                <w:b/>
                <w:bCs/>
                <w:color w:val="000000"/>
              </w:rPr>
              <w:t>4,563,000</w:t>
            </w:r>
          </w:p>
        </w:tc>
      </w:tr>
      <w:tr w:rsidR="00D94437" w14:paraId="71928A8F" w14:textId="77777777" w:rsidTr="00D94437">
        <w:trPr>
          <w:trHeight w:val="857"/>
        </w:trPr>
        <w:tc>
          <w:tcPr>
            <w:tcW w:w="487" w:type="dxa"/>
            <w:vMerge w:val="restart"/>
            <w:tcBorders>
              <w:top w:val="nil"/>
              <w:left w:val="single" w:sz="4" w:space="0" w:color="auto"/>
              <w:bottom w:val="single" w:sz="4" w:space="0" w:color="auto"/>
              <w:right w:val="single" w:sz="4" w:space="0" w:color="auto"/>
            </w:tcBorders>
            <w:noWrap/>
            <w:textDirection w:val="tbRlV"/>
            <w:vAlign w:val="center"/>
            <w:hideMark/>
          </w:tcPr>
          <w:p w14:paraId="53573923" w14:textId="77777777" w:rsidR="00D94437" w:rsidRDefault="00D94437">
            <w:pPr>
              <w:widowControl/>
              <w:jc w:val="center"/>
              <w:rPr>
                <w:rFonts w:eastAsia="標楷體"/>
                <w:color w:val="000000"/>
                <w:kern w:val="0"/>
                <w:szCs w:val="24"/>
              </w:rPr>
            </w:pPr>
            <w:r>
              <w:rPr>
                <w:rFonts w:eastAsia="標楷體" w:hint="eastAsia"/>
                <w:color w:val="000000"/>
                <w:kern w:val="0"/>
                <w:szCs w:val="24"/>
              </w:rPr>
              <w:t>待核定</w:t>
            </w:r>
          </w:p>
        </w:tc>
        <w:tc>
          <w:tcPr>
            <w:tcW w:w="1948" w:type="dxa"/>
            <w:tcBorders>
              <w:top w:val="nil"/>
              <w:left w:val="nil"/>
              <w:bottom w:val="single" w:sz="4" w:space="0" w:color="auto"/>
              <w:right w:val="single" w:sz="4" w:space="0" w:color="auto"/>
            </w:tcBorders>
            <w:vAlign w:val="center"/>
            <w:hideMark/>
          </w:tcPr>
          <w:p w14:paraId="5437CA55" w14:textId="77777777" w:rsidR="00D94437" w:rsidRDefault="00D94437">
            <w:pPr>
              <w:widowControl/>
              <w:rPr>
                <w:rFonts w:eastAsia="標楷體"/>
                <w:color w:val="000000"/>
                <w:kern w:val="0"/>
                <w:szCs w:val="24"/>
              </w:rPr>
            </w:pPr>
            <w:r>
              <w:rPr>
                <w:rFonts w:eastAsia="標楷體" w:hint="eastAsia"/>
                <w:color w:val="000000"/>
                <w:kern w:val="0"/>
                <w:szCs w:val="24"/>
              </w:rPr>
              <w:t>教育部</w:t>
            </w:r>
            <w:r>
              <w:rPr>
                <w:rFonts w:eastAsia="標楷體"/>
                <w:color w:val="000000"/>
                <w:kern w:val="0"/>
                <w:szCs w:val="24"/>
              </w:rPr>
              <w:t>114</w:t>
            </w:r>
            <w:r>
              <w:rPr>
                <w:rFonts w:eastAsia="標楷體" w:hint="eastAsia"/>
                <w:color w:val="000000"/>
                <w:kern w:val="0"/>
                <w:szCs w:val="24"/>
              </w:rPr>
              <w:t>年中程</w:t>
            </w:r>
            <w:r>
              <w:rPr>
                <w:rFonts w:eastAsia="標楷體"/>
                <w:color w:val="000000"/>
                <w:kern w:val="0"/>
                <w:szCs w:val="24"/>
              </w:rPr>
              <w:t>-</w:t>
            </w:r>
            <w:r>
              <w:rPr>
                <w:rFonts w:eastAsia="標楷體" w:hint="eastAsia"/>
                <w:color w:val="000000"/>
                <w:kern w:val="0"/>
                <w:szCs w:val="24"/>
              </w:rPr>
              <w:t>消防設備修繕計畫</w:t>
            </w:r>
          </w:p>
        </w:tc>
        <w:tc>
          <w:tcPr>
            <w:tcW w:w="1376" w:type="dxa"/>
            <w:tcBorders>
              <w:top w:val="nil"/>
              <w:left w:val="nil"/>
              <w:bottom w:val="single" w:sz="4" w:space="0" w:color="auto"/>
              <w:right w:val="single" w:sz="4" w:space="0" w:color="auto"/>
            </w:tcBorders>
            <w:vAlign w:val="center"/>
            <w:hideMark/>
          </w:tcPr>
          <w:p w14:paraId="7B59F7D1" w14:textId="77777777" w:rsidR="00D94437" w:rsidRDefault="00D94437">
            <w:pPr>
              <w:widowControl/>
              <w:jc w:val="right"/>
              <w:rPr>
                <w:rFonts w:eastAsia="標楷體"/>
                <w:color w:val="000000"/>
                <w:kern w:val="0"/>
                <w:szCs w:val="24"/>
              </w:rPr>
            </w:pPr>
            <w:r>
              <w:rPr>
                <w:rFonts w:eastAsia="標楷體"/>
                <w:color w:val="000000"/>
                <w:kern w:val="0"/>
                <w:szCs w:val="24"/>
              </w:rPr>
              <w:t>4,000,000</w:t>
            </w:r>
          </w:p>
        </w:tc>
        <w:tc>
          <w:tcPr>
            <w:tcW w:w="1450" w:type="dxa"/>
            <w:tcBorders>
              <w:top w:val="nil"/>
              <w:left w:val="nil"/>
              <w:bottom w:val="single" w:sz="4" w:space="0" w:color="auto"/>
              <w:right w:val="single" w:sz="4" w:space="0" w:color="auto"/>
            </w:tcBorders>
            <w:noWrap/>
            <w:vAlign w:val="center"/>
            <w:hideMark/>
          </w:tcPr>
          <w:p w14:paraId="4584FE11" w14:textId="77777777" w:rsidR="00D94437" w:rsidRDefault="00D94437">
            <w:pPr>
              <w:widowControl/>
              <w:jc w:val="right"/>
              <w:rPr>
                <w:rFonts w:eastAsia="標楷體"/>
                <w:color w:val="000000"/>
                <w:kern w:val="0"/>
                <w:szCs w:val="24"/>
              </w:rPr>
            </w:pPr>
            <w:r>
              <w:rPr>
                <w:rFonts w:eastAsia="標楷體"/>
                <w:color w:val="000000"/>
                <w:kern w:val="0"/>
                <w:szCs w:val="24"/>
              </w:rPr>
              <w:t>3,400,000</w:t>
            </w:r>
          </w:p>
        </w:tc>
        <w:tc>
          <w:tcPr>
            <w:tcW w:w="1283" w:type="dxa"/>
            <w:tcBorders>
              <w:top w:val="nil"/>
              <w:left w:val="nil"/>
              <w:bottom w:val="single" w:sz="4" w:space="0" w:color="auto"/>
              <w:right w:val="single" w:sz="4" w:space="0" w:color="auto"/>
            </w:tcBorders>
            <w:noWrap/>
            <w:vAlign w:val="center"/>
            <w:hideMark/>
          </w:tcPr>
          <w:p w14:paraId="1A13B6CF" w14:textId="77777777" w:rsidR="00D94437" w:rsidRDefault="00D94437">
            <w:pPr>
              <w:widowControl/>
              <w:jc w:val="right"/>
              <w:rPr>
                <w:rFonts w:eastAsia="標楷體"/>
                <w:color w:val="000000"/>
                <w:kern w:val="0"/>
                <w:szCs w:val="24"/>
              </w:rPr>
            </w:pPr>
            <w:r>
              <w:rPr>
                <w:rFonts w:eastAsia="標楷體"/>
                <w:color w:val="000000"/>
                <w:kern w:val="0"/>
                <w:szCs w:val="24"/>
              </w:rPr>
              <w:t>600,000</w:t>
            </w:r>
          </w:p>
        </w:tc>
        <w:tc>
          <w:tcPr>
            <w:tcW w:w="1264" w:type="dxa"/>
            <w:tcBorders>
              <w:top w:val="nil"/>
              <w:left w:val="nil"/>
              <w:bottom w:val="single" w:sz="4" w:space="0" w:color="auto"/>
              <w:right w:val="single" w:sz="4" w:space="0" w:color="auto"/>
            </w:tcBorders>
            <w:noWrap/>
            <w:vAlign w:val="center"/>
            <w:hideMark/>
          </w:tcPr>
          <w:p w14:paraId="0158D482" w14:textId="77777777" w:rsidR="00D94437" w:rsidRDefault="00D94437">
            <w:pPr>
              <w:widowControl/>
              <w:jc w:val="right"/>
              <w:rPr>
                <w:rFonts w:eastAsia="標楷體"/>
                <w:color w:val="000000"/>
                <w:kern w:val="0"/>
                <w:szCs w:val="24"/>
              </w:rPr>
            </w:pPr>
            <w:r>
              <w:rPr>
                <w:rFonts w:eastAsia="標楷體" w:hint="eastAsia"/>
                <w:color w:val="000000"/>
                <w:kern w:val="0"/>
                <w:szCs w:val="24"/>
              </w:rPr>
              <w:t xml:space="preserve">　</w:t>
            </w:r>
          </w:p>
        </w:tc>
        <w:tc>
          <w:tcPr>
            <w:tcW w:w="1264" w:type="dxa"/>
            <w:tcBorders>
              <w:top w:val="nil"/>
              <w:left w:val="nil"/>
              <w:bottom w:val="single" w:sz="4" w:space="0" w:color="auto"/>
              <w:right w:val="single" w:sz="4" w:space="0" w:color="auto"/>
            </w:tcBorders>
            <w:noWrap/>
            <w:vAlign w:val="center"/>
            <w:hideMark/>
          </w:tcPr>
          <w:p w14:paraId="47DD2045" w14:textId="77777777" w:rsidR="00D94437" w:rsidRDefault="00D94437">
            <w:pPr>
              <w:widowControl/>
              <w:jc w:val="right"/>
              <w:rPr>
                <w:rFonts w:eastAsia="標楷體"/>
                <w:color w:val="000000"/>
                <w:kern w:val="0"/>
                <w:szCs w:val="24"/>
              </w:rPr>
            </w:pPr>
            <w:r>
              <w:rPr>
                <w:rFonts w:eastAsia="標楷體"/>
                <w:color w:val="000000"/>
                <w:kern w:val="0"/>
                <w:szCs w:val="24"/>
              </w:rPr>
              <w:t>600,000</w:t>
            </w:r>
          </w:p>
        </w:tc>
        <w:tc>
          <w:tcPr>
            <w:tcW w:w="1264" w:type="dxa"/>
            <w:tcBorders>
              <w:top w:val="nil"/>
              <w:left w:val="nil"/>
              <w:bottom w:val="single" w:sz="4" w:space="0" w:color="auto"/>
              <w:right w:val="single" w:sz="4" w:space="0" w:color="auto"/>
            </w:tcBorders>
            <w:noWrap/>
            <w:vAlign w:val="center"/>
            <w:hideMark/>
          </w:tcPr>
          <w:p w14:paraId="092BD4E2" w14:textId="77777777" w:rsidR="00D94437" w:rsidRDefault="00D94437">
            <w:pPr>
              <w:widowControl/>
              <w:rPr>
                <w:rFonts w:eastAsia="標楷體"/>
                <w:color w:val="000000"/>
                <w:kern w:val="0"/>
                <w:szCs w:val="24"/>
              </w:rPr>
            </w:pPr>
            <w:r>
              <w:rPr>
                <w:rFonts w:eastAsia="標楷體" w:hint="eastAsia"/>
                <w:color w:val="000000"/>
                <w:kern w:val="0"/>
                <w:szCs w:val="24"/>
              </w:rPr>
              <w:t xml:space="preserve">　</w:t>
            </w:r>
          </w:p>
        </w:tc>
      </w:tr>
      <w:tr w:rsidR="00D94437" w14:paraId="6FB680FA" w14:textId="77777777" w:rsidTr="00D94437">
        <w:trPr>
          <w:trHeight w:val="1143"/>
        </w:trPr>
        <w:tc>
          <w:tcPr>
            <w:tcW w:w="0" w:type="auto"/>
            <w:vMerge/>
            <w:tcBorders>
              <w:top w:val="nil"/>
              <w:left w:val="single" w:sz="4" w:space="0" w:color="auto"/>
              <w:bottom w:val="single" w:sz="4" w:space="0" w:color="auto"/>
              <w:right w:val="single" w:sz="4" w:space="0" w:color="auto"/>
            </w:tcBorders>
            <w:vAlign w:val="center"/>
            <w:hideMark/>
          </w:tcPr>
          <w:p w14:paraId="1DDA9373" w14:textId="77777777" w:rsidR="00D94437" w:rsidRDefault="00D94437">
            <w:pPr>
              <w:widowControl/>
              <w:rPr>
                <w:rFonts w:eastAsia="標楷體"/>
                <w:color w:val="000000"/>
                <w:kern w:val="0"/>
                <w:szCs w:val="24"/>
              </w:rPr>
            </w:pPr>
          </w:p>
        </w:tc>
        <w:tc>
          <w:tcPr>
            <w:tcW w:w="1948" w:type="dxa"/>
            <w:tcBorders>
              <w:top w:val="nil"/>
              <w:left w:val="nil"/>
              <w:bottom w:val="single" w:sz="4" w:space="0" w:color="auto"/>
              <w:right w:val="single" w:sz="4" w:space="0" w:color="auto"/>
            </w:tcBorders>
            <w:vAlign w:val="center"/>
            <w:hideMark/>
          </w:tcPr>
          <w:p w14:paraId="65577439" w14:textId="77777777" w:rsidR="00D94437" w:rsidRDefault="00D94437">
            <w:pPr>
              <w:widowControl/>
              <w:rPr>
                <w:rFonts w:eastAsia="標楷體"/>
                <w:color w:val="000000"/>
                <w:kern w:val="0"/>
                <w:szCs w:val="24"/>
              </w:rPr>
            </w:pPr>
            <w:r>
              <w:rPr>
                <w:rFonts w:eastAsia="標楷體" w:hint="eastAsia"/>
                <w:color w:val="000000"/>
                <w:kern w:val="0"/>
                <w:szCs w:val="24"/>
              </w:rPr>
              <w:t>教育部</w:t>
            </w:r>
            <w:r>
              <w:rPr>
                <w:rFonts w:eastAsia="標楷體"/>
                <w:color w:val="000000"/>
                <w:kern w:val="0"/>
                <w:szCs w:val="24"/>
              </w:rPr>
              <w:t>114</w:t>
            </w:r>
            <w:r>
              <w:rPr>
                <w:rFonts w:eastAsia="標楷體" w:hint="eastAsia"/>
                <w:color w:val="000000"/>
                <w:kern w:val="0"/>
                <w:szCs w:val="24"/>
              </w:rPr>
              <w:t>年中程</w:t>
            </w:r>
            <w:r>
              <w:rPr>
                <w:rFonts w:eastAsia="標楷體"/>
                <w:color w:val="000000"/>
                <w:kern w:val="0"/>
                <w:szCs w:val="24"/>
              </w:rPr>
              <w:t>-</w:t>
            </w:r>
            <w:r>
              <w:rPr>
                <w:rFonts w:eastAsia="標楷體" w:hint="eastAsia"/>
                <w:color w:val="000000"/>
                <w:kern w:val="0"/>
                <w:szCs w:val="24"/>
              </w:rPr>
              <w:t>科工館平等側噴灌系統改善工程</w:t>
            </w:r>
          </w:p>
        </w:tc>
        <w:tc>
          <w:tcPr>
            <w:tcW w:w="1376" w:type="dxa"/>
            <w:tcBorders>
              <w:top w:val="nil"/>
              <w:left w:val="nil"/>
              <w:bottom w:val="single" w:sz="4" w:space="0" w:color="auto"/>
              <w:right w:val="single" w:sz="4" w:space="0" w:color="auto"/>
            </w:tcBorders>
            <w:vAlign w:val="center"/>
            <w:hideMark/>
          </w:tcPr>
          <w:p w14:paraId="6712998D" w14:textId="77777777" w:rsidR="00D94437" w:rsidRDefault="00D94437">
            <w:pPr>
              <w:widowControl/>
              <w:jc w:val="right"/>
              <w:rPr>
                <w:rFonts w:eastAsia="標楷體"/>
                <w:color w:val="000000"/>
                <w:kern w:val="0"/>
                <w:szCs w:val="24"/>
              </w:rPr>
            </w:pPr>
            <w:r>
              <w:rPr>
                <w:rFonts w:eastAsia="標楷體"/>
                <w:color w:val="000000"/>
                <w:kern w:val="0"/>
                <w:szCs w:val="24"/>
              </w:rPr>
              <w:t>1,500,000</w:t>
            </w:r>
          </w:p>
        </w:tc>
        <w:tc>
          <w:tcPr>
            <w:tcW w:w="1450" w:type="dxa"/>
            <w:tcBorders>
              <w:top w:val="nil"/>
              <w:left w:val="nil"/>
              <w:bottom w:val="single" w:sz="4" w:space="0" w:color="auto"/>
              <w:right w:val="single" w:sz="4" w:space="0" w:color="auto"/>
            </w:tcBorders>
            <w:noWrap/>
            <w:vAlign w:val="center"/>
            <w:hideMark/>
          </w:tcPr>
          <w:p w14:paraId="4F99B72C" w14:textId="77777777" w:rsidR="00D94437" w:rsidRDefault="00D94437">
            <w:pPr>
              <w:widowControl/>
              <w:jc w:val="right"/>
              <w:rPr>
                <w:rFonts w:eastAsia="標楷體"/>
                <w:color w:val="000000"/>
                <w:kern w:val="0"/>
                <w:szCs w:val="24"/>
              </w:rPr>
            </w:pPr>
            <w:r>
              <w:rPr>
                <w:rFonts w:eastAsia="標楷體"/>
                <w:color w:val="000000"/>
                <w:kern w:val="0"/>
                <w:szCs w:val="24"/>
              </w:rPr>
              <w:t>1,275,000</w:t>
            </w:r>
          </w:p>
        </w:tc>
        <w:tc>
          <w:tcPr>
            <w:tcW w:w="1283" w:type="dxa"/>
            <w:tcBorders>
              <w:top w:val="nil"/>
              <w:left w:val="nil"/>
              <w:bottom w:val="single" w:sz="4" w:space="0" w:color="auto"/>
              <w:right w:val="single" w:sz="4" w:space="0" w:color="auto"/>
            </w:tcBorders>
            <w:noWrap/>
            <w:vAlign w:val="center"/>
            <w:hideMark/>
          </w:tcPr>
          <w:p w14:paraId="571503FA" w14:textId="77777777" w:rsidR="00D94437" w:rsidRDefault="00D94437">
            <w:pPr>
              <w:widowControl/>
              <w:jc w:val="right"/>
              <w:rPr>
                <w:rFonts w:eastAsia="標楷體"/>
                <w:color w:val="000000"/>
                <w:kern w:val="0"/>
                <w:szCs w:val="24"/>
              </w:rPr>
            </w:pPr>
            <w:r>
              <w:rPr>
                <w:rFonts w:eastAsia="標楷體"/>
                <w:color w:val="000000"/>
                <w:kern w:val="0"/>
                <w:szCs w:val="24"/>
              </w:rPr>
              <w:t>225,000</w:t>
            </w:r>
          </w:p>
        </w:tc>
        <w:tc>
          <w:tcPr>
            <w:tcW w:w="1264" w:type="dxa"/>
            <w:tcBorders>
              <w:top w:val="nil"/>
              <w:left w:val="nil"/>
              <w:bottom w:val="single" w:sz="4" w:space="0" w:color="auto"/>
              <w:right w:val="single" w:sz="4" w:space="0" w:color="auto"/>
            </w:tcBorders>
            <w:noWrap/>
            <w:vAlign w:val="center"/>
            <w:hideMark/>
          </w:tcPr>
          <w:p w14:paraId="5C46645C" w14:textId="77777777" w:rsidR="00D94437" w:rsidRDefault="00D94437">
            <w:pPr>
              <w:widowControl/>
              <w:jc w:val="right"/>
              <w:rPr>
                <w:rFonts w:eastAsia="標楷體"/>
                <w:color w:val="000000"/>
                <w:kern w:val="0"/>
                <w:szCs w:val="24"/>
              </w:rPr>
            </w:pPr>
            <w:r>
              <w:rPr>
                <w:rFonts w:eastAsia="標楷體" w:hint="eastAsia"/>
                <w:color w:val="000000"/>
                <w:kern w:val="0"/>
                <w:szCs w:val="24"/>
              </w:rPr>
              <w:t xml:space="preserve">　</w:t>
            </w:r>
          </w:p>
        </w:tc>
        <w:tc>
          <w:tcPr>
            <w:tcW w:w="1264" w:type="dxa"/>
            <w:tcBorders>
              <w:top w:val="nil"/>
              <w:left w:val="nil"/>
              <w:bottom w:val="single" w:sz="4" w:space="0" w:color="auto"/>
              <w:right w:val="single" w:sz="4" w:space="0" w:color="auto"/>
            </w:tcBorders>
            <w:noWrap/>
            <w:vAlign w:val="center"/>
            <w:hideMark/>
          </w:tcPr>
          <w:p w14:paraId="138515C2" w14:textId="77777777" w:rsidR="00D94437" w:rsidRDefault="00D94437">
            <w:pPr>
              <w:widowControl/>
              <w:jc w:val="right"/>
              <w:rPr>
                <w:rFonts w:eastAsia="標楷體"/>
                <w:color w:val="000000"/>
                <w:kern w:val="0"/>
                <w:szCs w:val="24"/>
              </w:rPr>
            </w:pPr>
            <w:r>
              <w:rPr>
                <w:rFonts w:eastAsia="標楷體"/>
                <w:color w:val="000000"/>
                <w:kern w:val="0"/>
                <w:szCs w:val="24"/>
              </w:rPr>
              <w:t>225,000</w:t>
            </w:r>
          </w:p>
        </w:tc>
        <w:tc>
          <w:tcPr>
            <w:tcW w:w="1264" w:type="dxa"/>
            <w:tcBorders>
              <w:top w:val="nil"/>
              <w:left w:val="nil"/>
              <w:bottom w:val="single" w:sz="4" w:space="0" w:color="auto"/>
              <w:right w:val="single" w:sz="4" w:space="0" w:color="auto"/>
            </w:tcBorders>
            <w:noWrap/>
            <w:vAlign w:val="center"/>
            <w:hideMark/>
          </w:tcPr>
          <w:p w14:paraId="73A08260" w14:textId="77777777" w:rsidR="00D94437" w:rsidRDefault="00D94437">
            <w:pPr>
              <w:widowControl/>
              <w:rPr>
                <w:rFonts w:eastAsia="標楷體"/>
                <w:color w:val="000000"/>
                <w:kern w:val="0"/>
                <w:szCs w:val="24"/>
              </w:rPr>
            </w:pPr>
            <w:r>
              <w:rPr>
                <w:rFonts w:eastAsia="標楷體" w:hint="eastAsia"/>
                <w:color w:val="000000"/>
                <w:kern w:val="0"/>
                <w:szCs w:val="24"/>
              </w:rPr>
              <w:t xml:space="preserve">　</w:t>
            </w:r>
          </w:p>
        </w:tc>
      </w:tr>
      <w:tr w:rsidR="00D94437" w14:paraId="7F4C93F8" w14:textId="77777777" w:rsidTr="00D94437">
        <w:trPr>
          <w:trHeight w:val="1053"/>
        </w:trPr>
        <w:tc>
          <w:tcPr>
            <w:tcW w:w="0" w:type="auto"/>
            <w:vMerge/>
            <w:tcBorders>
              <w:top w:val="nil"/>
              <w:left w:val="single" w:sz="4" w:space="0" w:color="auto"/>
              <w:bottom w:val="single" w:sz="4" w:space="0" w:color="auto"/>
              <w:right w:val="single" w:sz="4" w:space="0" w:color="auto"/>
            </w:tcBorders>
            <w:vAlign w:val="center"/>
            <w:hideMark/>
          </w:tcPr>
          <w:p w14:paraId="477EEA6F" w14:textId="77777777" w:rsidR="00D94437" w:rsidRDefault="00D94437">
            <w:pPr>
              <w:widowControl/>
              <w:rPr>
                <w:rFonts w:eastAsia="標楷體"/>
                <w:color w:val="000000"/>
                <w:kern w:val="0"/>
                <w:szCs w:val="24"/>
              </w:rPr>
            </w:pPr>
          </w:p>
        </w:tc>
        <w:tc>
          <w:tcPr>
            <w:tcW w:w="1948" w:type="dxa"/>
            <w:tcBorders>
              <w:top w:val="nil"/>
              <w:left w:val="nil"/>
              <w:bottom w:val="single" w:sz="4" w:space="0" w:color="auto"/>
              <w:right w:val="single" w:sz="4" w:space="0" w:color="auto"/>
            </w:tcBorders>
            <w:vAlign w:val="center"/>
            <w:hideMark/>
          </w:tcPr>
          <w:p w14:paraId="6AF488A7" w14:textId="77777777" w:rsidR="00D94437" w:rsidRDefault="00D94437">
            <w:pPr>
              <w:widowControl/>
              <w:rPr>
                <w:rFonts w:eastAsia="標楷體"/>
                <w:color w:val="000000"/>
                <w:kern w:val="0"/>
                <w:szCs w:val="24"/>
              </w:rPr>
            </w:pPr>
            <w:r>
              <w:rPr>
                <w:rFonts w:eastAsia="標楷體" w:hint="eastAsia"/>
                <w:color w:val="000000"/>
                <w:kern w:val="0"/>
                <w:szCs w:val="24"/>
              </w:rPr>
              <w:t>教育部</w:t>
            </w:r>
            <w:r>
              <w:rPr>
                <w:rFonts w:eastAsia="標楷體"/>
                <w:color w:val="000000"/>
                <w:kern w:val="0"/>
                <w:szCs w:val="24"/>
              </w:rPr>
              <w:t>114</w:t>
            </w:r>
            <w:r>
              <w:rPr>
                <w:rFonts w:eastAsia="標楷體" w:hint="eastAsia"/>
                <w:color w:val="000000"/>
                <w:kern w:val="0"/>
                <w:szCs w:val="24"/>
              </w:rPr>
              <w:t>年中程</w:t>
            </w:r>
            <w:r>
              <w:rPr>
                <w:rFonts w:eastAsia="標楷體"/>
                <w:color w:val="000000"/>
                <w:kern w:val="0"/>
                <w:szCs w:val="24"/>
              </w:rPr>
              <w:t>-</w:t>
            </w:r>
            <w:r>
              <w:rPr>
                <w:rFonts w:eastAsia="標楷體" w:hint="eastAsia"/>
                <w:color w:val="000000"/>
                <w:kern w:val="0"/>
                <w:szCs w:val="24"/>
              </w:rPr>
              <w:t>台灣工業史蹟展廳局部更新計畫</w:t>
            </w:r>
          </w:p>
        </w:tc>
        <w:tc>
          <w:tcPr>
            <w:tcW w:w="1376" w:type="dxa"/>
            <w:tcBorders>
              <w:top w:val="nil"/>
              <w:left w:val="nil"/>
              <w:bottom w:val="single" w:sz="4" w:space="0" w:color="auto"/>
              <w:right w:val="single" w:sz="4" w:space="0" w:color="auto"/>
            </w:tcBorders>
            <w:vAlign w:val="center"/>
            <w:hideMark/>
          </w:tcPr>
          <w:p w14:paraId="422B50D3" w14:textId="77777777" w:rsidR="00D94437" w:rsidRDefault="00D94437">
            <w:pPr>
              <w:widowControl/>
              <w:jc w:val="right"/>
              <w:rPr>
                <w:rFonts w:eastAsia="標楷體"/>
                <w:color w:val="000000"/>
                <w:kern w:val="0"/>
                <w:szCs w:val="24"/>
              </w:rPr>
            </w:pPr>
            <w:r>
              <w:rPr>
                <w:rFonts w:eastAsia="標楷體"/>
                <w:color w:val="000000"/>
                <w:kern w:val="0"/>
                <w:szCs w:val="24"/>
              </w:rPr>
              <w:t>2,100,000</w:t>
            </w:r>
          </w:p>
        </w:tc>
        <w:tc>
          <w:tcPr>
            <w:tcW w:w="1450" w:type="dxa"/>
            <w:tcBorders>
              <w:top w:val="nil"/>
              <w:left w:val="nil"/>
              <w:bottom w:val="single" w:sz="4" w:space="0" w:color="auto"/>
              <w:right w:val="single" w:sz="4" w:space="0" w:color="auto"/>
            </w:tcBorders>
            <w:noWrap/>
            <w:vAlign w:val="center"/>
            <w:hideMark/>
          </w:tcPr>
          <w:p w14:paraId="12C886B2" w14:textId="77777777" w:rsidR="00D94437" w:rsidRDefault="00D94437">
            <w:pPr>
              <w:widowControl/>
              <w:jc w:val="right"/>
              <w:rPr>
                <w:rFonts w:eastAsia="標楷體"/>
                <w:color w:val="000000"/>
                <w:kern w:val="0"/>
                <w:szCs w:val="24"/>
              </w:rPr>
            </w:pPr>
            <w:r>
              <w:rPr>
                <w:rFonts w:eastAsia="標楷體"/>
                <w:color w:val="000000"/>
                <w:kern w:val="0"/>
                <w:szCs w:val="24"/>
              </w:rPr>
              <w:t>1,785,000</w:t>
            </w:r>
          </w:p>
        </w:tc>
        <w:tc>
          <w:tcPr>
            <w:tcW w:w="1283" w:type="dxa"/>
            <w:tcBorders>
              <w:top w:val="nil"/>
              <w:left w:val="nil"/>
              <w:bottom w:val="single" w:sz="4" w:space="0" w:color="auto"/>
              <w:right w:val="single" w:sz="4" w:space="0" w:color="auto"/>
            </w:tcBorders>
            <w:noWrap/>
            <w:vAlign w:val="center"/>
            <w:hideMark/>
          </w:tcPr>
          <w:p w14:paraId="31E41E8D" w14:textId="77777777" w:rsidR="00D94437" w:rsidRDefault="00D94437">
            <w:pPr>
              <w:widowControl/>
              <w:jc w:val="right"/>
              <w:rPr>
                <w:rFonts w:eastAsia="標楷體"/>
                <w:color w:val="000000"/>
                <w:kern w:val="0"/>
                <w:szCs w:val="24"/>
              </w:rPr>
            </w:pPr>
            <w:r>
              <w:rPr>
                <w:rFonts w:eastAsia="標楷體"/>
                <w:color w:val="000000"/>
                <w:kern w:val="0"/>
                <w:szCs w:val="24"/>
              </w:rPr>
              <w:t>315,000</w:t>
            </w:r>
          </w:p>
        </w:tc>
        <w:tc>
          <w:tcPr>
            <w:tcW w:w="1264" w:type="dxa"/>
            <w:tcBorders>
              <w:top w:val="nil"/>
              <w:left w:val="nil"/>
              <w:bottom w:val="single" w:sz="4" w:space="0" w:color="auto"/>
              <w:right w:val="single" w:sz="4" w:space="0" w:color="auto"/>
            </w:tcBorders>
            <w:noWrap/>
            <w:vAlign w:val="center"/>
            <w:hideMark/>
          </w:tcPr>
          <w:p w14:paraId="1774D06E" w14:textId="77777777" w:rsidR="00D94437" w:rsidRDefault="00D94437">
            <w:pPr>
              <w:widowControl/>
              <w:jc w:val="right"/>
              <w:rPr>
                <w:rFonts w:eastAsia="標楷體"/>
                <w:color w:val="000000"/>
                <w:kern w:val="0"/>
                <w:szCs w:val="24"/>
              </w:rPr>
            </w:pPr>
            <w:r>
              <w:rPr>
                <w:rFonts w:eastAsia="標楷體" w:hint="eastAsia"/>
                <w:color w:val="000000"/>
                <w:kern w:val="0"/>
                <w:szCs w:val="24"/>
              </w:rPr>
              <w:t xml:space="preserve">　</w:t>
            </w:r>
          </w:p>
        </w:tc>
        <w:tc>
          <w:tcPr>
            <w:tcW w:w="1264" w:type="dxa"/>
            <w:tcBorders>
              <w:top w:val="nil"/>
              <w:left w:val="nil"/>
              <w:bottom w:val="single" w:sz="4" w:space="0" w:color="auto"/>
              <w:right w:val="single" w:sz="4" w:space="0" w:color="auto"/>
            </w:tcBorders>
            <w:noWrap/>
            <w:vAlign w:val="center"/>
            <w:hideMark/>
          </w:tcPr>
          <w:p w14:paraId="776CD131" w14:textId="77777777" w:rsidR="00D94437" w:rsidRDefault="00D94437">
            <w:pPr>
              <w:widowControl/>
              <w:jc w:val="right"/>
              <w:rPr>
                <w:rFonts w:eastAsia="標楷體"/>
                <w:color w:val="000000"/>
                <w:kern w:val="0"/>
                <w:szCs w:val="24"/>
              </w:rPr>
            </w:pPr>
            <w:r>
              <w:rPr>
                <w:rFonts w:eastAsia="標楷體"/>
                <w:color w:val="000000"/>
                <w:kern w:val="0"/>
                <w:szCs w:val="24"/>
              </w:rPr>
              <w:t>315,000</w:t>
            </w:r>
          </w:p>
        </w:tc>
        <w:tc>
          <w:tcPr>
            <w:tcW w:w="1264" w:type="dxa"/>
            <w:tcBorders>
              <w:top w:val="nil"/>
              <w:left w:val="nil"/>
              <w:bottom w:val="single" w:sz="4" w:space="0" w:color="auto"/>
              <w:right w:val="single" w:sz="4" w:space="0" w:color="auto"/>
            </w:tcBorders>
            <w:noWrap/>
            <w:vAlign w:val="center"/>
            <w:hideMark/>
          </w:tcPr>
          <w:p w14:paraId="24A23EB6" w14:textId="77777777" w:rsidR="00D94437" w:rsidRDefault="00D94437">
            <w:pPr>
              <w:widowControl/>
              <w:rPr>
                <w:rFonts w:eastAsia="標楷體"/>
                <w:color w:val="000000"/>
                <w:kern w:val="0"/>
                <w:szCs w:val="24"/>
              </w:rPr>
            </w:pPr>
            <w:r>
              <w:rPr>
                <w:rFonts w:eastAsia="標楷體" w:hint="eastAsia"/>
                <w:color w:val="000000"/>
                <w:kern w:val="0"/>
                <w:szCs w:val="24"/>
              </w:rPr>
              <w:t xml:space="preserve">　</w:t>
            </w:r>
          </w:p>
        </w:tc>
      </w:tr>
      <w:tr w:rsidR="00D94437" w14:paraId="77713CCA" w14:textId="77777777" w:rsidTr="00D94437">
        <w:trPr>
          <w:trHeight w:val="1113"/>
        </w:trPr>
        <w:tc>
          <w:tcPr>
            <w:tcW w:w="0" w:type="auto"/>
            <w:vMerge/>
            <w:tcBorders>
              <w:top w:val="nil"/>
              <w:left w:val="single" w:sz="4" w:space="0" w:color="auto"/>
              <w:bottom w:val="single" w:sz="4" w:space="0" w:color="auto"/>
              <w:right w:val="single" w:sz="4" w:space="0" w:color="auto"/>
            </w:tcBorders>
            <w:vAlign w:val="center"/>
            <w:hideMark/>
          </w:tcPr>
          <w:p w14:paraId="37D598B7" w14:textId="77777777" w:rsidR="00D94437" w:rsidRDefault="00D94437">
            <w:pPr>
              <w:widowControl/>
              <w:rPr>
                <w:rFonts w:eastAsia="標楷體"/>
                <w:color w:val="000000"/>
                <w:kern w:val="0"/>
                <w:szCs w:val="24"/>
              </w:rPr>
            </w:pPr>
          </w:p>
        </w:tc>
        <w:tc>
          <w:tcPr>
            <w:tcW w:w="1948" w:type="dxa"/>
            <w:tcBorders>
              <w:top w:val="nil"/>
              <w:left w:val="nil"/>
              <w:bottom w:val="single" w:sz="4" w:space="0" w:color="auto"/>
              <w:right w:val="single" w:sz="4" w:space="0" w:color="auto"/>
            </w:tcBorders>
            <w:vAlign w:val="center"/>
            <w:hideMark/>
          </w:tcPr>
          <w:p w14:paraId="185075A1" w14:textId="77777777" w:rsidR="00D94437" w:rsidRDefault="00D94437">
            <w:pPr>
              <w:widowControl/>
              <w:rPr>
                <w:rFonts w:eastAsia="標楷體"/>
                <w:color w:val="000000"/>
                <w:kern w:val="0"/>
                <w:szCs w:val="24"/>
              </w:rPr>
            </w:pPr>
            <w:r>
              <w:rPr>
                <w:rFonts w:eastAsia="標楷體" w:hint="eastAsia"/>
                <w:color w:val="000000"/>
                <w:kern w:val="0"/>
                <w:szCs w:val="24"/>
              </w:rPr>
              <w:t>公建</w:t>
            </w:r>
            <w:r>
              <w:rPr>
                <w:rFonts w:eastAsia="標楷體"/>
                <w:color w:val="000000"/>
                <w:kern w:val="0"/>
                <w:szCs w:val="24"/>
              </w:rPr>
              <w:t>-</w:t>
            </w:r>
            <w:r>
              <w:rPr>
                <w:rFonts w:eastAsia="標楷體" w:hint="eastAsia"/>
                <w:color w:val="000000"/>
                <w:kern w:val="0"/>
                <w:szCs w:val="24"/>
              </w:rPr>
              <w:t>打造高雄全齡樂活綠能科普園區計畫</w:t>
            </w:r>
          </w:p>
        </w:tc>
        <w:tc>
          <w:tcPr>
            <w:tcW w:w="1376" w:type="dxa"/>
            <w:tcBorders>
              <w:top w:val="nil"/>
              <w:left w:val="nil"/>
              <w:bottom w:val="single" w:sz="4" w:space="0" w:color="auto"/>
              <w:right w:val="single" w:sz="4" w:space="0" w:color="auto"/>
            </w:tcBorders>
            <w:vAlign w:val="center"/>
            <w:hideMark/>
          </w:tcPr>
          <w:p w14:paraId="61BD7076" w14:textId="77777777" w:rsidR="00D94437" w:rsidRDefault="00D94437">
            <w:pPr>
              <w:widowControl/>
              <w:jc w:val="right"/>
              <w:rPr>
                <w:rFonts w:eastAsia="標楷體"/>
                <w:color w:val="000000"/>
                <w:kern w:val="0"/>
                <w:szCs w:val="24"/>
              </w:rPr>
            </w:pPr>
            <w:r>
              <w:rPr>
                <w:rFonts w:eastAsia="標楷體"/>
                <w:color w:val="000000"/>
                <w:kern w:val="0"/>
                <w:szCs w:val="24"/>
              </w:rPr>
              <w:t>1,654,862,000</w:t>
            </w:r>
          </w:p>
        </w:tc>
        <w:tc>
          <w:tcPr>
            <w:tcW w:w="1450" w:type="dxa"/>
            <w:tcBorders>
              <w:top w:val="nil"/>
              <w:left w:val="nil"/>
              <w:bottom w:val="single" w:sz="4" w:space="0" w:color="auto"/>
              <w:right w:val="single" w:sz="4" w:space="0" w:color="auto"/>
            </w:tcBorders>
            <w:noWrap/>
            <w:vAlign w:val="center"/>
            <w:hideMark/>
          </w:tcPr>
          <w:p w14:paraId="3B9049F1" w14:textId="77777777" w:rsidR="00D94437" w:rsidRDefault="00D94437">
            <w:pPr>
              <w:widowControl/>
              <w:jc w:val="right"/>
              <w:rPr>
                <w:rFonts w:eastAsia="標楷體"/>
                <w:color w:val="000000"/>
                <w:kern w:val="0"/>
                <w:szCs w:val="24"/>
              </w:rPr>
            </w:pPr>
            <w:r>
              <w:rPr>
                <w:rFonts w:eastAsia="標楷體"/>
                <w:color w:val="000000"/>
                <w:kern w:val="0"/>
                <w:szCs w:val="24"/>
              </w:rPr>
              <w:t>1,489,376,000</w:t>
            </w:r>
          </w:p>
        </w:tc>
        <w:tc>
          <w:tcPr>
            <w:tcW w:w="1283" w:type="dxa"/>
            <w:tcBorders>
              <w:top w:val="nil"/>
              <w:left w:val="nil"/>
              <w:bottom w:val="single" w:sz="4" w:space="0" w:color="auto"/>
              <w:right w:val="single" w:sz="4" w:space="0" w:color="auto"/>
            </w:tcBorders>
            <w:noWrap/>
            <w:vAlign w:val="center"/>
            <w:hideMark/>
          </w:tcPr>
          <w:p w14:paraId="29716BAF" w14:textId="77777777" w:rsidR="00D94437" w:rsidRDefault="00D94437">
            <w:pPr>
              <w:widowControl/>
              <w:jc w:val="right"/>
              <w:rPr>
                <w:rFonts w:eastAsia="標楷體"/>
                <w:color w:val="000000"/>
                <w:kern w:val="0"/>
                <w:szCs w:val="24"/>
              </w:rPr>
            </w:pPr>
            <w:r>
              <w:rPr>
                <w:rFonts w:eastAsia="標楷體"/>
                <w:color w:val="000000"/>
                <w:kern w:val="0"/>
                <w:szCs w:val="24"/>
              </w:rPr>
              <w:t>165,486,000</w:t>
            </w:r>
          </w:p>
        </w:tc>
        <w:tc>
          <w:tcPr>
            <w:tcW w:w="1264" w:type="dxa"/>
            <w:tcBorders>
              <w:top w:val="nil"/>
              <w:left w:val="nil"/>
              <w:bottom w:val="single" w:sz="4" w:space="0" w:color="auto"/>
              <w:right w:val="single" w:sz="4" w:space="0" w:color="auto"/>
            </w:tcBorders>
            <w:noWrap/>
            <w:vAlign w:val="center"/>
            <w:hideMark/>
          </w:tcPr>
          <w:p w14:paraId="7F3CD6D6" w14:textId="77777777" w:rsidR="00D94437" w:rsidRDefault="00D94437">
            <w:pPr>
              <w:widowControl/>
              <w:jc w:val="right"/>
              <w:rPr>
                <w:rFonts w:eastAsia="標楷體"/>
                <w:color w:val="000000"/>
                <w:kern w:val="0"/>
                <w:szCs w:val="24"/>
              </w:rPr>
            </w:pPr>
            <w:r>
              <w:rPr>
                <w:rFonts w:eastAsia="標楷體"/>
                <w:color w:val="000000"/>
                <w:kern w:val="0"/>
                <w:szCs w:val="24"/>
              </w:rPr>
              <w:t>23,640,857</w:t>
            </w:r>
          </w:p>
        </w:tc>
        <w:tc>
          <w:tcPr>
            <w:tcW w:w="1264" w:type="dxa"/>
            <w:tcBorders>
              <w:top w:val="nil"/>
              <w:left w:val="nil"/>
              <w:bottom w:val="single" w:sz="4" w:space="0" w:color="auto"/>
              <w:right w:val="single" w:sz="4" w:space="0" w:color="auto"/>
            </w:tcBorders>
            <w:noWrap/>
            <w:vAlign w:val="center"/>
            <w:hideMark/>
          </w:tcPr>
          <w:p w14:paraId="5C0ACDC5" w14:textId="77777777" w:rsidR="00D94437" w:rsidRDefault="00D94437">
            <w:pPr>
              <w:widowControl/>
              <w:jc w:val="right"/>
              <w:rPr>
                <w:rFonts w:eastAsia="標楷體"/>
                <w:color w:val="000000"/>
                <w:kern w:val="0"/>
                <w:szCs w:val="24"/>
              </w:rPr>
            </w:pPr>
            <w:r>
              <w:rPr>
                <w:rFonts w:eastAsia="標楷體"/>
                <w:color w:val="000000"/>
                <w:kern w:val="0"/>
                <w:szCs w:val="24"/>
              </w:rPr>
              <w:t>23,640,857</w:t>
            </w:r>
          </w:p>
        </w:tc>
        <w:tc>
          <w:tcPr>
            <w:tcW w:w="1264" w:type="dxa"/>
            <w:tcBorders>
              <w:top w:val="nil"/>
              <w:left w:val="nil"/>
              <w:bottom w:val="single" w:sz="4" w:space="0" w:color="auto"/>
              <w:right w:val="single" w:sz="4" w:space="0" w:color="auto"/>
            </w:tcBorders>
            <w:noWrap/>
            <w:vAlign w:val="center"/>
            <w:hideMark/>
          </w:tcPr>
          <w:p w14:paraId="2584EC7D" w14:textId="77777777" w:rsidR="00D94437" w:rsidRDefault="00D94437">
            <w:pPr>
              <w:widowControl/>
              <w:jc w:val="right"/>
              <w:rPr>
                <w:rFonts w:eastAsia="標楷體"/>
                <w:color w:val="000000"/>
                <w:kern w:val="0"/>
                <w:szCs w:val="24"/>
              </w:rPr>
            </w:pPr>
            <w:r>
              <w:rPr>
                <w:rFonts w:eastAsia="標楷體"/>
                <w:color w:val="000000"/>
                <w:kern w:val="0"/>
                <w:szCs w:val="24"/>
              </w:rPr>
              <w:t>23,640,857</w:t>
            </w:r>
          </w:p>
        </w:tc>
      </w:tr>
      <w:tr w:rsidR="00D94437" w14:paraId="726209F3" w14:textId="77777777" w:rsidTr="00D94437">
        <w:trPr>
          <w:trHeight w:val="481"/>
        </w:trPr>
        <w:tc>
          <w:tcPr>
            <w:tcW w:w="0" w:type="auto"/>
            <w:vMerge/>
            <w:tcBorders>
              <w:top w:val="nil"/>
              <w:left w:val="single" w:sz="4" w:space="0" w:color="auto"/>
              <w:bottom w:val="single" w:sz="4" w:space="0" w:color="auto"/>
              <w:right w:val="single" w:sz="4" w:space="0" w:color="auto"/>
            </w:tcBorders>
            <w:vAlign w:val="center"/>
            <w:hideMark/>
          </w:tcPr>
          <w:p w14:paraId="4E36193A" w14:textId="77777777" w:rsidR="00D94437" w:rsidRDefault="00D94437">
            <w:pPr>
              <w:widowControl/>
              <w:rPr>
                <w:rFonts w:eastAsia="標楷體"/>
                <w:color w:val="000000"/>
                <w:kern w:val="0"/>
                <w:szCs w:val="24"/>
              </w:rPr>
            </w:pPr>
          </w:p>
        </w:tc>
        <w:tc>
          <w:tcPr>
            <w:tcW w:w="1948" w:type="dxa"/>
            <w:tcBorders>
              <w:top w:val="nil"/>
              <w:left w:val="nil"/>
              <w:bottom w:val="single" w:sz="4" w:space="0" w:color="auto"/>
              <w:right w:val="single" w:sz="4" w:space="0" w:color="auto"/>
            </w:tcBorders>
            <w:vAlign w:val="center"/>
            <w:hideMark/>
          </w:tcPr>
          <w:p w14:paraId="0C72AC0D" w14:textId="77777777" w:rsidR="00D94437" w:rsidRDefault="00D94437">
            <w:pPr>
              <w:widowControl/>
              <w:jc w:val="center"/>
              <w:rPr>
                <w:rFonts w:eastAsia="標楷體"/>
                <w:color w:val="000000"/>
                <w:kern w:val="0"/>
                <w:szCs w:val="24"/>
              </w:rPr>
            </w:pPr>
            <w:r>
              <w:rPr>
                <w:rFonts w:eastAsia="標楷體" w:hint="eastAsia"/>
                <w:color w:val="000000"/>
                <w:kern w:val="0"/>
                <w:szCs w:val="24"/>
              </w:rPr>
              <w:t>小計</w:t>
            </w:r>
          </w:p>
        </w:tc>
        <w:tc>
          <w:tcPr>
            <w:tcW w:w="1376" w:type="dxa"/>
            <w:tcBorders>
              <w:top w:val="nil"/>
              <w:left w:val="nil"/>
              <w:bottom w:val="single" w:sz="4" w:space="0" w:color="auto"/>
              <w:right w:val="single" w:sz="4" w:space="0" w:color="auto"/>
            </w:tcBorders>
            <w:noWrap/>
            <w:vAlign w:val="center"/>
            <w:hideMark/>
          </w:tcPr>
          <w:p w14:paraId="263F2A5E" w14:textId="77777777" w:rsidR="00D94437" w:rsidRDefault="00D94437">
            <w:pPr>
              <w:widowControl/>
              <w:jc w:val="right"/>
              <w:rPr>
                <w:rFonts w:eastAsia="標楷體"/>
                <w:b/>
                <w:bCs/>
                <w:color w:val="000000"/>
                <w:kern w:val="0"/>
                <w:szCs w:val="24"/>
              </w:rPr>
            </w:pPr>
            <w:r>
              <w:rPr>
                <w:rFonts w:eastAsia="標楷體"/>
                <w:b/>
                <w:bCs/>
                <w:color w:val="000000"/>
                <w:kern w:val="0"/>
                <w:szCs w:val="24"/>
              </w:rPr>
              <w:t>1,662,462,000</w:t>
            </w:r>
          </w:p>
        </w:tc>
        <w:tc>
          <w:tcPr>
            <w:tcW w:w="1450" w:type="dxa"/>
            <w:tcBorders>
              <w:top w:val="nil"/>
              <w:left w:val="nil"/>
              <w:bottom w:val="single" w:sz="4" w:space="0" w:color="auto"/>
              <w:right w:val="single" w:sz="4" w:space="0" w:color="auto"/>
            </w:tcBorders>
            <w:noWrap/>
            <w:vAlign w:val="center"/>
            <w:hideMark/>
          </w:tcPr>
          <w:p w14:paraId="6049221A" w14:textId="77777777" w:rsidR="00D94437" w:rsidRDefault="00D94437">
            <w:pPr>
              <w:widowControl/>
              <w:jc w:val="right"/>
              <w:rPr>
                <w:rFonts w:eastAsia="標楷體"/>
                <w:b/>
                <w:bCs/>
                <w:color w:val="000000"/>
                <w:kern w:val="0"/>
                <w:szCs w:val="24"/>
              </w:rPr>
            </w:pPr>
            <w:r>
              <w:rPr>
                <w:rFonts w:eastAsia="標楷體"/>
                <w:b/>
                <w:bCs/>
                <w:color w:val="000000"/>
                <w:kern w:val="0"/>
                <w:szCs w:val="24"/>
              </w:rPr>
              <w:t>1,495,836,000</w:t>
            </w:r>
          </w:p>
        </w:tc>
        <w:tc>
          <w:tcPr>
            <w:tcW w:w="1283" w:type="dxa"/>
            <w:tcBorders>
              <w:top w:val="nil"/>
              <w:left w:val="nil"/>
              <w:bottom w:val="single" w:sz="4" w:space="0" w:color="auto"/>
              <w:right w:val="single" w:sz="4" w:space="0" w:color="auto"/>
            </w:tcBorders>
            <w:noWrap/>
            <w:vAlign w:val="center"/>
            <w:hideMark/>
          </w:tcPr>
          <w:p w14:paraId="70AE23FF" w14:textId="77777777" w:rsidR="00D94437" w:rsidRDefault="00D94437">
            <w:pPr>
              <w:widowControl/>
              <w:jc w:val="right"/>
              <w:rPr>
                <w:rFonts w:eastAsia="標楷體"/>
                <w:b/>
                <w:bCs/>
                <w:color w:val="000000"/>
                <w:kern w:val="0"/>
                <w:szCs w:val="24"/>
              </w:rPr>
            </w:pPr>
            <w:r>
              <w:rPr>
                <w:rFonts w:eastAsia="標楷體"/>
                <w:b/>
                <w:bCs/>
                <w:color w:val="000000"/>
                <w:kern w:val="0"/>
                <w:szCs w:val="24"/>
              </w:rPr>
              <w:t>166,626,000</w:t>
            </w:r>
          </w:p>
        </w:tc>
        <w:tc>
          <w:tcPr>
            <w:tcW w:w="1264" w:type="dxa"/>
            <w:tcBorders>
              <w:top w:val="nil"/>
              <w:left w:val="nil"/>
              <w:bottom w:val="single" w:sz="4" w:space="0" w:color="auto"/>
              <w:right w:val="single" w:sz="4" w:space="0" w:color="auto"/>
            </w:tcBorders>
            <w:noWrap/>
            <w:vAlign w:val="center"/>
            <w:hideMark/>
          </w:tcPr>
          <w:p w14:paraId="63A7E4B2" w14:textId="77777777" w:rsidR="00D94437" w:rsidRDefault="00D94437">
            <w:pPr>
              <w:widowControl/>
              <w:jc w:val="right"/>
              <w:rPr>
                <w:rFonts w:eastAsia="標楷體"/>
                <w:b/>
                <w:bCs/>
                <w:color w:val="000000"/>
                <w:kern w:val="0"/>
                <w:szCs w:val="24"/>
              </w:rPr>
            </w:pPr>
            <w:r>
              <w:rPr>
                <w:rFonts w:eastAsia="標楷體"/>
                <w:b/>
                <w:bCs/>
                <w:color w:val="000000"/>
                <w:kern w:val="0"/>
                <w:szCs w:val="24"/>
              </w:rPr>
              <w:t>23,640,857</w:t>
            </w:r>
          </w:p>
        </w:tc>
        <w:tc>
          <w:tcPr>
            <w:tcW w:w="1264" w:type="dxa"/>
            <w:tcBorders>
              <w:top w:val="nil"/>
              <w:left w:val="nil"/>
              <w:bottom w:val="single" w:sz="4" w:space="0" w:color="auto"/>
              <w:right w:val="single" w:sz="4" w:space="0" w:color="auto"/>
            </w:tcBorders>
            <w:noWrap/>
            <w:vAlign w:val="center"/>
            <w:hideMark/>
          </w:tcPr>
          <w:p w14:paraId="3AFD72A1" w14:textId="77777777" w:rsidR="00D94437" w:rsidRDefault="00D94437">
            <w:pPr>
              <w:widowControl/>
              <w:jc w:val="right"/>
              <w:rPr>
                <w:rFonts w:eastAsia="標楷體"/>
                <w:b/>
                <w:bCs/>
                <w:color w:val="000000"/>
                <w:kern w:val="0"/>
                <w:szCs w:val="24"/>
              </w:rPr>
            </w:pPr>
            <w:r>
              <w:rPr>
                <w:rFonts w:eastAsia="標楷體"/>
                <w:b/>
                <w:bCs/>
                <w:color w:val="000000"/>
                <w:kern w:val="0"/>
                <w:szCs w:val="24"/>
              </w:rPr>
              <w:t>24,780,857</w:t>
            </w:r>
          </w:p>
        </w:tc>
        <w:tc>
          <w:tcPr>
            <w:tcW w:w="1264" w:type="dxa"/>
            <w:tcBorders>
              <w:top w:val="nil"/>
              <w:left w:val="nil"/>
              <w:bottom w:val="single" w:sz="4" w:space="0" w:color="auto"/>
              <w:right w:val="single" w:sz="4" w:space="0" w:color="auto"/>
            </w:tcBorders>
            <w:noWrap/>
            <w:vAlign w:val="center"/>
            <w:hideMark/>
          </w:tcPr>
          <w:p w14:paraId="28236EE5" w14:textId="77777777" w:rsidR="00D94437" w:rsidRDefault="00D94437">
            <w:pPr>
              <w:widowControl/>
              <w:jc w:val="right"/>
              <w:rPr>
                <w:rFonts w:eastAsia="標楷體"/>
                <w:b/>
                <w:bCs/>
                <w:color w:val="000000"/>
                <w:kern w:val="0"/>
                <w:szCs w:val="24"/>
              </w:rPr>
            </w:pPr>
            <w:r>
              <w:rPr>
                <w:rFonts w:eastAsia="標楷體"/>
                <w:b/>
                <w:bCs/>
                <w:color w:val="000000"/>
                <w:kern w:val="0"/>
                <w:szCs w:val="24"/>
              </w:rPr>
              <w:t>23,640,857</w:t>
            </w:r>
          </w:p>
        </w:tc>
      </w:tr>
      <w:tr w:rsidR="00D94437" w14:paraId="43CD5109" w14:textId="77777777" w:rsidTr="00D94437">
        <w:trPr>
          <w:trHeight w:val="481"/>
        </w:trPr>
        <w:tc>
          <w:tcPr>
            <w:tcW w:w="2436" w:type="dxa"/>
            <w:gridSpan w:val="2"/>
            <w:tcBorders>
              <w:top w:val="single" w:sz="4" w:space="0" w:color="auto"/>
              <w:left w:val="single" w:sz="4" w:space="0" w:color="auto"/>
              <w:bottom w:val="single" w:sz="4" w:space="0" w:color="auto"/>
              <w:right w:val="single" w:sz="4" w:space="0" w:color="auto"/>
            </w:tcBorders>
            <w:noWrap/>
            <w:vAlign w:val="center"/>
            <w:hideMark/>
          </w:tcPr>
          <w:p w14:paraId="3624A969" w14:textId="77777777" w:rsidR="00D94437" w:rsidRDefault="00D94437">
            <w:pPr>
              <w:widowControl/>
              <w:jc w:val="center"/>
              <w:rPr>
                <w:rFonts w:eastAsia="標楷體"/>
                <w:color w:val="000000"/>
                <w:kern w:val="0"/>
                <w:szCs w:val="24"/>
              </w:rPr>
            </w:pPr>
            <w:r>
              <w:rPr>
                <w:rFonts w:eastAsia="標楷體" w:hint="eastAsia"/>
                <w:color w:val="000000"/>
                <w:kern w:val="0"/>
                <w:szCs w:val="24"/>
              </w:rPr>
              <w:t>合計</w:t>
            </w:r>
          </w:p>
        </w:tc>
        <w:tc>
          <w:tcPr>
            <w:tcW w:w="1376" w:type="dxa"/>
            <w:tcBorders>
              <w:top w:val="nil"/>
              <w:left w:val="nil"/>
              <w:bottom w:val="single" w:sz="4" w:space="0" w:color="auto"/>
              <w:right w:val="single" w:sz="4" w:space="0" w:color="auto"/>
            </w:tcBorders>
            <w:noWrap/>
            <w:vAlign w:val="center"/>
            <w:hideMark/>
          </w:tcPr>
          <w:p w14:paraId="3783FDFB" w14:textId="77777777" w:rsidR="00D94437" w:rsidRDefault="00D94437">
            <w:pPr>
              <w:widowControl/>
              <w:jc w:val="right"/>
              <w:rPr>
                <w:rFonts w:eastAsia="標楷體"/>
                <w:b/>
                <w:bCs/>
                <w:color w:val="000000"/>
                <w:kern w:val="0"/>
                <w:szCs w:val="24"/>
              </w:rPr>
            </w:pPr>
            <w:r>
              <w:rPr>
                <w:rFonts w:eastAsia="標楷體"/>
                <w:b/>
                <w:bCs/>
                <w:color w:val="000000"/>
                <w:kern w:val="0"/>
                <w:szCs w:val="24"/>
              </w:rPr>
              <w:t>1,833,736,120</w:t>
            </w:r>
          </w:p>
        </w:tc>
        <w:tc>
          <w:tcPr>
            <w:tcW w:w="1450" w:type="dxa"/>
            <w:tcBorders>
              <w:top w:val="nil"/>
              <w:left w:val="nil"/>
              <w:bottom w:val="single" w:sz="4" w:space="0" w:color="auto"/>
              <w:right w:val="single" w:sz="4" w:space="0" w:color="auto"/>
            </w:tcBorders>
            <w:noWrap/>
            <w:vAlign w:val="center"/>
            <w:hideMark/>
          </w:tcPr>
          <w:p w14:paraId="5DB3620B" w14:textId="77777777" w:rsidR="00D94437" w:rsidRDefault="00D94437">
            <w:pPr>
              <w:widowControl/>
              <w:jc w:val="right"/>
              <w:rPr>
                <w:rFonts w:eastAsia="標楷體"/>
                <w:b/>
                <w:bCs/>
                <w:color w:val="000000"/>
                <w:kern w:val="0"/>
                <w:szCs w:val="24"/>
              </w:rPr>
            </w:pPr>
            <w:r>
              <w:rPr>
                <w:rFonts w:eastAsia="標楷體"/>
                <w:b/>
                <w:bCs/>
                <w:color w:val="000000"/>
                <w:kern w:val="0"/>
                <w:szCs w:val="24"/>
              </w:rPr>
              <w:t>1,639,515,300</w:t>
            </w:r>
          </w:p>
        </w:tc>
        <w:tc>
          <w:tcPr>
            <w:tcW w:w="1283" w:type="dxa"/>
            <w:tcBorders>
              <w:top w:val="nil"/>
              <w:left w:val="nil"/>
              <w:bottom w:val="single" w:sz="4" w:space="0" w:color="auto"/>
              <w:right w:val="single" w:sz="4" w:space="0" w:color="auto"/>
            </w:tcBorders>
            <w:noWrap/>
            <w:vAlign w:val="center"/>
            <w:hideMark/>
          </w:tcPr>
          <w:p w14:paraId="45C5345C" w14:textId="77777777" w:rsidR="00D94437" w:rsidRDefault="00D94437">
            <w:pPr>
              <w:widowControl/>
              <w:jc w:val="right"/>
              <w:rPr>
                <w:rFonts w:eastAsia="標楷體"/>
                <w:b/>
                <w:bCs/>
                <w:color w:val="000000"/>
                <w:kern w:val="0"/>
                <w:szCs w:val="24"/>
              </w:rPr>
            </w:pPr>
            <w:r>
              <w:rPr>
                <w:rFonts w:eastAsia="標楷體"/>
                <w:b/>
                <w:bCs/>
                <w:color w:val="000000"/>
                <w:kern w:val="0"/>
                <w:szCs w:val="24"/>
              </w:rPr>
              <w:t>194,220,820</w:t>
            </w:r>
          </w:p>
        </w:tc>
        <w:tc>
          <w:tcPr>
            <w:tcW w:w="1264" w:type="dxa"/>
            <w:tcBorders>
              <w:top w:val="nil"/>
              <w:left w:val="nil"/>
              <w:bottom w:val="single" w:sz="4" w:space="0" w:color="auto"/>
              <w:right w:val="single" w:sz="4" w:space="0" w:color="auto"/>
            </w:tcBorders>
            <w:noWrap/>
            <w:vAlign w:val="center"/>
            <w:hideMark/>
          </w:tcPr>
          <w:p w14:paraId="39768AA2" w14:textId="77777777" w:rsidR="00D94437" w:rsidRDefault="00D94437">
            <w:pPr>
              <w:widowControl/>
              <w:jc w:val="right"/>
              <w:rPr>
                <w:rFonts w:eastAsia="標楷體"/>
                <w:b/>
                <w:bCs/>
                <w:color w:val="000000"/>
                <w:kern w:val="0"/>
                <w:szCs w:val="24"/>
              </w:rPr>
            </w:pPr>
            <w:r>
              <w:rPr>
                <w:rFonts w:eastAsia="標楷體"/>
                <w:b/>
                <w:bCs/>
                <w:color w:val="000000"/>
              </w:rPr>
              <w:t>30,408,457</w:t>
            </w:r>
          </w:p>
        </w:tc>
        <w:tc>
          <w:tcPr>
            <w:tcW w:w="1264" w:type="dxa"/>
            <w:tcBorders>
              <w:top w:val="nil"/>
              <w:left w:val="nil"/>
              <w:bottom w:val="single" w:sz="4" w:space="0" w:color="auto"/>
              <w:right w:val="single" w:sz="4" w:space="0" w:color="auto"/>
            </w:tcBorders>
            <w:noWrap/>
            <w:vAlign w:val="center"/>
            <w:hideMark/>
          </w:tcPr>
          <w:p w14:paraId="13B14132" w14:textId="77777777" w:rsidR="00D94437" w:rsidRDefault="00D94437">
            <w:pPr>
              <w:widowControl/>
              <w:jc w:val="right"/>
              <w:rPr>
                <w:rFonts w:eastAsia="標楷體"/>
                <w:b/>
                <w:bCs/>
                <w:color w:val="000000"/>
                <w:kern w:val="0"/>
                <w:szCs w:val="24"/>
              </w:rPr>
            </w:pPr>
            <w:r>
              <w:rPr>
                <w:rFonts w:eastAsia="標楷體"/>
                <w:b/>
                <w:bCs/>
                <w:color w:val="000000"/>
              </w:rPr>
              <w:t>41,045,077</w:t>
            </w:r>
          </w:p>
        </w:tc>
        <w:tc>
          <w:tcPr>
            <w:tcW w:w="1264" w:type="dxa"/>
            <w:tcBorders>
              <w:top w:val="nil"/>
              <w:left w:val="nil"/>
              <w:bottom w:val="single" w:sz="4" w:space="0" w:color="auto"/>
              <w:right w:val="single" w:sz="4" w:space="0" w:color="auto"/>
            </w:tcBorders>
            <w:noWrap/>
            <w:vAlign w:val="center"/>
            <w:hideMark/>
          </w:tcPr>
          <w:p w14:paraId="121ED490" w14:textId="77777777" w:rsidR="00D94437" w:rsidRDefault="00D94437">
            <w:pPr>
              <w:widowControl/>
              <w:jc w:val="right"/>
              <w:rPr>
                <w:rFonts w:eastAsia="標楷體"/>
                <w:b/>
                <w:bCs/>
                <w:color w:val="000000"/>
                <w:kern w:val="0"/>
                <w:szCs w:val="24"/>
              </w:rPr>
            </w:pPr>
            <w:r>
              <w:rPr>
                <w:rFonts w:eastAsia="標楷體"/>
                <w:b/>
                <w:bCs/>
                <w:color w:val="000000"/>
              </w:rPr>
              <w:t>28,203,857</w:t>
            </w:r>
          </w:p>
        </w:tc>
      </w:tr>
    </w:tbl>
    <w:p w14:paraId="36AA8D01" w14:textId="77777777" w:rsidR="00D94437" w:rsidRDefault="00D94437" w:rsidP="00D94437">
      <w:pPr>
        <w:rPr>
          <w:rFonts w:eastAsia="標楷體"/>
        </w:rPr>
      </w:pPr>
      <w:r>
        <w:rPr>
          <w:rFonts w:eastAsia="標楷體"/>
        </w:rPr>
        <w:t xml:space="preserve">   </w:t>
      </w:r>
      <w:r>
        <w:rPr>
          <w:rFonts w:eastAsia="標楷體" w:hint="eastAsia"/>
        </w:rPr>
        <w:t>註：公建計畫年度配合款暫以平均數估列</w:t>
      </w:r>
      <w:r>
        <w:rPr>
          <w:rFonts w:eastAsia="標楷體"/>
        </w:rPr>
        <w:t>(1</w:t>
      </w:r>
      <w:r>
        <w:rPr>
          <w:rFonts w:eastAsia="標楷體" w:hint="eastAsia"/>
        </w:rPr>
        <w:t>億</w:t>
      </w:r>
      <w:r>
        <w:rPr>
          <w:rFonts w:eastAsia="標楷體"/>
        </w:rPr>
        <w:t>6,548</w:t>
      </w:r>
      <w:r>
        <w:rPr>
          <w:rFonts w:eastAsia="標楷體" w:hint="eastAsia"/>
        </w:rPr>
        <w:t>萬</w:t>
      </w:r>
      <w:r>
        <w:rPr>
          <w:rFonts w:eastAsia="標楷體"/>
        </w:rPr>
        <w:t>6,000</w:t>
      </w:r>
      <w:r>
        <w:rPr>
          <w:rFonts w:eastAsia="標楷體" w:hint="eastAsia"/>
        </w:rPr>
        <w:t>元</w:t>
      </w:r>
      <w:r>
        <w:rPr>
          <w:rFonts w:eastAsia="標楷體"/>
        </w:rPr>
        <w:t>/7=2,364</w:t>
      </w:r>
      <w:r>
        <w:rPr>
          <w:rFonts w:eastAsia="標楷體" w:hint="eastAsia"/>
        </w:rPr>
        <w:t>萬</w:t>
      </w:r>
      <w:r>
        <w:rPr>
          <w:rFonts w:eastAsia="標楷體"/>
        </w:rPr>
        <w:t>857</w:t>
      </w:r>
      <w:r>
        <w:rPr>
          <w:rFonts w:eastAsia="標楷體" w:hint="eastAsia"/>
        </w:rPr>
        <w:t>元</w:t>
      </w:r>
      <w:r>
        <w:rPr>
          <w:rFonts w:eastAsia="標楷體"/>
        </w:rPr>
        <w:t>)</w:t>
      </w:r>
    </w:p>
    <w:p w14:paraId="47F024D2" w14:textId="77777777" w:rsidR="00D94437" w:rsidRDefault="00D94437" w:rsidP="00B213FE">
      <w:pPr>
        <w:pStyle w:val="aff9"/>
        <w:numPr>
          <w:ilvl w:val="0"/>
          <w:numId w:val="57"/>
        </w:numPr>
        <w:spacing w:line="360" w:lineRule="exact"/>
        <w:ind w:leftChars="0" w:left="567" w:hanging="567"/>
        <w:jc w:val="both"/>
        <w:rPr>
          <w:rFonts w:eastAsia="標楷體"/>
          <w:b/>
          <w:bCs/>
        </w:rPr>
      </w:pPr>
      <w:r>
        <w:rPr>
          <w:rFonts w:eastAsia="標楷體" w:hint="eastAsia"/>
          <w:b/>
          <w:bCs/>
        </w:rPr>
        <w:t>其他</w:t>
      </w:r>
      <w:r>
        <w:rPr>
          <w:rFonts w:eastAsia="標楷體"/>
          <w:b/>
          <w:bCs/>
        </w:rPr>
        <w:t>(</w:t>
      </w:r>
      <w:r>
        <w:rPr>
          <w:rFonts w:eastAsia="標楷體" w:hint="eastAsia"/>
          <w:b/>
          <w:bCs/>
        </w:rPr>
        <w:t>待協調事項</w:t>
      </w:r>
      <w:r>
        <w:rPr>
          <w:rFonts w:eastAsia="標楷體"/>
          <w:b/>
          <w:bCs/>
        </w:rPr>
        <w:t>)</w:t>
      </w:r>
    </w:p>
    <w:p w14:paraId="62C174BD" w14:textId="77777777" w:rsidR="00D94437" w:rsidRDefault="00D94437" w:rsidP="00D94437">
      <w:pPr>
        <w:widowControl/>
        <w:ind w:firstLineChars="118" w:firstLine="283"/>
        <w:rPr>
          <w:rFonts w:ascii="標楷體" w:eastAsia="標楷體" w:hAnsi="標楷體"/>
        </w:rPr>
      </w:pPr>
      <w:r>
        <w:rPr>
          <w:rFonts w:ascii="標楷體" w:eastAsia="標楷體" w:hAnsi="標楷體" w:hint="eastAsia"/>
        </w:rPr>
        <w:t>業務宣導-採購案件提醒事項</w:t>
      </w:r>
    </w:p>
    <w:p w14:paraId="32A85871" w14:textId="77777777" w:rsidR="00D94437" w:rsidRDefault="00D94437" w:rsidP="00B213FE">
      <w:pPr>
        <w:pStyle w:val="aff9"/>
        <w:widowControl/>
        <w:numPr>
          <w:ilvl w:val="3"/>
          <w:numId w:val="56"/>
        </w:numPr>
        <w:ind w:leftChars="0" w:left="709"/>
        <w:rPr>
          <w:rFonts w:ascii="標楷體" w:eastAsia="標楷體" w:hAnsi="標楷體"/>
        </w:rPr>
      </w:pPr>
      <w:r>
        <w:rPr>
          <w:rFonts w:ascii="標楷體" w:eastAsia="標楷體" w:hAnsi="標楷體" w:hint="eastAsia"/>
        </w:rPr>
        <w:t>簽辦採購案件公文請註明擬動支之經費來源。</w:t>
      </w:r>
    </w:p>
    <w:p w14:paraId="7F55C276" w14:textId="77777777" w:rsidR="00D94437" w:rsidRDefault="00D94437" w:rsidP="00B213FE">
      <w:pPr>
        <w:pStyle w:val="aff9"/>
        <w:widowControl/>
        <w:numPr>
          <w:ilvl w:val="3"/>
          <w:numId w:val="56"/>
        </w:numPr>
        <w:ind w:leftChars="0" w:left="709"/>
        <w:rPr>
          <w:rFonts w:ascii="標楷體" w:eastAsia="標楷體" w:hAnsi="標楷體"/>
        </w:rPr>
      </w:pPr>
      <w:r>
        <w:rPr>
          <w:rFonts w:ascii="標楷體" w:eastAsia="標楷體" w:hAnsi="標楷體" w:hint="eastAsia"/>
        </w:rPr>
        <w:t>工程倘有廢料，依預算法第59條規定不得逕行折抵工程款，有價廢料收入應另行繳庫，不可收支作抵。</w:t>
      </w:r>
    </w:p>
    <w:p w14:paraId="181219C9" w14:textId="77777777" w:rsidR="00D94437" w:rsidRDefault="00D94437" w:rsidP="00B213FE">
      <w:pPr>
        <w:pStyle w:val="aff9"/>
        <w:widowControl/>
        <w:numPr>
          <w:ilvl w:val="3"/>
          <w:numId w:val="56"/>
        </w:numPr>
        <w:ind w:leftChars="0" w:left="709"/>
        <w:rPr>
          <w:rFonts w:ascii="標楷體" w:eastAsia="標楷體" w:hAnsi="標楷體"/>
        </w:rPr>
      </w:pPr>
      <w:r>
        <w:rPr>
          <w:rFonts w:ascii="標楷體" w:eastAsia="標楷體" w:hAnsi="標楷體" w:hint="eastAsia"/>
        </w:rPr>
        <w:t>估驗、查驗及初驗尚非正式驗收之必經程序，非屬監辦之範圍。建請勿將估驗、查驗及初驗之通知與正式驗收指派主驗人併案簽呈。</w:t>
      </w:r>
    </w:p>
    <w:p w14:paraId="097403AC" w14:textId="2787E791" w:rsidR="00D94437" w:rsidRDefault="00D94437" w:rsidP="00B213FE">
      <w:pPr>
        <w:pStyle w:val="aff9"/>
        <w:widowControl/>
        <w:numPr>
          <w:ilvl w:val="3"/>
          <w:numId w:val="56"/>
        </w:numPr>
        <w:ind w:leftChars="0" w:left="709"/>
        <w:rPr>
          <w:rFonts w:ascii="標楷體" w:eastAsia="標楷體" w:hAnsi="標楷體"/>
        </w:rPr>
      </w:pPr>
      <w:r>
        <w:rPr>
          <w:rFonts w:ascii="標楷體" w:eastAsia="標楷體" w:hAnsi="標楷體" w:hint="eastAsia"/>
        </w:rPr>
        <w:t>依據政府採購法施行細則第13條規定，不可意圖分批辦理15萬以上之採購；如同一年度相同性質之項目金額已達15萬元以上，請併同辦理招標事宜。</w:t>
      </w:r>
    </w:p>
    <w:p w14:paraId="54522ED6" w14:textId="1A6EE455" w:rsidR="00232F49" w:rsidRPr="00D94437" w:rsidRDefault="00D94437" w:rsidP="00B213FE">
      <w:pPr>
        <w:pStyle w:val="aff9"/>
        <w:widowControl/>
        <w:numPr>
          <w:ilvl w:val="3"/>
          <w:numId w:val="56"/>
        </w:numPr>
        <w:ind w:leftChars="0" w:left="709"/>
        <w:rPr>
          <w:rFonts w:ascii="標楷體" w:eastAsia="標楷體" w:hAnsi="標楷體"/>
        </w:rPr>
      </w:pPr>
      <w:r w:rsidRPr="00D94437">
        <w:rPr>
          <w:rFonts w:ascii="標楷體" w:eastAsia="標楷體" w:hAnsi="標楷體" w:hint="eastAsia"/>
        </w:rPr>
        <w:t>採購案件於經費結報時，應依契約規範檢附契約價金給付及驗收條件相關書面資料以供審核</w:t>
      </w:r>
      <w:r>
        <w:rPr>
          <w:rFonts w:ascii="標楷體" w:eastAsia="標楷體" w:hAnsi="標楷體" w:hint="eastAsia"/>
        </w:rPr>
        <w:t>。</w:t>
      </w:r>
    </w:p>
    <w:p w14:paraId="6BD5AAE7" w14:textId="77777777" w:rsidR="00577AD8" w:rsidRDefault="007353E7">
      <w:pPr>
        <w:widowControl/>
        <w:rPr>
          <w:rFonts w:eastAsia="標楷體"/>
          <w:szCs w:val="24"/>
        </w:rPr>
      </w:pPr>
      <w:r>
        <w:rPr>
          <w:rFonts w:eastAsia="標楷體"/>
          <w:szCs w:val="24"/>
        </w:rPr>
        <w:br w:type="page"/>
      </w:r>
    </w:p>
    <w:p w14:paraId="7F0A3DA6" w14:textId="77777777" w:rsidR="00577AD8" w:rsidRPr="00BE58C7" w:rsidRDefault="00577AD8" w:rsidP="00577AD8">
      <w:pPr>
        <w:spacing w:line="360" w:lineRule="exact"/>
        <w:jc w:val="center"/>
        <w:rPr>
          <w:rFonts w:eastAsia="標楷體"/>
          <w:sz w:val="28"/>
          <w:szCs w:val="28"/>
        </w:rPr>
      </w:pPr>
      <w:r w:rsidRPr="00BE58C7">
        <w:rPr>
          <w:rFonts w:eastAsia="標楷體"/>
          <w:sz w:val="28"/>
          <w:szCs w:val="28"/>
        </w:rPr>
        <w:lastRenderedPageBreak/>
        <w:t>報告單位：</w:t>
      </w:r>
      <w:r>
        <w:rPr>
          <w:rFonts w:eastAsia="標楷體"/>
          <w:sz w:val="28"/>
          <w:szCs w:val="28"/>
        </w:rPr>
        <w:t>綜合規劃小組</w:t>
      </w:r>
    </w:p>
    <w:p w14:paraId="44B9D946" w14:textId="77777777" w:rsidR="00037EE7" w:rsidRDefault="00037EE7" w:rsidP="00B213FE">
      <w:pPr>
        <w:pStyle w:val="aff9"/>
        <w:numPr>
          <w:ilvl w:val="0"/>
          <w:numId w:val="61"/>
        </w:numPr>
        <w:spacing w:line="360" w:lineRule="exact"/>
        <w:ind w:leftChars="0"/>
        <w:jc w:val="both"/>
        <w:rPr>
          <w:rFonts w:eastAsia="標楷體"/>
          <w:b/>
          <w:bCs/>
        </w:rPr>
      </w:pPr>
      <w:r>
        <w:rPr>
          <w:rFonts w:eastAsia="標楷體"/>
          <w:b/>
          <w:bCs/>
        </w:rPr>
        <w:t>1</w:t>
      </w:r>
      <w:r>
        <w:rPr>
          <w:rFonts w:eastAsia="標楷體" w:hint="eastAsia"/>
          <w:b/>
          <w:bCs/>
        </w:rPr>
        <w:t>月工作重點</w:t>
      </w:r>
      <w:r>
        <w:rPr>
          <w:rFonts w:eastAsia="標楷體"/>
          <w:b/>
          <w:bCs/>
        </w:rPr>
        <w:t>(1</w:t>
      </w:r>
      <w:r>
        <w:rPr>
          <w:rFonts w:eastAsia="標楷體" w:hint="eastAsia"/>
          <w:b/>
          <w:bCs/>
        </w:rPr>
        <w:t>月</w:t>
      </w:r>
      <w:r>
        <w:rPr>
          <w:rFonts w:eastAsia="標楷體"/>
          <w:b/>
          <w:bCs/>
        </w:rPr>
        <w:t>1</w:t>
      </w:r>
      <w:r>
        <w:rPr>
          <w:rFonts w:eastAsia="標楷體" w:hint="eastAsia"/>
          <w:b/>
          <w:bCs/>
        </w:rPr>
        <w:t>日至</w:t>
      </w:r>
      <w:r>
        <w:rPr>
          <w:rFonts w:eastAsia="標楷體"/>
          <w:b/>
          <w:bCs/>
        </w:rPr>
        <w:t>1</w:t>
      </w:r>
      <w:r>
        <w:rPr>
          <w:rFonts w:eastAsia="標楷體" w:hint="eastAsia"/>
          <w:b/>
          <w:bCs/>
        </w:rPr>
        <w:t>月</w:t>
      </w:r>
      <w:r>
        <w:rPr>
          <w:rFonts w:eastAsia="標楷體"/>
          <w:b/>
          <w:bCs/>
        </w:rPr>
        <w:t>31</w:t>
      </w:r>
      <w:r>
        <w:rPr>
          <w:rFonts w:eastAsia="標楷體" w:hint="eastAsia"/>
          <w:b/>
          <w:bCs/>
        </w:rPr>
        <w:t>日</w:t>
      </w:r>
      <w:r>
        <w:rPr>
          <w:rFonts w:eastAsia="標楷體"/>
          <w:b/>
          <w:bCs/>
        </w:rPr>
        <w:t>)</w:t>
      </w:r>
    </w:p>
    <w:p w14:paraId="28D1272D" w14:textId="77777777" w:rsidR="00037EE7" w:rsidRDefault="00037EE7" w:rsidP="00B213FE">
      <w:pPr>
        <w:pStyle w:val="aff9"/>
        <w:numPr>
          <w:ilvl w:val="0"/>
          <w:numId w:val="58"/>
        </w:numPr>
        <w:spacing w:line="360" w:lineRule="exact"/>
        <w:ind w:leftChars="0" w:left="709" w:hanging="567"/>
        <w:jc w:val="both"/>
        <w:rPr>
          <w:rFonts w:eastAsia="標楷體"/>
        </w:rPr>
      </w:pPr>
      <w:r>
        <w:rPr>
          <w:rFonts w:eastAsia="標楷體" w:hint="eastAsia"/>
        </w:rPr>
        <w:t>綜整各組室</w:t>
      </w:r>
      <w:r>
        <w:rPr>
          <w:rFonts w:eastAsia="標楷體"/>
        </w:rPr>
        <w:t>114</w:t>
      </w:r>
      <w:r>
        <w:rPr>
          <w:rFonts w:eastAsia="標楷體" w:hint="eastAsia"/>
        </w:rPr>
        <w:t>年業務推動計畫報告於本年</w:t>
      </w:r>
      <w:r>
        <w:rPr>
          <w:rFonts w:eastAsia="標楷體"/>
        </w:rPr>
        <w:t>1</w:t>
      </w:r>
      <w:r>
        <w:rPr>
          <w:rFonts w:eastAsia="標楷體" w:hint="eastAsia"/>
        </w:rPr>
        <w:t>月</w:t>
      </w:r>
      <w:r>
        <w:rPr>
          <w:rFonts w:eastAsia="標楷體"/>
        </w:rPr>
        <w:t>6</w:t>
      </w:r>
      <w:r>
        <w:rPr>
          <w:rFonts w:eastAsia="標楷體" w:hint="eastAsia"/>
        </w:rPr>
        <w:t>日擴大館務會報。另</w:t>
      </w:r>
      <w:r>
        <w:rPr>
          <w:rFonts w:eastAsia="標楷體"/>
        </w:rPr>
        <w:t>,114</w:t>
      </w:r>
      <w:r>
        <w:rPr>
          <w:rFonts w:eastAsia="標楷體" w:hint="eastAsia"/>
        </w:rPr>
        <w:t>年業務推動計畫各組室報告及會議紀錄已上傳至本館新</w:t>
      </w:r>
      <w:r>
        <w:rPr>
          <w:rFonts w:eastAsia="標楷體"/>
        </w:rPr>
        <w:t>EIP</w:t>
      </w:r>
      <w:r>
        <w:rPr>
          <w:rFonts w:eastAsia="標楷體" w:hint="eastAsia"/>
        </w:rPr>
        <w:t>系統供全館參閱。</w:t>
      </w:r>
    </w:p>
    <w:p w14:paraId="7AD8AD87" w14:textId="77777777" w:rsidR="00037EE7" w:rsidRDefault="00037EE7" w:rsidP="00B213FE">
      <w:pPr>
        <w:pStyle w:val="aff9"/>
        <w:numPr>
          <w:ilvl w:val="0"/>
          <w:numId w:val="58"/>
        </w:numPr>
        <w:spacing w:line="360" w:lineRule="exact"/>
        <w:ind w:leftChars="0" w:left="709" w:hanging="567"/>
        <w:jc w:val="both"/>
        <w:rPr>
          <w:rFonts w:eastAsia="標楷體"/>
        </w:rPr>
      </w:pPr>
      <w:r>
        <w:rPr>
          <w:rFonts w:eastAsia="標楷體" w:hint="eastAsia"/>
        </w:rPr>
        <w:t>完成</w:t>
      </w:r>
      <w:r>
        <w:rPr>
          <w:rFonts w:eastAsia="標楷體"/>
        </w:rPr>
        <w:t>113</w:t>
      </w:r>
      <w:r>
        <w:rPr>
          <w:rFonts w:eastAsia="標楷體" w:hint="eastAsia"/>
        </w:rPr>
        <w:t>年</w:t>
      </w:r>
      <w:r>
        <w:rPr>
          <w:rFonts w:eastAsia="標楷體"/>
        </w:rPr>
        <w:t>9-12</w:t>
      </w:r>
      <w:r>
        <w:rPr>
          <w:rFonts w:eastAsia="標楷體" w:hint="eastAsia"/>
        </w:rPr>
        <w:t>月大事紀並上傳本館官網。</w:t>
      </w:r>
    </w:p>
    <w:p w14:paraId="65861F7C" w14:textId="77777777" w:rsidR="00037EE7" w:rsidRDefault="00037EE7" w:rsidP="00B213FE">
      <w:pPr>
        <w:pStyle w:val="aff9"/>
        <w:numPr>
          <w:ilvl w:val="0"/>
          <w:numId w:val="58"/>
        </w:numPr>
        <w:spacing w:line="360" w:lineRule="exact"/>
        <w:ind w:leftChars="0" w:left="709" w:hanging="567"/>
        <w:jc w:val="both"/>
        <w:rPr>
          <w:rFonts w:eastAsia="標楷體"/>
        </w:rPr>
      </w:pPr>
      <w:r>
        <w:rPr>
          <w:rFonts w:eastAsia="標楷體" w:hint="eastAsia"/>
        </w:rPr>
        <w:t>本館申請行政院重大公共建設計畫</w:t>
      </w:r>
      <w:r>
        <w:rPr>
          <w:rFonts w:eastAsia="標楷體"/>
        </w:rPr>
        <w:t>115-120</w:t>
      </w:r>
      <w:r>
        <w:rPr>
          <w:rFonts w:eastAsia="標楷體" w:hint="eastAsia"/>
        </w:rPr>
        <w:t>年「高雄全齡樂活˙綠能科普園區計畫」，本年</w:t>
      </w:r>
      <w:r>
        <w:rPr>
          <w:rFonts w:eastAsia="標楷體"/>
        </w:rPr>
        <w:t>1</w:t>
      </w:r>
      <w:r>
        <w:rPr>
          <w:rFonts w:eastAsia="標楷體" w:hint="eastAsia"/>
        </w:rPr>
        <w:t>月</w:t>
      </w:r>
      <w:r>
        <w:rPr>
          <w:rFonts w:eastAsia="標楷體"/>
        </w:rPr>
        <w:t>6</w:t>
      </w:r>
      <w:r>
        <w:rPr>
          <w:rFonts w:eastAsia="標楷體" w:hint="eastAsia"/>
        </w:rPr>
        <w:t>日教育部電話通知已收到國家發展委員會以電子郵件提供各部會對於「高雄全齡樂活．綠能科普園區計畫</w:t>
      </w:r>
      <w:r>
        <w:rPr>
          <w:rFonts w:eastAsia="標楷體"/>
        </w:rPr>
        <w:t>(</w:t>
      </w:r>
      <w:r>
        <w:rPr>
          <w:rFonts w:eastAsia="標楷體" w:hint="eastAsia"/>
        </w:rPr>
        <w:t>草案</w:t>
      </w:r>
      <w:r>
        <w:rPr>
          <w:rFonts w:eastAsia="標楷體"/>
        </w:rPr>
        <w:t>)</w:t>
      </w:r>
      <w:r>
        <w:rPr>
          <w:rFonts w:eastAsia="標楷體" w:hint="eastAsia"/>
        </w:rPr>
        <w:t>」審查意見，本館於本年</w:t>
      </w:r>
      <w:r>
        <w:rPr>
          <w:rFonts w:eastAsia="標楷體"/>
        </w:rPr>
        <w:t>1</w:t>
      </w:r>
      <w:r>
        <w:rPr>
          <w:rFonts w:eastAsia="標楷體" w:hint="eastAsia"/>
        </w:rPr>
        <w:t>月</w:t>
      </w:r>
      <w:r>
        <w:rPr>
          <w:rFonts w:eastAsia="標楷體"/>
        </w:rPr>
        <w:t>8</w:t>
      </w:r>
      <w:r>
        <w:rPr>
          <w:rFonts w:eastAsia="標楷體" w:hint="eastAsia"/>
        </w:rPr>
        <w:t>日將「回復意見及擬辦情形彙整表」以電郵傳復教育部，經教育部審查完畢後於</w:t>
      </w:r>
      <w:r>
        <w:rPr>
          <w:rFonts w:eastAsia="標楷體"/>
        </w:rPr>
        <w:t>1</w:t>
      </w:r>
      <w:r>
        <w:rPr>
          <w:rFonts w:eastAsia="標楷體" w:hint="eastAsia"/>
        </w:rPr>
        <w:t>月</w:t>
      </w:r>
      <w:r>
        <w:rPr>
          <w:rFonts w:eastAsia="標楷體"/>
        </w:rPr>
        <w:t>10</w:t>
      </w:r>
      <w:r>
        <w:rPr>
          <w:rFonts w:eastAsia="標楷體" w:hint="eastAsia"/>
        </w:rPr>
        <w:t>日函復國家發展委員會。</w:t>
      </w:r>
    </w:p>
    <w:p w14:paraId="6572B33C" w14:textId="77777777" w:rsidR="00037EE7" w:rsidRDefault="00037EE7" w:rsidP="00B213FE">
      <w:pPr>
        <w:pStyle w:val="aff9"/>
        <w:numPr>
          <w:ilvl w:val="0"/>
          <w:numId w:val="58"/>
        </w:numPr>
        <w:spacing w:line="360" w:lineRule="exact"/>
        <w:ind w:leftChars="0" w:left="709" w:hanging="567"/>
        <w:jc w:val="both"/>
        <w:rPr>
          <w:rFonts w:eastAsia="標楷體"/>
        </w:rPr>
      </w:pPr>
      <w:r>
        <w:rPr>
          <w:rFonts w:eastAsia="標楷體" w:hint="eastAsia"/>
        </w:rPr>
        <w:t>完成</w:t>
      </w:r>
      <w:r>
        <w:rPr>
          <w:rFonts w:eastAsia="標楷體"/>
        </w:rPr>
        <w:t>113</w:t>
      </w:r>
      <w:r>
        <w:rPr>
          <w:rFonts w:eastAsia="標楷體" w:hint="eastAsia"/>
        </w:rPr>
        <w:t>年年報編輯作業與印製，並上傳本館官網。</w:t>
      </w:r>
    </w:p>
    <w:p w14:paraId="7C52E0CE" w14:textId="77777777" w:rsidR="00037EE7" w:rsidRDefault="00037EE7" w:rsidP="00B213FE">
      <w:pPr>
        <w:pStyle w:val="aff9"/>
        <w:numPr>
          <w:ilvl w:val="0"/>
          <w:numId w:val="58"/>
        </w:numPr>
        <w:spacing w:line="360" w:lineRule="exact"/>
        <w:ind w:leftChars="0" w:left="709" w:hanging="567"/>
        <w:jc w:val="both"/>
        <w:rPr>
          <w:rFonts w:eastAsia="標楷體"/>
        </w:rPr>
      </w:pPr>
      <w:r>
        <w:rPr>
          <w:rFonts w:eastAsia="標楷體" w:hint="eastAsia"/>
        </w:rPr>
        <w:t>綜規小組依據教育部終身教育司本年</w:t>
      </w:r>
      <w:r>
        <w:rPr>
          <w:rFonts w:eastAsia="標楷體"/>
        </w:rPr>
        <w:t>1</w:t>
      </w:r>
      <w:r>
        <w:rPr>
          <w:rFonts w:eastAsia="標楷體" w:hint="eastAsia"/>
        </w:rPr>
        <w:t>月</w:t>
      </w:r>
      <w:r>
        <w:rPr>
          <w:rFonts w:eastAsia="標楷體"/>
        </w:rPr>
        <w:t>2</w:t>
      </w:r>
      <w:r>
        <w:rPr>
          <w:rFonts w:eastAsia="標楷體" w:hint="eastAsia"/>
        </w:rPr>
        <w:t>日來函檢附「</w:t>
      </w:r>
      <w:r>
        <w:rPr>
          <w:rFonts w:eastAsia="標楷體"/>
        </w:rPr>
        <w:t>114</w:t>
      </w:r>
      <w:r>
        <w:rPr>
          <w:rFonts w:eastAsia="標楷體" w:hint="eastAsia"/>
        </w:rPr>
        <w:t>年度關鍵策略目標及關鍵績效指標設定之建議」，於</w:t>
      </w:r>
      <w:r>
        <w:rPr>
          <w:rFonts w:eastAsia="標楷體"/>
        </w:rPr>
        <w:t>1</w:t>
      </w:r>
      <w:r>
        <w:rPr>
          <w:rFonts w:eastAsia="標楷體" w:hint="eastAsia"/>
        </w:rPr>
        <w:t>月</w:t>
      </w:r>
      <w:r>
        <w:rPr>
          <w:rFonts w:eastAsia="標楷體"/>
        </w:rPr>
        <w:t>8</w:t>
      </w:r>
      <w:r>
        <w:rPr>
          <w:rFonts w:eastAsia="標楷體" w:hint="eastAsia"/>
        </w:rPr>
        <w:t>日由吳副館長主持召開「</w:t>
      </w:r>
      <w:r>
        <w:rPr>
          <w:rFonts w:eastAsia="標楷體"/>
        </w:rPr>
        <w:t>114</w:t>
      </w:r>
      <w:r>
        <w:rPr>
          <w:rFonts w:eastAsia="標楷體" w:hint="eastAsia"/>
        </w:rPr>
        <w:t>年績效目標設定會議」，討論各組室提供之本館</w:t>
      </w:r>
      <w:r>
        <w:rPr>
          <w:rFonts w:eastAsia="標楷體"/>
        </w:rPr>
        <w:t>114</w:t>
      </w:r>
      <w:r>
        <w:rPr>
          <w:rFonts w:eastAsia="標楷體" w:hint="eastAsia"/>
        </w:rPr>
        <w:t>年績效目標初稿，並依會議決議修正後於</w:t>
      </w:r>
      <w:r>
        <w:rPr>
          <w:rFonts w:eastAsia="標楷體"/>
        </w:rPr>
        <w:t>1</w:t>
      </w:r>
      <w:r>
        <w:rPr>
          <w:rFonts w:eastAsia="標楷體" w:hint="eastAsia"/>
        </w:rPr>
        <w:t>月</w:t>
      </w:r>
      <w:r>
        <w:rPr>
          <w:rFonts w:eastAsia="標楷體"/>
        </w:rPr>
        <w:t>16</w:t>
      </w:r>
      <w:r>
        <w:rPr>
          <w:rFonts w:eastAsia="標楷體" w:hint="eastAsia"/>
        </w:rPr>
        <w:t>日輿情會議中報告；經提本館</w:t>
      </w:r>
      <w:r>
        <w:rPr>
          <w:rFonts w:eastAsia="標楷體"/>
        </w:rPr>
        <w:t>20250122</w:t>
      </w:r>
      <w:r>
        <w:rPr>
          <w:rFonts w:eastAsia="標楷體" w:hint="eastAsia"/>
        </w:rPr>
        <w:t>第</w:t>
      </w:r>
      <w:r>
        <w:rPr>
          <w:rFonts w:eastAsia="標楷體"/>
        </w:rPr>
        <w:t>2</w:t>
      </w:r>
      <w:r>
        <w:rPr>
          <w:rFonts w:eastAsia="標楷體" w:hint="eastAsia"/>
        </w:rPr>
        <w:t>次館務會報臨時動議討論，依據決議事項修正並簽奉核可後，依教育部來函指示於本年</w:t>
      </w:r>
      <w:r>
        <w:rPr>
          <w:rFonts w:eastAsia="標楷體"/>
        </w:rPr>
        <w:t>1</w:t>
      </w:r>
      <w:r>
        <w:rPr>
          <w:rFonts w:eastAsia="標楷體" w:hint="eastAsia"/>
        </w:rPr>
        <w:t>月</w:t>
      </w:r>
      <w:r>
        <w:rPr>
          <w:rFonts w:eastAsia="標楷體"/>
        </w:rPr>
        <w:t>23</w:t>
      </w:r>
      <w:r>
        <w:rPr>
          <w:rFonts w:eastAsia="標楷體" w:hint="eastAsia"/>
        </w:rPr>
        <w:t>日以電子郵件傳送終身教育司彙辦。</w:t>
      </w:r>
    </w:p>
    <w:p w14:paraId="12874124" w14:textId="77777777" w:rsidR="00037EE7" w:rsidRDefault="00037EE7" w:rsidP="00B213FE">
      <w:pPr>
        <w:pStyle w:val="aff9"/>
        <w:numPr>
          <w:ilvl w:val="0"/>
          <w:numId w:val="58"/>
        </w:numPr>
        <w:spacing w:line="360" w:lineRule="exact"/>
        <w:ind w:leftChars="0" w:left="709" w:hanging="567"/>
        <w:jc w:val="both"/>
        <w:rPr>
          <w:rFonts w:eastAsia="標楷體"/>
        </w:rPr>
      </w:pPr>
      <w:r>
        <w:rPr>
          <w:rFonts w:eastAsia="標楷體" w:hint="eastAsia"/>
        </w:rPr>
        <w:t>完成綜規小組</w:t>
      </w:r>
      <w:r>
        <w:rPr>
          <w:rFonts w:eastAsia="標楷體"/>
        </w:rPr>
        <w:t>115</w:t>
      </w:r>
      <w:r>
        <w:rPr>
          <w:rFonts w:eastAsia="標楷體" w:hint="eastAsia"/>
        </w:rPr>
        <w:t>年概算籌編作業。</w:t>
      </w:r>
    </w:p>
    <w:p w14:paraId="69DAB0C2" w14:textId="77777777" w:rsidR="00037EE7" w:rsidRDefault="00037EE7" w:rsidP="00B213FE">
      <w:pPr>
        <w:pStyle w:val="aff9"/>
        <w:numPr>
          <w:ilvl w:val="0"/>
          <w:numId w:val="58"/>
        </w:numPr>
        <w:spacing w:line="360" w:lineRule="exact"/>
        <w:ind w:leftChars="0" w:left="709" w:hanging="567"/>
        <w:jc w:val="both"/>
        <w:rPr>
          <w:rFonts w:eastAsia="標楷體"/>
        </w:rPr>
      </w:pPr>
      <w:r>
        <w:rPr>
          <w:rFonts w:eastAsia="標楷體" w:hint="eastAsia"/>
        </w:rPr>
        <w:t>本館</w:t>
      </w:r>
      <w:r>
        <w:rPr>
          <w:rFonts w:eastAsia="標楷體"/>
        </w:rPr>
        <w:t>113</w:t>
      </w:r>
      <w:r>
        <w:rPr>
          <w:rFonts w:eastAsia="標楷體" w:hint="eastAsia"/>
        </w:rPr>
        <w:t>年報</w:t>
      </w:r>
      <w:r>
        <w:rPr>
          <w:rFonts w:eastAsia="標楷體"/>
        </w:rPr>
        <w:t>(</w:t>
      </w:r>
      <w:r>
        <w:rPr>
          <w:rFonts w:eastAsia="標楷體" w:hint="eastAsia"/>
        </w:rPr>
        <w:t>紙本</w:t>
      </w:r>
      <w:r>
        <w:rPr>
          <w:rFonts w:eastAsia="標楷體"/>
        </w:rPr>
        <w:t>)100</w:t>
      </w:r>
      <w:r>
        <w:rPr>
          <w:rFonts w:eastAsia="標楷體" w:hint="eastAsia"/>
        </w:rPr>
        <w:t>本已完成交貨，本出版品後續將登錄電子表單系統供全館同仁申請領用。</w:t>
      </w:r>
    </w:p>
    <w:p w14:paraId="05BBE28A" w14:textId="77777777" w:rsidR="00037EE7" w:rsidRDefault="00037EE7" w:rsidP="00B213FE">
      <w:pPr>
        <w:pStyle w:val="aff9"/>
        <w:numPr>
          <w:ilvl w:val="0"/>
          <w:numId w:val="58"/>
        </w:numPr>
        <w:spacing w:line="360" w:lineRule="exact"/>
        <w:ind w:leftChars="0" w:left="709" w:hanging="567"/>
        <w:jc w:val="both"/>
        <w:rPr>
          <w:rFonts w:eastAsia="標楷體"/>
        </w:rPr>
      </w:pPr>
      <w:r>
        <w:rPr>
          <w:rFonts w:eastAsia="標楷體" w:hint="eastAsia"/>
        </w:rPr>
        <w:t>完成提報專案辦公室科技創新服務</w:t>
      </w:r>
      <w:r>
        <w:rPr>
          <w:rFonts w:eastAsia="標楷體"/>
        </w:rPr>
        <w:t>115</w:t>
      </w:r>
      <w:r>
        <w:rPr>
          <w:rFonts w:eastAsia="標楷體" w:hint="eastAsia"/>
        </w:rPr>
        <w:t>年度綱要計畫「落實科技共融、實踐永續幸福社會</w:t>
      </w:r>
      <w:r>
        <w:rPr>
          <w:rFonts w:eastAsia="標楷體"/>
        </w:rPr>
        <w:t>-</w:t>
      </w:r>
      <w:r>
        <w:rPr>
          <w:rFonts w:eastAsia="標楷體" w:hint="eastAsia"/>
        </w:rPr>
        <w:t>國立社教機構科技創新服務計畫（</w:t>
      </w:r>
      <w:r>
        <w:rPr>
          <w:rFonts w:eastAsia="標楷體"/>
        </w:rPr>
        <w:t>2</w:t>
      </w:r>
      <w:r>
        <w:rPr>
          <w:rFonts w:eastAsia="標楷體" w:hint="eastAsia"/>
        </w:rPr>
        <w:t>∕</w:t>
      </w:r>
      <w:r>
        <w:rPr>
          <w:rFonts w:eastAsia="標楷體"/>
        </w:rPr>
        <w:t>4</w:t>
      </w:r>
      <w:r>
        <w:rPr>
          <w:rFonts w:eastAsia="標楷體" w:hint="eastAsia"/>
        </w:rPr>
        <w:t>）」；另外為辦理</w:t>
      </w:r>
      <w:r>
        <w:rPr>
          <w:rFonts w:eastAsia="標楷體"/>
        </w:rPr>
        <w:t>114</w:t>
      </w:r>
      <w:r>
        <w:rPr>
          <w:rFonts w:eastAsia="標楷體" w:hint="eastAsia"/>
        </w:rPr>
        <w:t>年「運用數位科技促進公眾參與未來」子計畫二「建置科工館專屬虛擬智能系統」，經邀集本館各組室討論行政協助需求，將財務、採購、企考等範圍納入智能系統</w:t>
      </w:r>
      <w:r>
        <w:rPr>
          <w:rFonts w:eastAsia="標楷體"/>
        </w:rPr>
        <w:t>(</w:t>
      </w:r>
      <w:r>
        <w:rPr>
          <w:rFonts w:eastAsia="標楷體" w:hint="eastAsia"/>
        </w:rPr>
        <w:t>行政協助</w:t>
      </w:r>
      <w:r>
        <w:rPr>
          <w:rFonts w:eastAsia="標楷體"/>
        </w:rPr>
        <w:t>)</w:t>
      </w:r>
      <w:r>
        <w:rPr>
          <w:rFonts w:eastAsia="標楷體" w:hint="eastAsia"/>
        </w:rPr>
        <w:t>規劃案需求，並於本年</w:t>
      </w:r>
      <w:r>
        <w:rPr>
          <w:rFonts w:eastAsia="標楷體"/>
        </w:rPr>
        <w:t>1</w:t>
      </w:r>
      <w:r>
        <w:rPr>
          <w:rFonts w:eastAsia="標楷體" w:hint="eastAsia"/>
        </w:rPr>
        <w:t>月</w:t>
      </w:r>
      <w:r>
        <w:rPr>
          <w:rFonts w:eastAsia="標楷體"/>
        </w:rPr>
        <w:t>2</w:t>
      </w:r>
      <w:r>
        <w:rPr>
          <w:rFonts w:eastAsia="標楷體" w:hint="eastAsia"/>
        </w:rPr>
        <w:t>日將需求說明書</w:t>
      </w:r>
      <w:r>
        <w:rPr>
          <w:rFonts w:eastAsia="標楷體"/>
        </w:rPr>
        <w:t>(</w:t>
      </w:r>
      <w:r>
        <w:rPr>
          <w:rFonts w:eastAsia="標楷體" w:hint="eastAsia"/>
        </w:rPr>
        <w:t>草案</w:t>
      </w:r>
      <w:r>
        <w:rPr>
          <w:rFonts w:eastAsia="標楷體"/>
        </w:rPr>
        <w:t>)</w:t>
      </w:r>
      <w:r>
        <w:rPr>
          <w:rFonts w:eastAsia="標楷體" w:hint="eastAsia"/>
        </w:rPr>
        <w:t>提供公服組張簡組主任協助審視，完成</w:t>
      </w:r>
      <w:r>
        <w:rPr>
          <w:rFonts w:eastAsia="標楷體"/>
        </w:rPr>
        <w:t>114</w:t>
      </w:r>
      <w:r>
        <w:rPr>
          <w:rFonts w:eastAsia="標楷體" w:hint="eastAsia"/>
        </w:rPr>
        <w:t>年度「運用</w:t>
      </w:r>
      <w:r>
        <w:rPr>
          <w:rFonts w:eastAsia="標楷體"/>
        </w:rPr>
        <w:t>AI</w:t>
      </w:r>
      <w:r>
        <w:rPr>
          <w:rFonts w:eastAsia="標楷體" w:hint="eastAsia"/>
        </w:rPr>
        <w:t>人工智能系統服務」規劃設計採購案相關採購文件。</w:t>
      </w:r>
    </w:p>
    <w:p w14:paraId="13EE765E" w14:textId="77777777" w:rsidR="00037EE7" w:rsidRDefault="00037EE7" w:rsidP="00037EE7">
      <w:pPr>
        <w:pStyle w:val="aff9"/>
        <w:spacing w:line="360" w:lineRule="exact"/>
        <w:ind w:leftChars="0" w:left="1134"/>
        <w:jc w:val="both"/>
        <w:rPr>
          <w:rFonts w:eastAsia="標楷體"/>
        </w:rPr>
      </w:pPr>
    </w:p>
    <w:p w14:paraId="3E3FAA66" w14:textId="77777777" w:rsidR="00037EE7" w:rsidRDefault="00037EE7" w:rsidP="00B213FE">
      <w:pPr>
        <w:pStyle w:val="aff9"/>
        <w:numPr>
          <w:ilvl w:val="0"/>
          <w:numId w:val="61"/>
        </w:numPr>
        <w:spacing w:line="360" w:lineRule="exact"/>
        <w:ind w:leftChars="0" w:left="567" w:hanging="567"/>
        <w:jc w:val="both"/>
        <w:rPr>
          <w:rFonts w:eastAsia="標楷體"/>
          <w:b/>
          <w:bCs/>
        </w:rPr>
      </w:pPr>
      <w:r>
        <w:rPr>
          <w:rFonts w:eastAsia="標楷體"/>
          <w:b/>
          <w:bCs/>
        </w:rPr>
        <w:t>2</w:t>
      </w:r>
      <w:r>
        <w:rPr>
          <w:rFonts w:eastAsia="標楷體" w:hint="eastAsia"/>
          <w:b/>
          <w:bCs/>
        </w:rPr>
        <w:t>月工作重點</w:t>
      </w:r>
      <w:r>
        <w:rPr>
          <w:rFonts w:eastAsia="標楷體"/>
          <w:b/>
          <w:bCs/>
        </w:rPr>
        <w:t>(2</w:t>
      </w:r>
      <w:r>
        <w:rPr>
          <w:rFonts w:eastAsia="標楷體" w:hint="eastAsia"/>
          <w:b/>
          <w:bCs/>
        </w:rPr>
        <w:t>月</w:t>
      </w:r>
      <w:r>
        <w:rPr>
          <w:rFonts w:eastAsia="標楷體"/>
          <w:b/>
          <w:bCs/>
        </w:rPr>
        <w:t>1</w:t>
      </w:r>
      <w:r>
        <w:rPr>
          <w:rFonts w:eastAsia="標楷體" w:hint="eastAsia"/>
          <w:b/>
          <w:bCs/>
        </w:rPr>
        <w:t>日至</w:t>
      </w:r>
      <w:r>
        <w:rPr>
          <w:rFonts w:eastAsia="標楷體"/>
          <w:b/>
          <w:bCs/>
        </w:rPr>
        <w:t>2</w:t>
      </w:r>
      <w:r>
        <w:rPr>
          <w:rFonts w:eastAsia="標楷體" w:hint="eastAsia"/>
          <w:b/>
          <w:bCs/>
        </w:rPr>
        <w:t>月</w:t>
      </w:r>
      <w:r>
        <w:rPr>
          <w:rFonts w:eastAsia="標楷體"/>
          <w:b/>
          <w:bCs/>
        </w:rPr>
        <w:t>28</w:t>
      </w:r>
      <w:r>
        <w:rPr>
          <w:rFonts w:eastAsia="標楷體" w:hint="eastAsia"/>
          <w:b/>
          <w:bCs/>
        </w:rPr>
        <w:t>日</w:t>
      </w:r>
      <w:r>
        <w:rPr>
          <w:rFonts w:eastAsia="標楷體"/>
          <w:b/>
          <w:bCs/>
        </w:rPr>
        <w:t>)</w:t>
      </w:r>
    </w:p>
    <w:p w14:paraId="2B78D203" w14:textId="77777777" w:rsidR="00037EE7" w:rsidRDefault="00037EE7" w:rsidP="00B213FE">
      <w:pPr>
        <w:pStyle w:val="aff9"/>
        <w:numPr>
          <w:ilvl w:val="0"/>
          <w:numId w:val="59"/>
        </w:numPr>
        <w:spacing w:line="360" w:lineRule="exact"/>
        <w:ind w:leftChars="0" w:left="709" w:hanging="567"/>
        <w:jc w:val="both"/>
        <w:rPr>
          <w:rFonts w:eastAsia="標楷體"/>
        </w:rPr>
      </w:pPr>
      <w:r>
        <w:rPr>
          <w:rFonts w:eastAsia="標楷體" w:hint="eastAsia"/>
        </w:rPr>
        <w:t>依據</w:t>
      </w:r>
      <w:r>
        <w:rPr>
          <w:rFonts w:eastAsia="標楷體"/>
        </w:rPr>
        <w:t>113</w:t>
      </w:r>
      <w:r>
        <w:rPr>
          <w:rFonts w:eastAsia="標楷體" w:hint="eastAsia"/>
        </w:rPr>
        <w:t>年</w:t>
      </w:r>
      <w:r>
        <w:rPr>
          <w:rFonts w:eastAsia="標楷體"/>
        </w:rPr>
        <w:t>12</w:t>
      </w:r>
      <w:r>
        <w:rPr>
          <w:rFonts w:eastAsia="標楷體" w:hint="eastAsia"/>
        </w:rPr>
        <w:t>月</w:t>
      </w:r>
      <w:r>
        <w:rPr>
          <w:rFonts w:eastAsia="標楷體"/>
        </w:rPr>
        <w:t>9</w:t>
      </w:r>
      <w:r>
        <w:rPr>
          <w:rFonts w:eastAsia="標楷體" w:hint="eastAsia"/>
        </w:rPr>
        <w:t>日</w:t>
      </w:r>
      <w:r>
        <w:rPr>
          <w:rFonts w:eastAsia="標楷體"/>
        </w:rPr>
        <w:t>-12</w:t>
      </w:r>
      <w:r>
        <w:rPr>
          <w:rFonts w:eastAsia="標楷體" w:hint="eastAsia"/>
        </w:rPr>
        <w:t>月</w:t>
      </w:r>
      <w:r>
        <w:rPr>
          <w:rFonts w:eastAsia="標楷體"/>
        </w:rPr>
        <w:t>31</w:t>
      </w:r>
      <w:r>
        <w:rPr>
          <w:rFonts w:eastAsia="標楷體" w:hint="eastAsia"/>
        </w:rPr>
        <w:t>日各組室「</w:t>
      </w:r>
      <w:r>
        <w:rPr>
          <w:rFonts w:eastAsia="標楷體"/>
        </w:rPr>
        <w:t>114</w:t>
      </w:r>
      <w:r>
        <w:rPr>
          <w:rFonts w:eastAsia="標楷體" w:hint="eastAsia"/>
        </w:rPr>
        <w:t>本年度業務推動計畫報告」</w:t>
      </w:r>
      <w:r>
        <w:rPr>
          <w:rFonts w:eastAsia="標楷體"/>
        </w:rPr>
        <w:t>(</w:t>
      </w:r>
      <w:r>
        <w:rPr>
          <w:rFonts w:eastAsia="標楷體" w:hint="eastAsia"/>
        </w:rPr>
        <w:t>包含配合文化部</w:t>
      </w:r>
      <w:r>
        <w:rPr>
          <w:rFonts w:eastAsia="標楷體"/>
        </w:rPr>
        <w:t>115</w:t>
      </w:r>
      <w:r>
        <w:rPr>
          <w:rFonts w:eastAsia="標楷體" w:hint="eastAsia"/>
        </w:rPr>
        <w:t>年博物館認證</w:t>
      </w:r>
      <w:r>
        <w:rPr>
          <w:rFonts w:eastAsia="標楷體"/>
        </w:rPr>
        <w:t>6</w:t>
      </w:r>
      <w:r>
        <w:rPr>
          <w:rFonts w:eastAsia="標楷體" w:hint="eastAsia"/>
        </w:rPr>
        <w:t>大面向</w:t>
      </w:r>
      <w:r>
        <w:rPr>
          <w:rFonts w:eastAsia="標楷體"/>
        </w:rPr>
        <w:t>)</w:t>
      </w:r>
      <w:r>
        <w:rPr>
          <w:rFonts w:eastAsia="標楷體" w:hint="eastAsia"/>
        </w:rPr>
        <w:t>與會議紀錄，綜整本年度執行業務列入管考事項建議。其中蒐研組</w:t>
      </w:r>
      <w:r>
        <w:rPr>
          <w:rFonts w:eastAsia="標楷體"/>
        </w:rPr>
        <w:t>13</w:t>
      </w:r>
      <w:r>
        <w:rPr>
          <w:rFonts w:eastAsia="標楷體" w:hint="eastAsia"/>
        </w:rPr>
        <w:t>項、展示組</w:t>
      </w:r>
      <w:r>
        <w:rPr>
          <w:rFonts w:eastAsia="標楷體"/>
        </w:rPr>
        <w:t>12</w:t>
      </w:r>
      <w:r>
        <w:rPr>
          <w:rFonts w:eastAsia="標楷體" w:hint="eastAsia"/>
        </w:rPr>
        <w:t>項、科教組</w:t>
      </w:r>
      <w:r>
        <w:rPr>
          <w:rFonts w:eastAsia="標楷體"/>
        </w:rPr>
        <w:t>7</w:t>
      </w:r>
      <w:r>
        <w:rPr>
          <w:rFonts w:eastAsia="標楷體" w:hint="eastAsia"/>
        </w:rPr>
        <w:t>項、公服組</w:t>
      </w:r>
      <w:r>
        <w:rPr>
          <w:rFonts w:eastAsia="標楷體"/>
        </w:rPr>
        <w:t>9</w:t>
      </w:r>
      <w:r>
        <w:rPr>
          <w:rFonts w:eastAsia="標楷體" w:hint="eastAsia"/>
        </w:rPr>
        <w:t>項、秘書室</w:t>
      </w:r>
      <w:r>
        <w:rPr>
          <w:rFonts w:eastAsia="標楷體"/>
        </w:rPr>
        <w:t>4</w:t>
      </w:r>
      <w:r>
        <w:rPr>
          <w:rFonts w:eastAsia="標楷體" w:hint="eastAsia"/>
        </w:rPr>
        <w:t>項、綜規小組</w:t>
      </w:r>
      <w:r>
        <w:rPr>
          <w:rFonts w:eastAsia="標楷體"/>
        </w:rPr>
        <w:t>3</w:t>
      </w:r>
      <w:r>
        <w:rPr>
          <w:rFonts w:eastAsia="標楷體" w:hint="eastAsia"/>
        </w:rPr>
        <w:t>項、媒宣小組</w:t>
      </w:r>
      <w:r>
        <w:rPr>
          <w:rFonts w:eastAsia="標楷體"/>
        </w:rPr>
        <w:t>4</w:t>
      </w:r>
      <w:r>
        <w:rPr>
          <w:rFonts w:eastAsia="標楷體" w:hint="eastAsia"/>
        </w:rPr>
        <w:t>項，共計</w:t>
      </w:r>
      <w:r>
        <w:rPr>
          <w:rFonts w:eastAsia="標楷體"/>
        </w:rPr>
        <w:t>52</w:t>
      </w:r>
      <w:r>
        <w:rPr>
          <w:rFonts w:eastAsia="標楷體" w:hint="eastAsia"/>
        </w:rPr>
        <w:t>項。將於本年</w:t>
      </w:r>
      <w:r>
        <w:rPr>
          <w:rFonts w:eastAsia="標楷體"/>
        </w:rPr>
        <w:t>2</w:t>
      </w:r>
      <w:r>
        <w:rPr>
          <w:rFonts w:eastAsia="標楷體" w:hint="eastAsia"/>
        </w:rPr>
        <w:t>月</w:t>
      </w:r>
      <w:r>
        <w:rPr>
          <w:rFonts w:eastAsia="標楷體"/>
        </w:rPr>
        <w:t>13</w:t>
      </w:r>
      <w:r>
        <w:rPr>
          <w:rFonts w:eastAsia="標楷體" w:hint="eastAsia"/>
        </w:rPr>
        <w:t>日業務會報討論，討論通過後，將由秘書室執行管考。</w:t>
      </w:r>
    </w:p>
    <w:p w14:paraId="551D9774" w14:textId="77777777" w:rsidR="00037EE7" w:rsidRDefault="00037EE7" w:rsidP="00B213FE">
      <w:pPr>
        <w:pStyle w:val="aff9"/>
        <w:numPr>
          <w:ilvl w:val="0"/>
          <w:numId w:val="59"/>
        </w:numPr>
        <w:spacing w:line="360" w:lineRule="exact"/>
        <w:ind w:leftChars="0" w:left="709" w:hanging="567"/>
        <w:jc w:val="both"/>
        <w:rPr>
          <w:rFonts w:eastAsia="標楷體"/>
        </w:rPr>
      </w:pPr>
      <w:r>
        <w:rPr>
          <w:rFonts w:eastAsia="標楷體" w:hint="eastAsia"/>
        </w:rPr>
        <w:t>亞旭電腦股份有限公司與本館共同合作申請經濟部產業發展署「產業升級創新平台輔導計畫」之「亞灣</w:t>
      </w:r>
      <w:r>
        <w:rPr>
          <w:rFonts w:eastAsia="標楷體"/>
        </w:rPr>
        <w:t>5G</w:t>
      </w:r>
      <w:r>
        <w:rPr>
          <w:rFonts w:eastAsia="標楷體"/>
        </w:rPr>
        <w:t> </w:t>
      </w:r>
      <w:proofErr w:type="spellStart"/>
      <w:r>
        <w:rPr>
          <w:rFonts w:eastAsia="標楷體"/>
        </w:rPr>
        <w:t>AIoT</w:t>
      </w:r>
      <w:proofErr w:type="spellEnd"/>
      <w:r>
        <w:rPr>
          <w:rFonts w:eastAsia="標楷體" w:hint="eastAsia"/>
        </w:rPr>
        <w:t>國際商用化系統整合創新研發計畫」（本館為計畫成果試煉驗證場域），該公司於</w:t>
      </w:r>
      <w:r>
        <w:rPr>
          <w:rFonts w:eastAsia="標楷體"/>
        </w:rPr>
        <w:t>113</w:t>
      </w:r>
      <w:r>
        <w:rPr>
          <w:rFonts w:eastAsia="標楷體" w:hint="eastAsia"/>
        </w:rPr>
        <w:t>年</w:t>
      </w:r>
      <w:r>
        <w:rPr>
          <w:rFonts w:eastAsia="標楷體"/>
        </w:rPr>
        <w:t>10</w:t>
      </w:r>
      <w:r>
        <w:rPr>
          <w:rFonts w:eastAsia="標楷體" w:hint="eastAsia"/>
        </w:rPr>
        <w:t>月</w:t>
      </w:r>
      <w:r>
        <w:rPr>
          <w:rFonts w:eastAsia="標楷體"/>
        </w:rPr>
        <w:t>14</w:t>
      </w:r>
      <w:r>
        <w:rPr>
          <w:rFonts w:eastAsia="標楷體" w:hint="eastAsia"/>
        </w:rPr>
        <w:t>日將計畫書送產業升級創新平台專案辦公室審核。經綜規小組於網站查詢本案未獲經濟部產業發展署列入核定名單，且經電洽亞旭公司確認本計畫未通過核定，該公司將正式函知本館。</w:t>
      </w:r>
    </w:p>
    <w:p w14:paraId="6B48193A" w14:textId="77777777" w:rsidR="00037EE7" w:rsidRDefault="00037EE7" w:rsidP="00B213FE">
      <w:pPr>
        <w:pStyle w:val="aff9"/>
        <w:numPr>
          <w:ilvl w:val="0"/>
          <w:numId w:val="59"/>
        </w:numPr>
        <w:spacing w:line="360" w:lineRule="exact"/>
        <w:ind w:leftChars="0" w:left="709" w:hanging="567"/>
        <w:jc w:val="both"/>
        <w:rPr>
          <w:rFonts w:eastAsia="標楷體"/>
        </w:rPr>
      </w:pPr>
      <w:r>
        <w:rPr>
          <w:rFonts w:eastAsia="標楷體" w:hint="eastAsia"/>
        </w:rPr>
        <w:t>本館</w:t>
      </w:r>
      <w:r>
        <w:rPr>
          <w:rFonts w:eastAsia="標楷體"/>
        </w:rPr>
        <w:t>114</w:t>
      </w:r>
      <w:r>
        <w:rPr>
          <w:rFonts w:eastAsia="標楷體" w:hint="eastAsia"/>
        </w:rPr>
        <w:t>年績效目標評分表依教育部來函指示於本年</w:t>
      </w:r>
      <w:r>
        <w:rPr>
          <w:rFonts w:eastAsia="標楷體"/>
        </w:rPr>
        <w:t>1</w:t>
      </w:r>
      <w:r>
        <w:rPr>
          <w:rFonts w:eastAsia="標楷體" w:hint="eastAsia"/>
        </w:rPr>
        <w:t>月</w:t>
      </w:r>
      <w:r>
        <w:rPr>
          <w:rFonts w:eastAsia="標楷體"/>
        </w:rPr>
        <w:t>23</w:t>
      </w:r>
      <w:r>
        <w:rPr>
          <w:rFonts w:eastAsia="標楷體" w:hint="eastAsia"/>
        </w:rPr>
        <w:t>日以電子郵件傳送終身教育司彙辦，教育部終身教育司本年</w:t>
      </w:r>
      <w:r>
        <w:rPr>
          <w:rFonts w:eastAsia="標楷體"/>
        </w:rPr>
        <w:t>2</w:t>
      </w:r>
      <w:r>
        <w:rPr>
          <w:rFonts w:eastAsia="標楷體" w:hint="eastAsia"/>
        </w:rPr>
        <w:t>月</w:t>
      </w:r>
      <w:r>
        <w:rPr>
          <w:rFonts w:eastAsia="標楷體"/>
        </w:rPr>
        <w:t>3</w:t>
      </w:r>
      <w:r>
        <w:rPr>
          <w:rFonts w:eastAsia="標楷體" w:hint="eastAsia"/>
        </w:rPr>
        <w:t>日通知本館，其中關鍵績效指標「辦理滿意度調查」建議至少以</w:t>
      </w:r>
      <w:r>
        <w:rPr>
          <w:rFonts w:eastAsia="標楷體"/>
        </w:rPr>
        <w:t>113</w:t>
      </w:r>
      <w:r>
        <w:rPr>
          <w:rFonts w:eastAsia="標楷體" w:hint="eastAsia"/>
        </w:rPr>
        <w:t>年達成值為</w:t>
      </w:r>
      <w:r>
        <w:rPr>
          <w:rFonts w:eastAsia="標楷體"/>
        </w:rPr>
        <w:t>114</w:t>
      </w:r>
      <w:r>
        <w:rPr>
          <w:rFonts w:eastAsia="標楷體" w:hint="eastAsia"/>
        </w:rPr>
        <w:t>年目標值，經簽會公共服務組並奉核配合修正滿意度調查目標值，即回復教育部終身教育司。教育部終身教育司再於</w:t>
      </w:r>
      <w:r>
        <w:rPr>
          <w:rFonts w:eastAsia="標楷體"/>
        </w:rPr>
        <w:t>2</w:t>
      </w:r>
      <w:r>
        <w:rPr>
          <w:rFonts w:eastAsia="標楷體" w:hint="eastAsia"/>
        </w:rPr>
        <w:t>月</w:t>
      </w:r>
      <w:r>
        <w:rPr>
          <w:rFonts w:eastAsia="標楷體"/>
        </w:rPr>
        <w:t>6</w:t>
      </w:r>
      <w:r>
        <w:rPr>
          <w:rFonts w:eastAsia="標楷體" w:hint="eastAsia"/>
        </w:rPr>
        <w:t>日通知本館關鍵績效指標「研發成果」建議至少以</w:t>
      </w:r>
      <w:r>
        <w:rPr>
          <w:rFonts w:eastAsia="標楷體"/>
        </w:rPr>
        <w:t>113</w:t>
      </w:r>
      <w:r>
        <w:rPr>
          <w:rFonts w:eastAsia="標楷體" w:hint="eastAsia"/>
        </w:rPr>
        <w:t>年達成值為</w:t>
      </w:r>
      <w:r>
        <w:rPr>
          <w:rFonts w:eastAsia="標楷體"/>
        </w:rPr>
        <w:t>114</w:t>
      </w:r>
      <w:r>
        <w:rPr>
          <w:rFonts w:eastAsia="標楷體" w:hint="eastAsia"/>
        </w:rPr>
        <w:t>年目標值，及請各館新增關鍵績效指標「政府資料開放」</w:t>
      </w:r>
      <w:r>
        <w:rPr>
          <w:rFonts w:eastAsia="標楷體"/>
        </w:rPr>
        <w:t>(Open Data)</w:t>
      </w:r>
      <w:r>
        <w:rPr>
          <w:rFonts w:eastAsia="標楷體" w:hint="eastAsia"/>
        </w:rPr>
        <w:t>。</w:t>
      </w:r>
    </w:p>
    <w:p w14:paraId="47FCA8FA" w14:textId="77777777" w:rsidR="00037EE7" w:rsidRDefault="00037EE7" w:rsidP="00B213FE">
      <w:pPr>
        <w:pStyle w:val="aff9"/>
        <w:numPr>
          <w:ilvl w:val="0"/>
          <w:numId w:val="59"/>
        </w:numPr>
        <w:spacing w:line="360" w:lineRule="exact"/>
        <w:ind w:leftChars="0" w:left="709" w:hanging="567"/>
        <w:jc w:val="both"/>
        <w:rPr>
          <w:rFonts w:eastAsia="標楷體"/>
        </w:rPr>
      </w:pPr>
      <w:r>
        <w:rPr>
          <w:rFonts w:eastAsia="標楷體" w:hint="eastAsia"/>
        </w:rPr>
        <w:t>蒐研組前簽為「臺灣工業史蹟廳」全面更新研提計畫，並以之作為本館</w:t>
      </w:r>
      <w:r>
        <w:rPr>
          <w:rFonts w:eastAsia="標楷體"/>
        </w:rPr>
        <w:t>30</w:t>
      </w:r>
      <w:r>
        <w:rPr>
          <w:rFonts w:eastAsia="標楷體" w:hint="eastAsia"/>
        </w:rPr>
        <w:t>周年館慶展一案，</w:t>
      </w:r>
      <w:r>
        <w:rPr>
          <w:rFonts w:eastAsia="標楷體" w:hint="eastAsia"/>
        </w:rPr>
        <w:lastRenderedPageBreak/>
        <w:t>業經館長核示成立「本館</w:t>
      </w:r>
      <w:r>
        <w:rPr>
          <w:rFonts w:eastAsia="標楷體"/>
        </w:rPr>
        <w:t>30</w:t>
      </w:r>
      <w:r>
        <w:rPr>
          <w:rFonts w:eastAsia="標楷體" w:hint="eastAsia"/>
        </w:rPr>
        <w:t>周年館慶特展」策展工作小組，並由副館長擔任小組召集人籌組工作小組，副館長請蒐研組陳淑菁、展示組蘇宜湘、展示組郭世文、展示組新進助理研究員</w:t>
      </w:r>
      <w:r>
        <w:rPr>
          <w:rFonts w:eastAsia="標楷體"/>
        </w:rPr>
        <w:t>(</w:t>
      </w:r>
      <w:r>
        <w:rPr>
          <w:rFonts w:eastAsia="標楷體" w:hint="eastAsia"/>
        </w:rPr>
        <w:t>預計於</w:t>
      </w:r>
      <w:r>
        <w:rPr>
          <w:rFonts w:eastAsia="標楷體"/>
        </w:rPr>
        <w:t>114</w:t>
      </w:r>
      <w:r>
        <w:rPr>
          <w:rFonts w:eastAsia="標楷體" w:hint="eastAsia"/>
        </w:rPr>
        <w:t>年</w:t>
      </w:r>
      <w:r>
        <w:rPr>
          <w:rFonts w:eastAsia="標楷體"/>
        </w:rPr>
        <w:t>3</w:t>
      </w:r>
      <w:r>
        <w:rPr>
          <w:rFonts w:eastAsia="標楷體" w:hint="eastAsia"/>
        </w:rPr>
        <w:t>月下旬或</w:t>
      </w:r>
      <w:r>
        <w:rPr>
          <w:rFonts w:eastAsia="標楷體"/>
        </w:rPr>
        <w:t>4</w:t>
      </w:r>
      <w:r>
        <w:rPr>
          <w:rFonts w:eastAsia="標楷體" w:hint="eastAsia"/>
        </w:rPr>
        <w:t>月上旬報到</w:t>
      </w:r>
      <w:r>
        <w:rPr>
          <w:rFonts w:eastAsia="標楷體"/>
        </w:rPr>
        <w:t>)</w:t>
      </w:r>
      <w:r>
        <w:rPr>
          <w:rFonts w:eastAsia="標楷體" w:hint="eastAsia"/>
        </w:rPr>
        <w:t>，及綜規小組張景勛等擔任小組成員。本年第一季先行辦理展示內容之委託研究工作。</w:t>
      </w:r>
    </w:p>
    <w:p w14:paraId="42EB4FAB" w14:textId="77777777" w:rsidR="00037EE7" w:rsidRDefault="00037EE7" w:rsidP="00B213FE">
      <w:pPr>
        <w:pStyle w:val="aff9"/>
        <w:numPr>
          <w:ilvl w:val="0"/>
          <w:numId w:val="59"/>
        </w:numPr>
        <w:spacing w:line="360" w:lineRule="exact"/>
        <w:ind w:leftChars="0" w:left="709" w:hanging="567"/>
        <w:jc w:val="both"/>
        <w:rPr>
          <w:rFonts w:eastAsia="標楷體"/>
        </w:rPr>
      </w:pPr>
      <w:r>
        <w:rPr>
          <w:rFonts w:eastAsia="標楷體" w:hint="eastAsia"/>
        </w:rPr>
        <w:t>教育部「落實科技共融、實踐永續幸福社會－國立社教機構科技創新服務計畫（</w:t>
      </w:r>
      <w:r>
        <w:rPr>
          <w:rFonts w:eastAsia="標楷體"/>
        </w:rPr>
        <w:t>114-117</w:t>
      </w:r>
      <w:r>
        <w:rPr>
          <w:rFonts w:eastAsia="標楷體" w:hint="eastAsia"/>
        </w:rPr>
        <w:t>年）」本館</w:t>
      </w:r>
      <w:r>
        <w:rPr>
          <w:rFonts w:eastAsia="標楷體"/>
        </w:rPr>
        <w:t>114</w:t>
      </w:r>
      <w:r>
        <w:rPr>
          <w:rFonts w:eastAsia="標楷體" w:hint="eastAsia"/>
        </w:rPr>
        <w:t>年「運用數位科技促進公眾參與未來」：計畫專任助理甄選案辦理第二次徵才公告，本年</w:t>
      </w:r>
      <w:r>
        <w:rPr>
          <w:rFonts w:eastAsia="標楷體"/>
        </w:rPr>
        <w:t>1</w:t>
      </w:r>
      <w:r>
        <w:rPr>
          <w:rFonts w:eastAsia="標楷體" w:hint="eastAsia"/>
        </w:rPr>
        <w:t>月</w:t>
      </w:r>
      <w:r>
        <w:rPr>
          <w:rFonts w:eastAsia="標楷體"/>
        </w:rPr>
        <w:t>23</w:t>
      </w:r>
      <w:r>
        <w:rPr>
          <w:rFonts w:eastAsia="標楷體" w:hint="eastAsia"/>
        </w:rPr>
        <w:t>日截止報名後符合資格人數</w:t>
      </w:r>
      <w:r>
        <w:rPr>
          <w:rFonts w:eastAsia="標楷體"/>
        </w:rPr>
        <w:t>2</w:t>
      </w:r>
      <w:r>
        <w:rPr>
          <w:rFonts w:eastAsia="標楷體" w:hint="eastAsia"/>
        </w:rPr>
        <w:t>人，經</w:t>
      </w:r>
      <w:r>
        <w:rPr>
          <w:rFonts w:eastAsia="標楷體"/>
        </w:rPr>
        <w:t>2</w:t>
      </w:r>
      <w:r>
        <w:rPr>
          <w:rFonts w:eastAsia="標楷體" w:hint="eastAsia"/>
        </w:rPr>
        <w:t>月</w:t>
      </w:r>
      <w:r>
        <w:rPr>
          <w:rFonts w:eastAsia="標楷體"/>
        </w:rPr>
        <w:t>7</w:t>
      </w:r>
      <w:r>
        <w:rPr>
          <w:rFonts w:eastAsia="標楷體" w:hint="eastAsia"/>
        </w:rPr>
        <w:t>日召開甄選會議</w:t>
      </w:r>
      <w:r>
        <w:rPr>
          <w:rFonts w:eastAsia="標楷體"/>
        </w:rPr>
        <w:t>(</w:t>
      </w:r>
      <w:r>
        <w:rPr>
          <w:rFonts w:eastAsia="標楷體" w:hint="eastAsia"/>
        </w:rPr>
        <w:t>採口試方式</w:t>
      </w:r>
      <w:r>
        <w:rPr>
          <w:rFonts w:eastAsia="標楷體"/>
        </w:rPr>
        <w:t>)</w:t>
      </w:r>
      <w:r>
        <w:rPr>
          <w:rFonts w:eastAsia="標楷體" w:hint="eastAsia"/>
        </w:rPr>
        <w:t>，擇優錄取並通知</w:t>
      </w:r>
      <w:r>
        <w:rPr>
          <w:rFonts w:eastAsia="標楷體"/>
        </w:rPr>
        <w:t>3</w:t>
      </w:r>
      <w:r>
        <w:rPr>
          <w:rFonts w:eastAsia="標楷體" w:hint="eastAsia"/>
        </w:rPr>
        <w:t>月</w:t>
      </w:r>
      <w:r>
        <w:rPr>
          <w:rFonts w:eastAsia="標楷體"/>
        </w:rPr>
        <w:t>3</w:t>
      </w:r>
      <w:r>
        <w:rPr>
          <w:rFonts w:eastAsia="標楷體" w:hint="eastAsia"/>
        </w:rPr>
        <w:t>日報到。另「運用</w:t>
      </w:r>
      <w:r>
        <w:rPr>
          <w:rFonts w:eastAsia="標楷體"/>
        </w:rPr>
        <w:t>AI</w:t>
      </w:r>
      <w:r>
        <w:rPr>
          <w:rFonts w:eastAsia="標楷體" w:hint="eastAsia"/>
        </w:rPr>
        <w:t>人工智能系統服務規劃設計」採購案已於本年</w:t>
      </w:r>
      <w:r>
        <w:rPr>
          <w:rFonts w:eastAsia="標楷體"/>
        </w:rPr>
        <w:t>2</w:t>
      </w:r>
      <w:r>
        <w:rPr>
          <w:rFonts w:eastAsia="標楷體" w:hint="eastAsia"/>
        </w:rPr>
        <w:t>月</w:t>
      </w:r>
      <w:r>
        <w:rPr>
          <w:rFonts w:eastAsia="標楷體"/>
        </w:rPr>
        <w:t>3</w:t>
      </w:r>
      <w:r>
        <w:rPr>
          <w:rFonts w:eastAsia="標楷體" w:hint="eastAsia"/>
        </w:rPr>
        <w:t>日公告，</w:t>
      </w:r>
      <w:r>
        <w:rPr>
          <w:rFonts w:eastAsia="標楷體"/>
        </w:rPr>
        <w:t>2</w:t>
      </w:r>
      <w:r>
        <w:rPr>
          <w:rFonts w:eastAsia="標楷體" w:hint="eastAsia"/>
        </w:rPr>
        <w:t>月</w:t>
      </w:r>
      <w:r>
        <w:rPr>
          <w:rFonts w:eastAsia="標楷體"/>
        </w:rPr>
        <w:t>12</w:t>
      </w:r>
      <w:r>
        <w:rPr>
          <w:rFonts w:eastAsia="標楷體" w:hint="eastAsia"/>
        </w:rPr>
        <w:t>日截標、</w:t>
      </w:r>
      <w:r>
        <w:rPr>
          <w:rFonts w:eastAsia="標楷體"/>
        </w:rPr>
        <w:t>2</w:t>
      </w:r>
      <w:r>
        <w:rPr>
          <w:rFonts w:eastAsia="標楷體" w:hint="eastAsia"/>
        </w:rPr>
        <w:t>月</w:t>
      </w:r>
      <w:r>
        <w:rPr>
          <w:rFonts w:eastAsia="標楷體"/>
        </w:rPr>
        <w:t>13</w:t>
      </w:r>
      <w:r>
        <w:rPr>
          <w:rFonts w:eastAsia="標楷體" w:hint="eastAsia"/>
        </w:rPr>
        <w:t>日開標，</w:t>
      </w:r>
      <w:r>
        <w:rPr>
          <w:rFonts w:eastAsia="標楷體"/>
        </w:rPr>
        <w:t>2</w:t>
      </w:r>
      <w:r>
        <w:rPr>
          <w:rFonts w:eastAsia="標楷體" w:hint="eastAsia"/>
        </w:rPr>
        <w:t>月</w:t>
      </w:r>
      <w:r>
        <w:rPr>
          <w:rFonts w:eastAsia="標楷體"/>
        </w:rPr>
        <w:t>19</w:t>
      </w:r>
      <w:r>
        <w:rPr>
          <w:rFonts w:eastAsia="標楷體" w:hint="eastAsia"/>
        </w:rPr>
        <w:t>日召開評審會。</w:t>
      </w:r>
    </w:p>
    <w:p w14:paraId="585C2C96" w14:textId="77777777" w:rsidR="00037EE7" w:rsidRDefault="00037EE7" w:rsidP="00B213FE">
      <w:pPr>
        <w:pStyle w:val="aff9"/>
        <w:numPr>
          <w:ilvl w:val="0"/>
          <w:numId w:val="59"/>
        </w:numPr>
        <w:spacing w:line="360" w:lineRule="exact"/>
        <w:ind w:leftChars="0" w:left="709" w:hanging="567"/>
        <w:jc w:val="both"/>
        <w:rPr>
          <w:rFonts w:eastAsia="標楷體"/>
        </w:rPr>
      </w:pPr>
      <w:r>
        <w:rPr>
          <w:rFonts w:eastAsia="標楷體" w:hint="eastAsia"/>
        </w:rPr>
        <w:t>教育部「落實科技共融、實踐永續幸福社會－國立社教機構科技創新服務計畫」本館「運用數位科技促進公眾參與未來」計畫，進行規劃</w:t>
      </w:r>
      <w:r>
        <w:rPr>
          <w:rFonts w:eastAsia="標楷體"/>
        </w:rPr>
        <w:t>115</w:t>
      </w:r>
      <w:r>
        <w:rPr>
          <w:rFonts w:eastAsia="標楷體" w:hint="eastAsia"/>
        </w:rPr>
        <w:t>年細部計畫包含各子計畫工作內容及經費需求。</w:t>
      </w:r>
    </w:p>
    <w:p w14:paraId="63274BAF" w14:textId="77777777" w:rsidR="00037EE7" w:rsidRDefault="00037EE7" w:rsidP="00B213FE">
      <w:pPr>
        <w:pStyle w:val="aff9"/>
        <w:numPr>
          <w:ilvl w:val="0"/>
          <w:numId w:val="59"/>
        </w:numPr>
        <w:spacing w:line="360" w:lineRule="exact"/>
        <w:ind w:leftChars="0" w:left="709" w:hanging="567"/>
        <w:jc w:val="both"/>
        <w:rPr>
          <w:rFonts w:eastAsia="標楷體"/>
        </w:rPr>
      </w:pPr>
      <w:r>
        <w:rPr>
          <w:rFonts w:eastAsia="標楷體" w:hint="eastAsia"/>
        </w:rPr>
        <w:t>依據</w:t>
      </w:r>
      <w:r>
        <w:rPr>
          <w:rFonts w:eastAsia="標楷體"/>
        </w:rPr>
        <w:t>112</w:t>
      </w:r>
      <w:r>
        <w:rPr>
          <w:rFonts w:eastAsia="標楷體" w:hint="eastAsia"/>
        </w:rPr>
        <w:t>年</w:t>
      </w:r>
      <w:r>
        <w:rPr>
          <w:rFonts w:eastAsia="標楷體"/>
        </w:rPr>
        <w:t>5</w:t>
      </w:r>
      <w:r>
        <w:rPr>
          <w:rFonts w:eastAsia="標楷體" w:hint="eastAsia"/>
        </w:rPr>
        <w:t>月</w:t>
      </w:r>
      <w:r>
        <w:rPr>
          <w:rFonts w:eastAsia="標楷體"/>
        </w:rPr>
        <w:t>30</w:t>
      </w:r>
      <w:r>
        <w:rPr>
          <w:rFonts w:eastAsia="標楷體" w:hint="eastAsia"/>
        </w:rPr>
        <w:t>日第</w:t>
      </w:r>
      <w:r>
        <w:rPr>
          <w:rFonts w:eastAsia="標楷體"/>
        </w:rPr>
        <w:t>1</w:t>
      </w:r>
      <w:r>
        <w:rPr>
          <w:rFonts w:eastAsia="標楷體" w:hint="eastAsia"/>
        </w:rPr>
        <w:t>次館務發展諮詢會議，及</w:t>
      </w:r>
      <w:r>
        <w:rPr>
          <w:rFonts w:eastAsia="標楷體"/>
        </w:rPr>
        <w:t>113</w:t>
      </w:r>
      <w:r>
        <w:rPr>
          <w:rFonts w:eastAsia="標楷體" w:hint="eastAsia"/>
        </w:rPr>
        <w:t>年</w:t>
      </w:r>
      <w:r>
        <w:rPr>
          <w:rFonts w:eastAsia="標楷體"/>
        </w:rPr>
        <w:t>9</w:t>
      </w:r>
      <w:r>
        <w:rPr>
          <w:rFonts w:eastAsia="標楷體" w:hint="eastAsia"/>
        </w:rPr>
        <w:t>月</w:t>
      </w:r>
      <w:r>
        <w:rPr>
          <w:rFonts w:eastAsia="標楷體"/>
        </w:rPr>
        <w:t>23</w:t>
      </w:r>
      <w:r>
        <w:rPr>
          <w:rFonts w:eastAsia="標楷體" w:hint="eastAsia"/>
        </w:rPr>
        <w:t>日「</w:t>
      </w:r>
      <w:r>
        <w:rPr>
          <w:rFonts w:eastAsia="標楷體"/>
        </w:rPr>
        <w:t>112</w:t>
      </w:r>
      <w:r>
        <w:rPr>
          <w:rFonts w:eastAsia="標楷體" w:hint="eastAsia"/>
        </w:rPr>
        <w:t>年度博物館評鑑委員意見回復彙整說明」輿情會議決議事項：「盤點本館未來發展方向或理念層次項目，向館務發展諮詢委員請益」。綜規小組已研擬包含本館使命、願景及定位，如何因應人口結構改變、高齡化時代</w:t>
      </w:r>
      <w:r>
        <w:rPr>
          <w:rFonts w:eastAsia="標楷體"/>
        </w:rPr>
        <w:t>(</w:t>
      </w:r>
      <w:r>
        <w:rPr>
          <w:rFonts w:eastAsia="標楷體" w:hint="eastAsia"/>
        </w:rPr>
        <w:t>館員及公眾</w:t>
      </w:r>
      <w:r>
        <w:rPr>
          <w:rFonts w:eastAsia="標楷體"/>
        </w:rPr>
        <w:t>)</w:t>
      </w:r>
      <w:r>
        <w:rPr>
          <w:rFonts w:eastAsia="標楷體" w:hint="eastAsia"/>
        </w:rPr>
        <w:t>，本館內外環境改造、優化，志工人力管理等議題；另外考量本館申請行政院</w:t>
      </w:r>
      <w:r>
        <w:rPr>
          <w:rFonts w:eastAsia="標楷體"/>
        </w:rPr>
        <w:t>115-120</w:t>
      </w:r>
      <w:r>
        <w:rPr>
          <w:rFonts w:eastAsia="標楷體" w:hint="eastAsia"/>
        </w:rPr>
        <w:t>年公建計畫預計</w:t>
      </w:r>
      <w:r>
        <w:rPr>
          <w:rFonts w:eastAsia="標楷體"/>
        </w:rPr>
        <w:t>3</w:t>
      </w:r>
      <w:r>
        <w:rPr>
          <w:rFonts w:eastAsia="標楷體" w:hint="eastAsia"/>
        </w:rPr>
        <w:t>月審查完畢，本案安排提</w:t>
      </w:r>
      <w:r>
        <w:rPr>
          <w:rFonts w:eastAsia="標楷體"/>
        </w:rPr>
        <w:t>2</w:t>
      </w:r>
      <w:r>
        <w:rPr>
          <w:rFonts w:eastAsia="標楷體" w:hint="eastAsia"/>
        </w:rPr>
        <w:t>月</w:t>
      </w:r>
      <w:r>
        <w:rPr>
          <w:rFonts w:eastAsia="標楷體"/>
        </w:rPr>
        <w:t>13</w:t>
      </w:r>
      <w:r>
        <w:rPr>
          <w:rFonts w:eastAsia="標楷體" w:hint="eastAsia"/>
        </w:rPr>
        <w:t>日業務會報討論後，建議於本年</w:t>
      </w:r>
      <w:r>
        <w:rPr>
          <w:rFonts w:eastAsia="標楷體"/>
        </w:rPr>
        <w:t>5.6</w:t>
      </w:r>
      <w:r>
        <w:rPr>
          <w:rFonts w:eastAsia="標楷體" w:hint="eastAsia"/>
        </w:rPr>
        <w:t>月依主題分別邀請館務發展諮詢委員及該領域其他專家學者諮詢。</w:t>
      </w:r>
    </w:p>
    <w:p w14:paraId="758F6691" w14:textId="77777777" w:rsidR="00037EE7" w:rsidRDefault="00037EE7" w:rsidP="00B213FE">
      <w:pPr>
        <w:pStyle w:val="aff9"/>
        <w:numPr>
          <w:ilvl w:val="0"/>
          <w:numId w:val="59"/>
        </w:numPr>
        <w:spacing w:line="360" w:lineRule="exact"/>
        <w:ind w:leftChars="0" w:left="709" w:hanging="567"/>
        <w:jc w:val="both"/>
        <w:rPr>
          <w:rFonts w:eastAsia="標楷體"/>
        </w:rPr>
      </w:pPr>
      <w:r>
        <w:rPr>
          <w:rFonts w:eastAsia="標楷體" w:hint="eastAsia"/>
        </w:rPr>
        <w:t>規劃調整及執行</w:t>
      </w:r>
      <w:r>
        <w:rPr>
          <w:rFonts w:eastAsia="標楷體"/>
        </w:rPr>
        <w:t>114</w:t>
      </w:r>
      <w:r>
        <w:rPr>
          <w:rFonts w:eastAsia="標楷體" w:hint="eastAsia"/>
        </w:rPr>
        <w:t>年出國計畫相關事宜</w:t>
      </w:r>
      <w:r>
        <w:rPr>
          <w:rFonts w:eastAsia="標楷體"/>
        </w:rPr>
        <w:t>:</w:t>
      </w:r>
      <w:r>
        <w:rPr>
          <w:rFonts w:eastAsia="標楷體" w:hint="eastAsia"/>
        </w:rPr>
        <w:t>原規劃安排</w:t>
      </w:r>
      <w:r>
        <w:rPr>
          <w:rFonts w:eastAsia="標楷體"/>
        </w:rPr>
        <w:t>9</w:t>
      </w:r>
      <w:r>
        <w:rPr>
          <w:rFonts w:eastAsia="標楷體" w:hint="eastAsia"/>
        </w:rPr>
        <w:t>天</w:t>
      </w:r>
      <w:r>
        <w:rPr>
          <w:rFonts w:eastAsia="標楷體"/>
        </w:rPr>
        <w:t>3</w:t>
      </w:r>
      <w:r>
        <w:rPr>
          <w:rFonts w:eastAsia="標楷體" w:hint="eastAsia"/>
        </w:rPr>
        <w:t>人行程，因本計畫有助於本館籌備</w:t>
      </w:r>
      <w:r>
        <w:rPr>
          <w:rFonts w:eastAsia="標楷體"/>
        </w:rPr>
        <w:t>30</w:t>
      </w:r>
      <w:r>
        <w:rPr>
          <w:rFonts w:eastAsia="標楷體" w:hint="eastAsia"/>
        </w:rPr>
        <w:t>周年館慶展示手法發想，及未來推動公建計畫參考效益。擬變更計畫期程共計</w:t>
      </w:r>
      <w:r>
        <w:rPr>
          <w:rFonts w:eastAsia="標楷體"/>
        </w:rPr>
        <w:t>7</w:t>
      </w:r>
      <w:r>
        <w:rPr>
          <w:rFonts w:eastAsia="標楷體" w:hint="eastAsia"/>
        </w:rPr>
        <w:t>天、人數</w:t>
      </w:r>
      <w:r>
        <w:rPr>
          <w:rFonts w:eastAsia="標楷體"/>
        </w:rPr>
        <w:t>4</w:t>
      </w:r>
      <w:r>
        <w:rPr>
          <w:rFonts w:eastAsia="標楷體" w:hint="eastAsia"/>
        </w:rPr>
        <w:t>人。奉核可後請人事室辦理報部事宜。</w:t>
      </w:r>
    </w:p>
    <w:p w14:paraId="195EBB65" w14:textId="77777777" w:rsidR="00037EE7" w:rsidRDefault="00037EE7" w:rsidP="00037EE7">
      <w:pPr>
        <w:pStyle w:val="aff9"/>
        <w:spacing w:line="360" w:lineRule="exact"/>
        <w:ind w:leftChars="0" w:left="709"/>
        <w:jc w:val="both"/>
        <w:rPr>
          <w:rFonts w:eastAsia="標楷體"/>
        </w:rPr>
      </w:pPr>
    </w:p>
    <w:p w14:paraId="6247C8C3" w14:textId="77777777" w:rsidR="00037EE7" w:rsidRDefault="00037EE7" w:rsidP="00B213FE">
      <w:pPr>
        <w:pStyle w:val="aff9"/>
        <w:numPr>
          <w:ilvl w:val="0"/>
          <w:numId w:val="61"/>
        </w:numPr>
        <w:spacing w:line="360" w:lineRule="exact"/>
        <w:ind w:leftChars="0" w:left="567" w:hanging="567"/>
        <w:jc w:val="both"/>
        <w:rPr>
          <w:rFonts w:eastAsia="標楷體"/>
          <w:b/>
          <w:bCs/>
        </w:rPr>
      </w:pPr>
      <w:r>
        <w:rPr>
          <w:rFonts w:eastAsia="標楷體" w:hint="eastAsia"/>
          <w:b/>
          <w:bCs/>
        </w:rPr>
        <w:t>業務會報決議辦理情形</w:t>
      </w:r>
    </w:p>
    <w:tbl>
      <w:tblPr>
        <w:tblStyle w:val="aa"/>
        <w:tblW w:w="8640" w:type="dxa"/>
        <w:jc w:val="right"/>
        <w:tblLayout w:type="fixed"/>
        <w:tblLook w:val="04A0" w:firstRow="1" w:lastRow="0" w:firstColumn="1" w:lastColumn="0" w:noHBand="0" w:noVBand="1"/>
      </w:tblPr>
      <w:tblGrid>
        <w:gridCol w:w="4412"/>
        <w:gridCol w:w="4228"/>
      </w:tblGrid>
      <w:tr w:rsidR="00037EE7" w14:paraId="785DB73F" w14:textId="77777777" w:rsidTr="00037EE7">
        <w:trPr>
          <w:tblHeader/>
          <w:jc w:val="right"/>
        </w:trPr>
        <w:tc>
          <w:tcPr>
            <w:tcW w:w="4413"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76EDCE15" w14:textId="77777777" w:rsidR="00037EE7" w:rsidRDefault="00037EE7">
            <w:pPr>
              <w:spacing w:line="320" w:lineRule="exact"/>
              <w:jc w:val="center"/>
              <w:rPr>
                <w:rFonts w:eastAsia="標楷體"/>
                <w:szCs w:val="24"/>
              </w:rPr>
            </w:pPr>
            <w:r>
              <w:rPr>
                <w:rFonts w:eastAsia="標楷體" w:hint="eastAsia"/>
                <w:szCs w:val="24"/>
              </w:rPr>
              <w:t>指示事項</w:t>
            </w:r>
          </w:p>
        </w:tc>
        <w:tc>
          <w:tcPr>
            <w:tcW w:w="4229"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1C07F564" w14:textId="77777777" w:rsidR="00037EE7" w:rsidRDefault="00037EE7">
            <w:pPr>
              <w:spacing w:line="320" w:lineRule="exact"/>
              <w:jc w:val="center"/>
              <w:rPr>
                <w:rFonts w:eastAsia="標楷體"/>
                <w:szCs w:val="24"/>
              </w:rPr>
            </w:pPr>
            <w:r>
              <w:rPr>
                <w:rFonts w:eastAsia="標楷體" w:hint="eastAsia"/>
                <w:szCs w:val="24"/>
              </w:rPr>
              <w:t>辦理情形</w:t>
            </w:r>
          </w:p>
        </w:tc>
      </w:tr>
      <w:tr w:rsidR="00037EE7" w14:paraId="66542569" w14:textId="77777777" w:rsidTr="00037EE7">
        <w:trPr>
          <w:jc w:val="right"/>
        </w:trPr>
        <w:tc>
          <w:tcPr>
            <w:tcW w:w="4413" w:type="dxa"/>
            <w:tcBorders>
              <w:top w:val="single" w:sz="4" w:space="0" w:color="auto"/>
              <w:left w:val="single" w:sz="4" w:space="0" w:color="auto"/>
              <w:bottom w:val="single" w:sz="4" w:space="0" w:color="auto"/>
              <w:right w:val="single" w:sz="4" w:space="0" w:color="auto"/>
            </w:tcBorders>
            <w:hideMark/>
          </w:tcPr>
          <w:p w14:paraId="3E4BD563" w14:textId="77777777" w:rsidR="00037EE7" w:rsidRDefault="00037EE7">
            <w:pPr>
              <w:kinsoku w:val="0"/>
              <w:spacing w:line="320" w:lineRule="exact"/>
              <w:jc w:val="both"/>
              <w:rPr>
                <w:rFonts w:eastAsia="標楷體"/>
                <w:color w:val="000000" w:themeColor="text1"/>
                <w:szCs w:val="24"/>
              </w:rPr>
            </w:pPr>
            <w:r>
              <w:rPr>
                <w:rFonts w:eastAsia="標楷體" w:hint="eastAsia"/>
                <w:color w:val="000000" w:themeColor="text1"/>
                <w:szCs w:val="24"/>
              </w:rPr>
              <w:t>報告主題</w:t>
            </w:r>
            <w:r>
              <w:rPr>
                <w:rFonts w:ascii="新細明體" w:hAnsi="新細明體" w:hint="eastAsia"/>
                <w:color w:val="000000" w:themeColor="text1"/>
                <w:szCs w:val="24"/>
              </w:rPr>
              <w:t>：</w:t>
            </w:r>
            <w:r>
              <w:rPr>
                <w:rFonts w:eastAsia="標楷體" w:hint="eastAsia"/>
                <w:color w:val="000000" w:themeColor="text1"/>
                <w:szCs w:val="24"/>
              </w:rPr>
              <w:t>「本年績效目標設定說明」</w:t>
            </w:r>
          </w:p>
          <w:p w14:paraId="7E460736" w14:textId="77777777" w:rsidR="00037EE7" w:rsidRDefault="00037EE7">
            <w:pPr>
              <w:kinsoku w:val="0"/>
              <w:spacing w:line="320" w:lineRule="exact"/>
              <w:jc w:val="both"/>
              <w:rPr>
                <w:rFonts w:eastAsia="標楷體"/>
                <w:szCs w:val="24"/>
              </w:rPr>
            </w:pPr>
            <w:r>
              <w:rPr>
                <w:rFonts w:eastAsia="標楷體" w:hint="eastAsia"/>
                <w:color w:val="000000" w:themeColor="text1"/>
                <w:szCs w:val="24"/>
              </w:rPr>
              <w:t>決議</w:t>
            </w:r>
            <w:r>
              <w:rPr>
                <w:rFonts w:ascii="新細明體" w:hAnsi="新細明體" w:hint="eastAsia"/>
                <w:color w:val="000000" w:themeColor="text1"/>
                <w:szCs w:val="24"/>
              </w:rPr>
              <w:t>：</w:t>
            </w:r>
            <w:r>
              <w:rPr>
                <w:rFonts w:eastAsia="標楷體" w:hint="eastAsia"/>
                <w:color w:val="000000" w:themeColor="text1"/>
                <w:szCs w:val="24"/>
              </w:rPr>
              <w:t>請依會議決議修正本年績效目標評分表並簽提本館</w:t>
            </w:r>
            <w:r>
              <w:rPr>
                <w:rFonts w:eastAsia="標楷體"/>
                <w:color w:val="000000" w:themeColor="text1"/>
                <w:szCs w:val="24"/>
              </w:rPr>
              <w:t>20250122</w:t>
            </w:r>
            <w:r>
              <w:rPr>
                <w:rFonts w:eastAsia="標楷體" w:hint="eastAsia"/>
                <w:color w:val="000000" w:themeColor="text1"/>
                <w:szCs w:val="24"/>
              </w:rPr>
              <w:t>第</w:t>
            </w:r>
            <w:r>
              <w:rPr>
                <w:rFonts w:eastAsia="標楷體"/>
                <w:color w:val="000000" w:themeColor="text1"/>
                <w:szCs w:val="24"/>
              </w:rPr>
              <w:t>2</w:t>
            </w:r>
            <w:r>
              <w:rPr>
                <w:rFonts w:eastAsia="標楷體" w:hint="eastAsia"/>
                <w:color w:val="000000" w:themeColor="text1"/>
                <w:szCs w:val="24"/>
              </w:rPr>
              <w:t>次館務會報臨時動議討論</w:t>
            </w:r>
          </w:p>
        </w:tc>
        <w:tc>
          <w:tcPr>
            <w:tcW w:w="4229" w:type="dxa"/>
            <w:tcBorders>
              <w:top w:val="single" w:sz="4" w:space="0" w:color="auto"/>
              <w:left w:val="single" w:sz="4" w:space="0" w:color="auto"/>
              <w:bottom w:val="single" w:sz="4" w:space="0" w:color="auto"/>
              <w:right w:val="single" w:sz="4" w:space="0" w:color="auto"/>
            </w:tcBorders>
            <w:hideMark/>
          </w:tcPr>
          <w:p w14:paraId="5F8F910F" w14:textId="77777777" w:rsidR="00037EE7" w:rsidRDefault="00037EE7" w:rsidP="00B213FE">
            <w:pPr>
              <w:pStyle w:val="aff9"/>
              <w:numPr>
                <w:ilvl w:val="0"/>
                <w:numId w:val="60"/>
              </w:numPr>
              <w:kinsoku w:val="0"/>
              <w:spacing w:line="320" w:lineRule="exact"/>
              <w:ind w:leftChars="0"/>
              <w:rPr>
                <w:rFonts w:eastAsia="標楷體"/>
              </w:rPr>
            </w:pPr>
            <w:r>
              <w:rPr>
                <w:rFonts w:ascii="標楷體" w:eastAsia="標楷體" w:hAnsi="標楷體" w:hint="eastAsia"/>
                <w:color w:val="000000" w:themeColor="text1"/>
              </w:rPr>
              <w:t>依據會議決議事項修正「114年績效目標評分表」</w:t>
            </w:r>
            <w:r>
              <w:rPr>
                <w:rFonts w:ascii="新細明體" w:hAnsi="新細明體" w:hint="eastAsia"/>
                <w:color w:val="000000" w:themeColor="text1"/>
              </w:rPr>
              <w:t>，</w:t>
            </w:r>
            <w:r>
              <w:rPr>
                <w:rFonts w:ascii="標楷體" w:eastAsia="標楷體" w:hAnsi="標楷體" w:hint="eastAsia"/>
                <w:color w:val="000000" w:themeColor="text1"/>
              </w:rPr>
              <w:t>並奉核後提本館20250122第2次館務</w:t>
            </w:r>
            <w:r>
              <w:rPr>
                <w:rFonts w:eastAsia="標楷體" w:hint="eastAsia"/>
                <w:color w:val="000000" w:themeColor="text1"/>
              </w:rPr>
              <w:t>會報臨時動議討論</w:t>
            </w:r>
            <w:r>
              <w:rPr>
                <w:rFonts w:ascii="新細明體" w:hAnsi="新細明體" w:hint="eastAsia"/>
                <w:color w:val="000000" w:themeColor="text1"/>
              </w:rPr>
              <w:t>。</w:t>
            </w:r>
          </w:p>
          <w:p w14:paraId="21BCE2C3" w14:textId="77777777" w:rsidR="00037EE7" w:rsidRDefault="00037EE7" w:rsidP="00B213FE">
            <w:pPr>
              <w:pStyle w:val="aff9"/>
              <w:numPr>
                <w:ilvl w:val="0"/>
                <w:numId w:val="60"/>
              </w:numPr>
              <w:kinsoku w:val="0"/>
              <w:spacing w:line="320" w:lineRule="exact"/>
              <w:ind w:leftChars="0"/>
              <w:rPr>
                <w:rFonts w:eastAsia="標楷體"/>
              </w:rPr>
            </w:pPr>
            <w:r>
              <w:rPr>
                <w:rFonts w:eastAsia="標楷體" w:hint="eastAsia"/>
                <w:color w:val="000000" w:themeColor="text1"/>
              </w:rPr>
              <w:t>依據</w:t>
            </w:r>
            <w:r>
              <w:rPr>
                <w:rFonts w:ascii="標楷體" w:eastAsia="標楷體" w:hAnsi="標楷體" w:hint="eastAsia"/>
                <w:color w:val="000000" w:themeColor="text1"/>
              </w:rPr>
              <w:t>第2次館務</w:t>
            </w:r>
            <w:r>
              <w:rPr>
                <w:rFonts w:eastAsia="標楷體" w:hint="eastAsia"/>
                <w:color w:val="000000" w:themeColor="text1"/>
              </w:rPr>
              <w:t>會報臨時動議決議事項修正並簽奉核可後，依教育部來函指示於本年</w:t>
            </w:r>
            <w:r>
              <w:rPr>
                <w:rFonts w:eastAsia="標楷體"/>
                <w:color w:val="000000" w:themeColor="text1"/>
              </w:rPr>
              <w:t>1</w:t>
            </w:r>
            <w:r>
              <w:rPr>
                <w:rFonts w:eastAsia="標楷體" w:hint="eastAsia"/>
                <w:color w:val="000000" w:themeColor="text1"/>
              </w:rPr>
              <w:t>月</w:t>
            </w:r>
            <w:r>
              <w:rPr>
                <w:rFonts w:eastAsia="標楷體"/>
                <w:color w:val="000000" w:themeColor="text1"/>
              </w:rPr>
              <w:t>23</w:t>
            </w:r>
            <w:r>
              <w:rPr>
                <w:rFonts w:eastAsia="標楷體" w:hint="eastAsia"/>
                <w:color w:val="000000" w:themeColor="text1"/>
              </w:rPr>
              <w:t>日以電子郵件傳送終身教育司彙辦。</w:t>
            </w:r>
          </w:p>
        </w:tc>
      </w:tr>
    </w:tbl>
    <w:p w14:paraId="452C0D6D" w14:textId="73D624DB" w:rsidR="00037EE7" w:rsidRPr="00037EE7" w:rsidRDefault="00037EE7" w:rsidP="00B213FE">
      <w:pPr>
        <w:pStyle w:val="aff9"/>
        <w:numPr>
          <w:ilvl w:val="0"/>
          <w:numId w:val="61"/>
        </w:numPr>
        <w:spacing w:line="360" w:lineRule="exact"/>
        <w:ind w:leftChars="0" w:left="567" w:hanging="567"/>
        <w:jc w:val="both"/>
        <w:rPr>
          <w:rFonts w:eastAsia="標楷體"/>
          <w:b/>
          <w:bCs/>
          <w:szCs w:val="20"/>
        </w:rPr>
      </w:pPr>
      <w:r>
        <w:rPr>
          <w:rFonts w:eastAsia="標楷體" w:hint="eastAsia"/>
          <w:b/>
          <w:bCs/>
        </w:rPr>
        <w:t>專案報告事項</w:t>
      </w:r>
      <w:r>
        <w:rPr>
          <w:rFonts w:eastAsia="標楷體"/>
          <w:b/>
          <w:bCs/>
        </w:rPr>
        <w:t>-</w:t>
      </w:r>
      <w:r>
        <w:rPr>
          <w:rFonts w:eastAsia="標楷體" w:hint="eastAsia"/>
          <w:b/>
          <w:bCs/>
        </w:rPr>
        <w:t>無</w:t>
      </w:r>
    </w:p>
    <w:p w14:paraId="19344D55" w14:textId="77777777" w:rsidR="00037EE7" w:rsidRPr="00037EE7" w:rsidRDefault="00037EE7" w:rsidP="00B213FE">
      <w:pPr>
        <w:pStyle w:val="aff9"/>
        <w:numPr>
          <w:ilvl w:val="0"/>
          <w:numId w:val="61"/>
        </w:numPr>
        <w:ind w:leftChars="0"/>
        <w:rPr>
          <w:rFonts w:eastAsia="標楷體"/>
          <w:b/>
          <w:bCs/>
          <w:szCs w:val="20"/>
        </w:rPr>
      </w:pPr>
      <w:r w:rsidRPr="00037EE7">
        <w:rPr>
          <w:rFonts w:eastAsia="標楷體" w:hint="eastAsia"/>
          <w:b/>
          <w:bCs/>
          <w:szCs w:val="20"/>
        </w:rPr>
        <w:t>其他</w:t>
      </w:r>
      <w:r w:rsidRPr="00037EE7">
        <w:rPr>
          <w:rFonts w:eastAsia="標楷體" w:hint="eastAsia"/>
          <w:b/>
          <w:bCs/>
          <w:szCs w:val="20"/>
        </w:rPr>
        <w:t>(</w:t>
      </w:r>
      <w:r w:rsidRPr="00037EE7">
        <w:rPr>
          <w:rFonts w:eastAsia="標楷體" w:hint="eastAsia"/>
          <w:b/>
          <w:bCs/>
          <w:szCs w:val="20"/>
        </w:rPr>
        <w:t>待協調事項</w:t>
      </w:r>
      <w:r w:rsidRPr="00037EE7">
        <w:rPr>
          <w:rFonts w:eastAsia="標楷體" w:hint="eastAsia"/>
          <w:b/>
          <w:bCs/>
          <w:szCs w:val="20"/>
        </w:rPr>
        <w:t>) -</w:t>
      </w:r>
      <w:r w:rsidRPr="00037EE7">
        <w:rPr>
          <w:rFonts w:eastAsia="標楷體" w:hint="eastAsia"/>
          <w:b/>
          <w:bCs/>
          <w:szCs w:val="20"/>
        </w:rPr>
        <w:t>無</w:t>
      </w:r>
    </w:p>
    <w:p w14:paraId="7950CBC2" w14:textId="77777777" w:rsidR="00037EE7" w:rsidRPr="00037EE7" w:rsidRDefault="00037EE7" w:rsidP="00037EE7">
      <w:pPr>
        <w:spacing w:line="360" w:lineRule="exact"/>
        <w:jc w:val="both"/>
        <w:rPr>
          <w:rFonts w:eastAsia="標楷體"/>
          <w:b/>
          <w:bCs/>
        </w:rPr>
      </w:pPr>
    </w:p>
    <w:p w14:paraId="1B2F80B2" w14:textId="2D8A0ED7" w:rsidR="00577AD8" w:rsidRPr="00EB4522" w:rsidRDefault="00577AD8" w:rsidP="00B44564">
      <w:pPr>
        <w:spacing w:line="360" w:lineRule="exact"/>
        <w:jc w:val="both"/>
        <w:rPr>
          <w:rFonts w:eastAsia="標楷體"/>
          <w:szCs w:val="24"/>
        </w:rPr>
      </w:pPr>
    </w:p>
    <w:p w14:paraId="2257A6F2" w14:textId="77777777" w:rsidR="00577AD8" w:rsidRDefault="00577AD8">
      <w:pPr>
        <w:widowControl/>
        <w:rPr>
          <w:rFonts w:eastAsia="標楷體"/>
          <w:szCs w:val="24"/>
        </w:rPr>
      </w:pPr>
    </w:p>
    <w:p w14:paraId="17AC5534" w14:textId="77777777" w:rsidR="00577AD8" w:rsidRDefault="00577AD8">
      <w:pPr>
        <w:widowControl/>
        <w:rPr>
          <w:rFonts w:eastAsia="標楷體"/>
          <w:szCs w:val="24"/>
        </w:rPr>
      </w:pPr>
      <w:r>
        <w:rPr>
          <w:rFonts w:eastAsia="標楷體"/>
          <w:szCs w:val="24"/>
        </w:rPr>
        <w:br w:type="page"/>
      </w:r>
    </w:p>
    <w:p w14:paraId="494D63B6" w14:textId="77777777" w:rsidR="00577AD8" w:rsidRPr="007353E7" w:rsidRDefault="00577AD8" w:rsidP="00577AD8">
      <w:pPr>
        <w:widowControl/>
        <w:jc w:val="center"/>
        <w:rPr>
          <w:rFonts w:eastAsia="標楷體"/>
          <w:szCs w:val="24"/>
        </w:rPr>
      </w:pPr>
      <w:r>
        <w:rPr>
          <w:rFonts w:eastAsia="標楷體" w:hint="eastAsia"/>
          <w:sz w:val="28"/>
          <w:szCs w:val="28"/>
        </w:rPr>
        <w:lastRenderedPageBreak/>
        <w:t>報告單位：媒體宣傳小組</w:t>
      </w:r>
    </w:p>
    <w:p w14:paraId="7C3EA793" w14:textId="77777777" w:rsidR="000C0A6F" w:rsidRDefault="000C0A6F" w:rsidP="00B213FE">
      <w:pPr>
        <w:pStyle w:val="aff9"/>
        <w:numPr>
          <w:ilvl w:val="0"/>
          <w:numId w:val="74"/>
        </w:numPr>
        <w:spacing w:line="360" w:lineRule="exact"/>
        <w:ind w:leftChars="0"/>
        <w:jc w:val="both"/>
        <w:rPr>
          <w:rFonts w:eastAsia="標楷體"/>
          <w:b/>
          <w:bCs/>
        </w:rPr>
      </w:pPr>
      <w:r>
        <w:rPr>
          <w:rFonts w:eastAsia="標楷體"/>
          <w:b/>
          <w:bCs/>
        </w:rPr>
        <w:t>1</w:t>
      </w:r>
      <w:r>
        <w:rPr>
          <w:rFonts w:eastAsia="標楷體" w:hint="eastAsia"/>
          <w:b/>
          <w:bCs/>
        </w:rPr>
        <w:t>月工作重點</w:t>
      </w:r>
      <w:r>
        <w:rPr>
          <w:rFonts w:eastAsia="標楷體"/>
          <w:b/>
          <w:bCs/>
        </w:rPr>
        <w:t>(1</w:t>
      </w:r>
      <w:r>
        <w:rPr>
          <w:rFonts w:eastAsia="標楷體" w:hint="eastAsia"/>
          <w:b/>
          <w:bCs/>
        </w:rPr>
        <w:t>月</w:t>
      </w:r>
      <w:r>
        <w:rPr>
          <w:rFonts w:eastAsia="標楷體"/>
          <w:b/>
          <w:bCs/>
        </w:rPr>
        <w:t>1</w:t>
      </w:r>
      <w:r>
        <w:rPr>
          <w:rFonts w:eastAsia="標楷體" w:hint="eastAsia"/>
          <w:b/>
          <w:bCs/>
        </w:rPr>
        <w:t>日至</w:t>
      </w:r>
      <w:r>
        <w:rPr>
          <w:rFonts w:eastAsia="標楷體"/>
          <w:b/>
          <w:bCs/>
        </w:rPr>
        <w:t>1</w:t>
      </w:r>
      <w:r>
        <w:rPr>
          <w:rFonts w:eastAsia="標楷體" w:hint="eastAsia"/>
          <w:b/>
          <w:bCs/>
        </w:rPr>
        <w:t>月</w:t>
      </w:r>
      <w:r>
        <w:rPr>
          <w:rFonts w:eastAsia="標楷體"/>
          <w:b/>
          <w:bCs/>
        </w:rPr>
        <w:t>31</w:t>
      </w:r>
      <w:r>
        <w:rPr>
          <w:rFonts w:eastAsia="標楷體" w:hint="eastAsia"/>
          <w:b/>
          <w:bCs/>
        </w:rPr>
        <w:t>日</w:t>
      </w:r>
      <w:r>
        <w:rPr>
          <w:rFonts w:eastAsia="標楷體"/>
          <w:b/>
          <w:bCs/>
        </w:rPr>
        <w:t>)</w:t>
      </w:r>
    </w:p>
    <w:p w14:paraId="0AAFA9D7" w14:textId="77777777" w:rsidR="000C0A6F" w:rsidRDefault="000C0A6F" w:rsidP="00B213FE">
      <w:pPr>
        <w:pStyle w:val="aff9"/>
        <w:numPr>
          <w:ilvl w:val="0"/>
          <w:numId w:val="75"/>
        </w:numPr>
        <w:spacing w:line="360" w:lineRule="exact"/>
        <w:ind w:leftChars="0"/>
        <w:jc w:val="both"/>
        <w:rPr>
          <w:rFonts w:eastAsia="標楷體"/>
        </w:rPr>
      </w:pPr>
      <w:r>
        <w:rPr>
          <w:rFonts w:eastAsia="標楷體" w:hint="eastAsia"/>
        </w:rPr>
        <w:t>臺灣科學節：</w:t>
      </w:r>
    </w:p>
    <w:p w14:paraId="10136544" w14:textId="77777777" w:rsidR="000C0A6F" w:rsidRDefault="000C0A6F" w:rsidP="00B213FE">
      <w:pPr>
        <w:pStyle w:val="aff9"/>
        <w:numPr>
          <w:ilvl w:val="1"/>
          <w:numId w:val="75"/>
        </w:numPr>
        <w:spacing w:line="360" w:lineRule="exact"/>
        <w:ind w:leftChars="0"/>
        <w:jc w:val="both"/>
        <w:rPr>
          <w:rFonts w:eastAsia="標楷體"/>
        </w:rPr>
      </w:pPr>
      <w:r>
        <w:rPr>
          <w:rFonts w:eastAsia="標楷體" w:hint="eastAsia"/>
        </w:rPr>
        <w:t>「臺灣科學節</w:t>
      </w:r>
      <w:r>
        <w:rPr>
          <w:rFonts w:eastAsia="標楷體"/>
        </w:rPr>
        <w:t>112</w:t>
      </w:r>
      <w:r>
        <w:rPr>
          <w:rFonts w:eastAsia="標楷體" w:hint="eastAsia"/>
        </w:rPr>
        <w:t>年度</w:t>
      </w:r>
      <w:r>
        <w:rPr>
          <w:rFonts w:eastAsia="標楷體"/>
        </w:rPr>
        <w:t>-114</w:t>
      </w:r>
      <w:r>
        <w:rPr>
          <w:rFonts w:eastAsia="標楷體" w:hint="eastAsia"/>
        </w:rPr>
        <w:t>年度網站建置及維護資訊服務案」，承包廠商鴻圖股份有限公司交付</w:t>
      </w:r>
      <w:r>
        <w:rPr>
          <w:rFonts w:eastAsia="標楷體"/>
        </w:rPr>
        <w:t>114</w:t>
      </w:r>
      <w:r>
        <w:rPr>
          <w:rFonts w:eastAsia="標楷體" w:hint="eastAsia"/>
        </w:rPr>
        <w:t>年網站專案工作計畫書。</w:t>
      </w:r>
    </w:p>
    <w:p w14:paraId="5320921B" w14:textId="6DFA52A2" w:rsidR="000C0A6F" w:rsidRPr="002E594E" w:rsidRDefault="000C0A6F" w:rsidP="00B213FE">
      <w:pPr>
        <w:pStyle w:val="aff9"/>
        <w:numPr>
          <w:ilvl w:val="1"/>
          <w:numId w:val="75"/>
        </w:numPr>
        <w:spacing w:line="360" w:lineRule="exact"/>
        <w:ind w:leftChars="0"/>
        <w:jc w:val="both"/>
        <w:rPr>
          <w:rFonts w:eastAsia="標楷體"/>
        </w:rPr>
      </w:pPr>
      <w:r w:rsidRPr="002E594E">
        <w:rPr>
          <w:rFonts w:eastAsia="標楷體" w:hint="eastAsia"/>
        </w:rPr>
        <w:t>教育部</w:t>
      </w:r>
      <w:r w:rsidRPr="002E594E">
        <w:rPr>
          <w:rFonts w:eastAsia="標楷體"/>
        </w:rPr>
        <w:t>1</w:t>
      </w:r>
      <w:r w:rsidRPr="002E594E">
        <w:rPr>
          <w:rFonts w:eastAsia="標楷體" w:hint="eastAsia"/>
        </w:rPr>
        <w:t>月</w:t>
      </w:r>
      <w:r w:rsidRPr="002E594E">
        <w:rPr>
          <w:rFonts w:eastAsia="標楷體"/>
        </w:rPr>
        <w:t>22</w:t>
      </w:r>
      <w:r w:rsidRPr="002E594E">
        <w:rPr>
          <w:rFonts w:eastAsia="標楷體" w:hint="eastAsia"/>
        </w:rPr>
        <w:t>日召開第六屆臺灣科學節創發小組會議，由楊憶婷副研究員及陳育新同仁陪同</w:t>
      </w:r>
      <w:r w:rsidR="002E594E" w:rsidRPr="002E594E">
        <w:rPr>
          <w:rFonts w:eastAsia="標楷體" w:hint="eastAsia"/>
        </w:rPr>
        <w:t>館</w:t>
      </w:r>
      <w:r w:rsidRPr="002E594E">
        <w:rPr>
          <w:rFonts w:eastAsia="標楷體" w:hint="eastAsia"/>
        </w:rPr>
        <w:t>長與會。</w:t>
      </w:r>
    </w:p>
    <w:p w14:paraId="2391FCB0" w14:textId="77777777" w:rsidR="000C0A6F" w:rsidRDefault="000C0A6F" w:rsidP="00B213FE">
      <w:pPr>
        <w:pStyle w:val="aff9"/>
        <w:numPr>
          <w:ilvl w:val="1"/>
          <w:numId w:val="75"/>
        </w:numPr>
        <w:spacing w:line="360" w:lineRule="exact"/>
        <w:ind w:leftChars="0"/>
        <w:jc w:val="both"/>
        <w:rPr>
          <w:rFonts w:eastAsia="標楷體"/>
        </w:rPr>
      </w:pPr>
      <w:r>
        <w:rPr>
          <w:rFonts w:eastAsia="標楷體" w:hint="eastAsia"/>
        </w:rPr>
        <w:t>規劃本屆臺灣科學節科普戲劇活動內容。</w:t>
      </w:r>
    </w:p>
    <w:p w14:paraId="3297AE7A" w14:textId="77777777" w:rsidR="000C0A6F" w:rsidRDefault="000C0A6F" w:rsidP="00B213FE">
      <w:pPr>
        <w:pStyle w:val="aff9"/>
        <w:numPr>
          <w:ilvl w:val="0"/>
          <w:numId w:val="75"/>
        </w:numPr>
        <w:spacing w:line="360" w:lineRule="exact"/>
        <w:ind w:leftChars="0"/>
        <w:jc w:val="both"/>
        <w:rPr>
          <w:rFonts w:eastAsia="標楷體"/>
        </w:rPr>
      </w:pPr>
      <w:r>
        <w:rPr>
          <w:rFonts w:eastAsia="標楷體" w:hint="eastAsia"/>
        </w:rPr>
        <w:t>本館訊息發布：</w:t>
      </w:r>
    </w:p>
    <w:p w14:paraId="000D3D30" w14:textId="77777777" w:rsidR="000C0A6F" w:rsidRDefault="000C0A6F" w:rsidP="00B213FE">
      <w:pPr>
        <w:pStyle w:val="aff9"/>
        <w:numPr>
          <w:ilvl w:val="1"/>
          <w:numId w:val="75"/>
        </w:numPr>
        <w:spacing w:line="360" w:lineRule="exact"/>
        <w:ind w:leftChars="0"/>
        <w:jc w:val="both"/>
        <w:rPr>
          <w:rFonts w:eastAsia="標楷體"/>
        </w:rPr>
      </w:pPr>
      <w:r>
        <w:rPr>
          <w:rFonts w:eastAsia="標楷體" w:hint="eastAsia"/>
        </w:rPr>
        <w:t>博物館學會匯訊：共投稿</w:t>
      </w:r>
      <w:r>
        <w:rPr>
          <w:rFonts w:eastAsia="標楷體"/>
        </w:rPr>
        <w:t>4</w:t>
      </w:r>
      <w:r>
        <w:rPr>
          <w:rFonts w:eastAsia="標楷體" w:hint="eastAsia"/>
        </w:rPr>
        <w:t>篇。</w:t>
      </w:r>
    </w:p>
    <w:tbl>
      <w:tblPr>
        <w:tblStyle w:val="241"/>
        <w:tblW w:w="0" w:type="auto"/>
        <w:jc w:val="center"/>
        <w:tblLook w:val="04A0" w:firstRow="1" w:lastRow="0" w:firstColumn="1" w:lastColumn="0" w:noHBand="0" w:noVBand="1"/>
      </w:tblPr>
      <w:tblGrid>
        <w:gridCol w:w="1838"/>
        <w:gridCol w:w="6804"/>
      </w:tblGrid>
      <w:tr w:rsidR="000C0A6F" w14:paraId="35CA4110" w14:textId="77777777" w:rsidTr="007F6109">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16F11D20" w14:textId="77777777" w:rsidR="000C0A6F" w:rsidRDefault="000C0A6F">
            <w:pPr>
              <w:widowControl/>
              <w:rPr>
                <w:rFonts w:eastAsia="標楷體"/>
                <w:sz w:val="20"/>
                <w:shd w:val="clear" w:color="auto" w:fill="FFFFFF"/>
              </w:rPr>
            </w:pPr>
            <w:r>
              <w:rPr>
                <w:rFonts w:eastAsia="標楷體" w:hint="eastAsia"/>
                <w:sz w:val="20"/>
                <w:shd w:val="clear" w:color="auto" w:fill="FFFFFF"/>
              </w:rPr>
              <w:t>投稿日期</w:t>
            </w:r>
          </w:p>
        </w:tc>
        <w:tc>
          <w:tcPr>
            <w:tcW w:w="6804" w:type="dxa"/>
            <w:tcBorders>
              <w:top w:val="single" w:sz="4" w:space="0" w:color="auto"/>
              <w:left w:val="single" w:sz="4" w:space="0" w:color="auto"/>
              <w:bottom w:val="single" w:sz="4" w:space="0" w:color="auto"/>
              <w:right w:val="single" w:sz="4" w:space="0" w:color="auto"/>
            </w:tcBorders>
            <w:hideMark/>
          </w:tcPr>
          <w:p w14:paraId="3AF7216E" w14:textId="77777777" w:rsidR="000C0A6F" w:rsidRDefault="000C0A6F">
            <w:pPr>
              <w:widowControl/>
              <w:rPr>
                <w:rFonts w:eastAsia="標楷體"/>
                <w:sz w:val="20"/>
                <w:shd w:val="clear" w:color="auto" w:fill="FFFFFF"/>
              </w:rPr>
            </w:pPr>
            <w:r>
              <w:rPr>
                <w:rFonts w:eastAsia="標楷體" w:hint="eastAsia"/>
                <w:sz w:val="20"/>
                <w:shd w:val="clear" w:color="auto" w:fill="FFFFFF"/>
              </w:rPr>
              <w:t>投稿主題</w:t>
            </w:r>
          </w:p>
        </w:tc>
      </w:tr>
      <w:tr w:rsidR="000C0A6F" w14:paraId="46633B20" w14:textId="77777777" w:rsidTr="007F6109">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2B2ECABF" w14:textId="77777777" w:rsidR="000C0A6F" w:rsidRDefault="000C0A6F">
            <w:pPr>
              <w:widowControl/>
              <w:rPr>
                <w:rFonts w:eastAsia="標楷體"/>
                <w:sz w:val="20"/>
                <w:shd w:val="clear" w:color="auto" w:fill="FFFFFF"/>
              </w:rPr>
            </w:pPr>
            <w:r>
              <w:rPr>
                <w:rFonts w:eastAsia="標楷體"/>
                <w:sz w:val="20"/>
              </w:rPr>
              <w:t>114</w:t>
            </w:r>
            <w:r>
              <w:rPr>
                <w:rFonts w:eastAsia="標楷體" w:hint="eastAsia"/>
                <w:sz w:val="20"/>
              </w:rPr>
              <w:t>年</w:t>
            </w:r>
            <w:r>
              <w:rPr>
                <w:rFonts w:eastAsia="標楷體"/>
                <w:sz w:val="20"/>
              </w:rPr>
              <w:t>1</w:t>
            </w:r>
            <w:r>
              <w:rPr>
                <w:rFonts w:eastAsia="標楷體" w:hint="eastAsia"/>
                <w:sz w:val="20"/>
              </w:rPr>
              <w:t>月</w:t>
            </w:r>
            <w:r>
              <w:rPr>
                <w:rFonts w:eastAsia="標楷體"/>
                <w:sz w:val="20"/>
              </w:rPr>
              <w:t>2</w:t>
            </w:r>
            <w:r>
              <w:rPr>
                <w:rFonts w:eastAsia="標楷體" w:hint="eastAsia"/>
                <w:sz w:val="20"/>
              </w:rPr>
              <w:t>日</w:t>
            </w:r>
          </w:p>
        </w:tc>
        <w:tc>
          <w:tcPr>
            <w:tcW w:w="6804" w:type="dxa"/>
            <w:tcBorders>
              <w:top w:val="single" w:sz="4" w:space="0" w:color="auto"/>
              <w:left w:val="single" w:sz="4" w:space="0" w:color="auto"/>
              <w:bottom w:val="single" w:sz="4" w:space="0" w:color="auto"/>
              <w:right w:val="single" w:sz="4" w:space="0" w:color="auto"/>
            </w:tcBorders>
            <w:hideMark/>
          </w:tcPr>
          <w:p w14:paraId="3D24C340" w14:textId="77777777" w:rsidR="000C0A6F" w:rsidRDefault="000C0A6F">
            <w:pPr>
              <w:widowControl/>
              <w:rPr>
                <w:rFonts w:eastAsia="標楷體"/>
                <w:sz w:val="20"/>
                <w:shd w:val="clear" w:color="auto" w:fill="FFFFFF"/>
              </w:rPr>
            </w:pPr>
            <w:r>
              <w:rPr>
                <w:rFonts w:eastAsia="標楷體" w:hint="eastAsia"/>
                <w:sz w:val="20"/>
                <w:shd w:val="clear" w:color="auto" w:fill="FFFFFF"/>
              </w:rPr>
              <w:t>體驗</w:t>
            </w:r>
            <w:r>
              <w:rPr>
                <w:rFonts w:eastAsia="標楷體"/>
                <w:sz w:val="20"/>
                <w:shd w:val="clear" w:color="auto" w:fill="FFFFFF"/>
              </w:rPr>
              <w:t>vs.</w:t>
            </w:r>
            <w:r>
              <w:rPr>
                <w:rFonts w:eastAsia="標楷體" w:hint="eastAsia"/>
                <w:sz w:val="20"/>
                <w:shd w:val="clear" w:color="auto" w:fill="FFFFFF"/>
              </w:rPr>
              <w:t>閱讀兩相宜—</w:t>
            </w:r>
            <w:r>
              <w:rPr>
                <w:rFonts w:eastAsia="標楷體"/>
                <w:sz w:val="20"/>
                <w:shd w:val="clear" w:color="auto" w:fill="FFFFFF"/>
              </w:rPr>
              <w:t>FUN</w:t>
            </w:r>
            <w:r>
              <w:rPr>
                <w:rFonts w:eastAsia="標楷體" w:hint="eastAsia"/>
                <w:sz w:val="20"/>
                <w:shd w:val="clear" w:color="auto" w:fill="FFFFFF"/>
              </w:rPr>
              <w:t>城市新增兒童圖書及繪本區</w:t>
            </w:r>
          </w:p>
        </w:tc>
      </w:tr>
      <w:tr w:rsidR="000C0A6F" w14:paraId="4511DFA4" w14:textId="77777777" w:rsidTr="007F6109">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67E02266" w14:textId="77777777" w:rsidR="000C0A6F" w:rsidRDefault="000C0A6F">
            <w:pPr>
              <w:widowControl/>
              <w:rPr>
                <w:rFonts w:eastAsia="標楷體"/>
                <w:sz w:val="20"/>
              </w:rPr>
            </w:pPr>
            <w:r>
              <w:rPr>
                <w:rFonts w:eastAsia="標楷體"/>
                <w:sz w:val="20"/>
              </w:rPr>
              <w:t>114</w:t>
            </w:r>
            <w:r>
              <w:rPr>
                <w:rFonts w:eastAsia="標楷體" w:hint="eastAsia"/>
                <w:sz w:val="20"/>
              </w:rPr>
              <w:t>年</w:t>
            </w:r>
            <w:r>
              <w:rPr>
                <w:rFonts w:eastAsia="標楷體"/>
                <w:sz w:val="20"/>
              </w:rPr>
              <w:t>1</w:t>
            </w:r>
            <w:r>
              <w:rPr>
                <w:rFonts w:eastAsia="標楷體" w:hint="eastAsia"/>
                <w:sz w:val="20"/>
              </w:rPr>
              <w:t>月</w:t>
            </w:r>
            <w:r>
              <w:rPr>
                <w:rFonts w:eastAsia="標楷體"/>
                <w:sz w:val="20"/>
              </w:rPr>
              <w:t>9</w:t>
            </w:r>
            <w:r>
              <w:rPr>
                <w:rFonts w:eastAsia="標楷體" w:hint="eastAsia"/>
                <w:sz w:val="20"/>
              </w:rPr>
              <w:t>日</w:t>
            </w:r>
          </w:p>
        </w:tc>
        <w:tc>
          <w:tcPr>
            <w:tcW w:w="6804" w:type="dxa"/>
            <w:tcBorders>
              <w:top w:val="single" w:sz="4" w:space="0" w:color="auto"/>
              <w:left w:val="single" w:sz="4" w:space="0" w:color="auto"/>
              <w:bottom w:val="single" w:sz="4" w:space="0" w:color="auto"/>
              <w:right w:val="single" w:sz="4" w:space="0" w:color="auto"/>
            </w:tcBorders>
            <w:hideMark/>
          </w:tcPr>
          <w:p w14:paraId="1C9492DA" w14:textId="77777777" w:rsidR="000C0A6F" w:rsidRDefault="000C0A6F">
            <w:pPr>
              <w:widowControl/>
              <w:rPr>
                <w:rFonts w:eastAsia="標楷體"/>
                <w:sz w:val="20"/>
                <w:shd w:val="clear" w:color="auto" w:fill="FFFFFF"/>
              </w:rPr>
            </w:pPr>
            <w:r>
              <w:rPr>
                <w:rFonts w:eastAsia="標楷體" w:hint="eastAsia"/>
                <w:sz w:val="20"/>
                <w:shd w:val="clear" w:color="auto" w:fill="FFFFFF"/>
              </w:rPr>
              <w:t>可觸式體驗</w:t>
            </w:r>
            <w:r>
              <w:rPr>
                <w:rFonts w:eastAsia="標楷體"/>
                <w:sz w:val="20"/>
                <w:shd w:val="clear" w:color="auto" w:fill="FFFFFF"/>
              </w:rPr>
              <w:t xml:space="preserve"> </w:t>
            </w:r>
            <w:r>
              <w:rPr>
                <w:rFonts w:eastAsia="標楷體" w:hint="eastAsia"/>
                <w:sz w:val="20"/>
                <w:shd w:val="clear" w:color="auto" w:fill="FFFFFF"/>
              </w:rPr>
              <w:t>平權新視界</w:t>
            </w:r>
          </w:p>
          <w:p w14:paraId="0AD268F9" w14:textId="77777777" w:rsidR="000C0A6F" w:rsidRDefault="000C0A6F">
            <w:pPr>
              <w:widowControl/>
              <w:rPr>
                <w:rFonts w:eastAsia="標楷體"/>
                <w:sz w:val="20"/>
                <w:shd w:val="clear" w:color="auto" w:fill="FFFFFF"/>
              </w:rPr>
            </w:pPr>
            <w:r>
              <w:rPr>
                <w:rFonts w:eastAsia="標楷體" w:hint="eastAsia"/>
                <w:sz w:val="20"/>
                <w:shd w:val="clear" w:color="auto" w:fill="FFFFFF"/>
              </w:rPr>
              <w:t>「白盒子延伸計畫─汩汩之島</w:t>
            </w:r>
            <w:r>
              <w:rPr>
                <w:rFonts w:eastAsia="標楷體"/>
                <w:sz w:val="20"/>
                <w:shd w:val="clear" w:color="auto" w:fill="FFFFFF"/>
              </w:rPr>
              <w:t xml:space="preserve"> </w:t>
            </w:r>
            <w:r>
              <w:rPr>
                <w:rFonts w:eastAsia="標楷體" w:hint="eastAsia"/>
                <w:sz w:val="20"/>
                <w:shd w:val="clear" w:color="auto" w:fill="FFFFFF"/>
              </w:rPr>
              <w:t>原鄉‧異景‧流變」平權特展</w:t>
            </w:r>
          </w:p>
        </w:tc>
      </w:tr>
      <w:tr w:rsidR="000C0A6F" w14:paraId="443C5499" w14:textId="77777777" w:rsidTr="007F6109">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59BD5F7B" w14:textId="77777777" w:rsidR="000C0A6F" w:rsidRDefault="000C0A6F">
            <w:pPr>
              <w:widowControl/>
              <w:rPr>
                <w:rFonts w:eastAsia="標楷體"/>
                <w:sz w:val="20"/>
                <w:shd w:val="clear" w:color="auto" w:fill="FFFFFF"/>
              </w:rPr>
            </w:pPr>
            <w:r>
              <w:rPr>
                <w:rFonts w:eastAsia="標楷體"/>
                <w:sz w:val="20"/>
              </w:rPr>
              <w:t>114</w:t>
            </w:r>
            <w:r>
              <w:rPr>
                <w:rFonts w:eastAsia="標楷體" w:hint="eastAsia"/>
                <w:sz w:val="20"/>
              </w:rPr>
              <w:t>年</w:t>
            </w:r>
            <w:r>
              <w:rPr>
                <w:rFonts w:eastAsia="標楷體"/>
                <w:sz w:val="20"/>
              </w:rPr>
              <w:t>1</w:t>
            </w:r>
            <w:r>
              <w:rPr>
                <w:rFonts w:eastAsia="標楷體" w:hint="eastAsia"/>
                <w:sz w:val="20"/>
              </w:rPr>
              <w:t>月</w:t>
            </w:r>
            <w:r>
              <w:rPr>
                <w:rFonts w:eastAsia="標楷體"/>
                <w:sz w:val="20"/>
              </w:rPr>
              <w:t>21</w:t>
            </w:r>
            <w:r>
              <w:rPr>
                <w:rFonts w:eastAsia="標楷體" w:hint="eastAsia"/>
                <w:sz w:val="20"/>
              </w:rPr>
              <w:t>日</w:t>
            </w:r>
          </w:p>
        </w:tc>
        <w:tc>
          <w:tcPr>
            <w:tcW w:w="6804" w:type="dxa"/>
            <w:tcBorders>
              <w:top w:val="single" w:sz="4" w:space="0" w:color="auto"/>
              <w:left w:val="single" w:sz="4" w:space="0" w:color="auto"/>
              <w:bottom w:val="single" w:sz="4" w:space="0" w:color="auto"/>
              <w:right w:val="single" w:sz="4" w:space="0" w:color="auto"/>
            </w:tcBorders>
            <w:hideMark/>
          </w:tcPr>
          <w:p w14:paraId="5104E7C5" w14:textId="77777777" w:rsidR="000C0A6F" w:rsidRDefault="000C0A6F">
            <w:pPr>
              <w:widowControl/>
              <w:rPr>
                <w:rFonts w:eastAsia="標楷體"/>
                <w:color w:val="BFBFBF" w:themeColor="background1" w:themeShade="BF"/>
                <w:sz w:val="20"/>
                <w:shd w:val="clear" w:color="auto" w:fill="FFFFFF"/>
              </w:rPr>
            </w:pPr>
            <w:r>
              <w:rPr>
                <w:rFonts w:eastAsia="標楷體" w:hint="eastAsia"/>
                <w:sz w:val="20"/>
                <w:shd w:val="clear" w:color="auto" w:fill="FFFFFF"/>
              </w:rPr>
              <w:t>大銀幕電影院</w:t>
            </w:r>
            <w:r>
              <w:rPr>
                <w:rFonts w:eastAsia="標楷體"/>
                <w:sz w:val="20"/>
                <w:shd w:val="clear" w:color="auto" w:fill="FFFFFF"/>
              </w:rPr>
              <w:t>114</w:t>
            </w:r>
            <w:r>
              <w:rPr>
                <w:rFonts w:eastAsia="標楷體" w:hint="eastAsia"/>
                <w:sz w:val="20"/>
                <w:shd w:val="clear" w:color="auto" w:fill="FFFFFF"/>
              </w:rPr>
              <w:t>年影片公告</w:t>
            </w:r>
          </w:p>
        </w:tc>
      </w:tr>
      <w:tr w:rsidR="000C0A6F" w14:paraId="39BE8B35" w14:textId="77777777" w:rsidTr="007F6109">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598637DD" w14:textId="77777777" w:rsidR="000C0A6F" w:rsidRDefault="000C0A6F">
            <w:pPr>
              <w:widowControl/>
              <w:rPr>
                <w:rFonts w:eastAsia="標楷體"/>
                <w:color w:val="BFBFBF" w:themeColor="background1" w:themeShade="BF"/>
                <w:sz w:val="20"/>
                <w:shd w:val="clear" w:color="auto" w:fill="FFFFFF"/>
              </w:rPr>
            </w:pPr>
            <w:r>
              <w:rPr>
                <w:rFonts w:eastAsia="標楷體"/>
                <w:sz w:val="20"/>
              </w:rPr>
              <w:t>114</w:t>
            </w:r>
            <w:r>
              <w:rPr>
                <w:rFonts w:eastAsia="標楷體" w:hint="eastAsia"/>
                <w:sz w:val="20"/>
              </w:rPr>
              <w:t>年</w:t>
            </w:r>
            <w:r>
              <w:rPr>
                <w:rFonts w:eastAsia="標楷體"/>
                <w:sz w:val="20"/>
              </w:rPr>
              <w:t>1</w:t>
            </w:r>
            <w:r>
              <w:rPr>
                <w:rFonts w:eastAsia="標楷體" w:hint="eastAsia"/>
                <w:sz w:val="20"/>
              </w:rPr>
              <w:t>月</w:t>
            </w:r>
            <w:r>
              <w:rPr>
                <w:rFonts w:eastAsia="標楷體"/>
                <w:sz w:val="20"/>
              </w:rPr>
              <w:t>21</w:t>
            </w:r>
            <w:r>
              <w:rPr>
                <w:rFonts w:eastAsia="標楷體" w:hint="eastAsia"/>
                <w:sz w:val="20"/>
              </w:rPr>
              <w:t>日</w:t>
            </w:r>
          </w:p>
        </w:tc>
        <w:tc>
          <w:tcPr>
            <w:tcW w:w="6804" w:type="dxa"/>
            <w:tcBorders>
              <w:top w:val="single" w:sz="4" w:space="0" w:color="auto"/>
              <w:left w:val="single" w:sz="4" w:space="0" w:color="auto"/>
              <w:bottom w:val="single" w:sz="4" w:space="0" w:color="auto"/>
              <w:right w:val="single" w:sz="4" w:space="0" w:color="auto"/>
            </w:tcBorders>
            <w:hideMark/>
          </w:tcPr>
          <w:p w14:paraId="0D1A01AA" w14:textId="77777777" w:rsidR="000C0A6F" w:rsidRDefault="000C0A6F">
            <w:pPr>
              <w:rPr>
                <w:rFonts w:eastAsia="標楷體"/>
                <w:color w:val="BFBFBF" w:themeColor="background1" w:themeShade="BF"/>
                <w:sz w:val="20"/>
                <w:shd w:val="clear" w:color="auto" w:fill="FFFFFF"/>
              </w:rPr>
            </w:pPr>
            <w:r>
              <w:rPr>
                <w:rFonts w:eastAsia="標楷體" w:hint="eastAsia"/>
                <w:sz w:val="20"/>
                <w:shd w:val="clear" w:color="auto" w:fill="FFFFFF"/>
              </w:rPr>
              <w:t>國立科學工藝博物館</w:t>
            </w:r>
            <w:r>
              <w:rPr>
                <w:rFonts w:eastAsia="標楷體"/>
                <w:sz w:val="20"/>
                <w:shd w:val="clear" w:color="auto" w:fill="FFFFFF"/>
              </w:rPr>
              <w:t>114</w:t>
            </w:r>
            <w:r>
              <w:rPr>
                <w:rFonts w:eastAsia="標楷體" w:hint="eastAsia"/>
                <w:sz w:val="20"/>
                <w:shd w:val="clear" w:color="auto" w:fill="FFFFFF"/>
              </w:rPr>
              <w:t>年春節期間營業時間延長至下午</w:t>
            </w:r>
            <w:r>
              <w:rPr>
                <w:rFonts w:eastAsia="標楷體"/>
                <w:sz w:val="20"/>
                <w:shd w:val="clear" w:color="auto" w:fill="FFFFFF"/>
              </w:rPr>
              <w:t>6</w:t>
            </w:r>
            <w:r>
              <w:rPr>
                <w:rFonts w:eastAsia="標楷體" w:hint="eastAsia"/>
                <w:sz w:val="20"/>
                <w:shd w:val="clear" w:color="auto" w:fill="FFFFFF"/>
              </w:rPr>
              <w:t>時</w:t>
            </w:r>
            <w:r>
              <w:rPr>
                <w:rFonts w:eastAsia="標楷體"/>
                <w:sz w:val="20"/>
                <w:shd w:val="clear" w:color="auto" w:fill="FFFFFF"/>
              </w:rPr>
              <w:t>!!(</w:t>
            </w:r>
            <w:r>
              <w:rPr>
                <w:rFonts w:eastAsia="標楷體" w:hint="eastAsia"/>
                <w:sz w:val="20"/>
                <w:shd w:val="clear" w:color="auto" w:fill="FFFFFF"/>
              </w:rPr>
              <w:t>除夕、初一休館</w:t>
            </w:r>
            <w:r>
              <w:rPr>
                <w:rFonts w:eastAsia="標楷體"/>
                <w:sz w:val="20"/>
                <w:shd w:val="clear" w:color="auto" w:fill="FFFFFF"/>
              </w:rPr>
              <w:t>)</w:t>
            </w:r>
          </w:p>
        </w:tc>
      </w:tr>
    </w:tbl>
    <w:p w14:paraId="5DEF4FC9" w14:textId="77777777" w:rsidR="000C0A6F" w:rsidRDefault="000C0A6F" w:rsidP="00B213FE">
      <w:pPr>
        <w:pStyle w:val="aff9"/>
        <w:numPr>
          <w:ilvl w:val="1"/>
          <w:numId w:val="75"/>
        </w:numPr>
        <w:spacing w:line="360" w:lineRule="exact"/>
        <w:ind w:leftChars="0"/>
        <w:jc w:val="both"/>
        <w:rPr>
          <w:rFonts w:eastAsia="標楷體"/>
          <w:szCs w:val="20"/>
        </w:rPr>
      </w:pPr>
      <w:r>
        <w:rPr>
          <w:rFonts w:eastAsia="標楷體" w:hint="eastAsia"/>
        </w:rPr>
        <w:t>本館電子報自</w:t>
      </w:r>
      <w:r>
        <w:rPr>
          <w:rFonts w:eastAsia="標楷體"/>
        </w:rPr>
        <w:t>1</w:t>
      </w:r>
      <w:r>
        <w:rPr>
          <w:rFonts w:eastAsia="標楷體" w:hint="eastAsia"/>
        </w:rPr>
        <w:t>月</w:t>
      </w:r>
      <w:r>
        <w:rPr>
          <w:rFonts w:eastAsia="標楷體"/>
        </w:rPr>
        <w:t>1</w:t>
      </w:r>
      <w:r>
        <w:rPr>
          <w:rFonts w:eastAsia="標楷體" w:hint="eastAsia"/>
        </w:rPr>
        <w:t>日起至</w:t>
      </w:r>
      <w:r>
        <w:rPr>
          <w:rFonts w:eastAsia="標楷體"/>
        </w:rPr>
        <w:t>1</w:t>
      </w:r>
      <w:r>
        <w:rPr>
          <w:rFonts w:eastAsia="標楷體" w:hint="eastAsia"/>
        </w:rPr>
        <w:t>月</w:t>
      </w:r>
      <w:r>
        <w:rPr>
          <w:rFonts w:eastAsia="標楷體"/>
        </w:rPr>
        <w:t>31</w:t>
      </w:r>
      <w:r>
        <w:rPr>
          <w:rFonts w:eastAsia="標楷體" w:hint="eastAsia"/>
        </w:rPr>
        <w:t>日止發布</w:t>
      </w:r>
      <w:r>
        <w:rPr>
          <w:rFonts w:eastAsia="標楷體"/>
        </w:rPr>
        <w:t>5</w:t>
      </w:r>
      <w:r>
        <w:rPr>
          <w:rFonts w:eastAsia="標楷體" w:hint="eastAsia"/>
        </w:rPr>
        <w:t>期共</w:t>
      </w:r>
      <w:r>
        <w:rPr>
          <w:rFonts w:eastAsia="標楷體"/>
        </w:rPr>
        <w:t>59</w:t>
      </w:r>
      <w:r>
        <w:rPr>
          <w:rFonts w:eastAsia="標楷體" w:hint="eastAsia"/>
        </w:rPr>
        <w:t>則。包含「科工館蛇麼都有」、「本熊只是抽空逛展，沒想到變成粉絲見面會！」、「（防災教具借用）免費借用！讓課堂更有趣」、「台灣觀光</w:t>
      </w:r>
      <w:r>
        <w:rPr>
          <w:rFonts w:eastAsia="標楷體"/>
        </w:rPr>
        <w:t>100</w:t>
      </w:r>
      <w:r>
        <w:rPr>
          <w:rFonts w:eastAsia="標楷體" w:hint="eastAsia"/>
        </w:rPr>
        <w:t>亮點</w:t>
      </w:r>
      <w:r>
        <w:rPr>
          <w:rFonts w:eastAsia="標楷體"/>
        </w:rPr>
        <w:t>-</w:t>
      </w:r>
      <w:r>
        <w:rPr>
          <w:rFonts w:eastAsia="標楷體" w:hint="eastAsia"/>
        </w:rPr>
        <w:t>亮點集時樂電子集章抽獎活動」及「</w:t>
      </w:r>
      <w:r>
        <w:rPr>
          <w:rFonts w:eastAsia="標楷體"/>
        </w:rPr>
        <w:t xml:space="preserve">2024-2025 FIRST </w:t>
      </w:r>
      <w:r>
        <w:rPr>
          <w:rFonts w:eastAsia="標楷體" w:hint="eastAsia"/>
        </w:rPr>
        <w:t>機器人大賽台灣選拔賽」等。</w:t>
      </w:r>
    </w:p>
    <w:p w14:paraId="40D4C290" w14:textId="77777777" w:rsidR="000C0A6F" w:rsidRDefault="000C0A6F" w:rsidP="00B213FE">
      <w:pPr>
        <w:pStyle w:val="aff9"/>
        <w:numPr>
          <w:ilvl w:val="1"/>
          <w:numId w:val="75"/>
        </w:numPr>
        <w:spacing w:line="360" w:lineRule="exact"/>
        <w:ind w:leftChars="0"/>
        <w:jc w:val="both"/>
        <w:rPr>
          <w:rFonts w:eastAsia="標楷體"/>
          <w:shd w:val="clear" w:color="auto" w:fill="FFFFFF"/>
        </w:rPr>
      </w:pPr>
      <w:r>
        <w:rPr>
          <w:rFonts w:eastAsia="標楷體" w:hint="eastAsia"/>
        </w:rPr>
        <w:t>新聞稿：共</w:t>
      </w:r>
      <w:r>
        <w:rPr>
          <w:rFonts w:eastAsia="標楷體"/>
        </w:rPr>
        <w:t>11</w:t>
      </w:r>
      <w:r>
        <w:rPr>
          <w:rFonts w:eastAsia="標楷體" w:hint="eastAsia"/>
        </w:rPr>
        <w:t>篇</w:t>
      </w:r>
    </w:p>
    <w:tbl>
      <w:tblPr>
        <w:tblStyle w:val="241"/>
        <w:tblW w:w="0" w:type="auto"/>
        <w:tblInd w:w="421" w:type="dxa"/>
        <w:tblLook w:val="04A0" w:firstRow="1" w:lastRow="0" w:firstColumn="1" w:lastColumn="0" w:noHBand="0" w:noVBand="1"/>
      </w:tblPr>
      <w:tblGrid>
        <w:gridCol w:w="1984"/>
        <w:gridCol w:w="7513"/>
      </w:tblGrid>
      <w:tr w:rsidR="000C0A6F" w14:paraId="1E3F6456" w14:textId="77777777" w:rsidTr="000C0A6F">
        <w:tc>
          <w:tcPr>
            <w:tcW w:w="1984" w:type="dxa"/>
            <w:tcBorders>
              <w:top w:val="single" w:sz="4" w:space="0" w:color="auto"/>
              <w:left w:val="single" w:sz="4" w:space="0" w:color="auto"/>
              <w:bottom w:val="single" w:sz="4" w:space="0" w:color="auto"/>
              <w:right w:val="single" w:sz="4" w:space="0" w:color="auto"/>
            </w:tcBorders>
            <w:hideMark/>
          </w:tcPr>
          <w:p w14:paraId="3D38E169" w14:textId="77777777" w:rsidR="000C0A6F" w:rsidRDefault="000C0A6F">
            <w:pPr>
              <w:rPr>
                <w:rFonts w:eastAsia="標楷體"/>
                <w:kern w:val="0"/>
                <w:sz w:val="20"/>
                <w:shd w:val="clear" w:color="auto" w:fill="FFFFFF"/>
              </w:rPr>
            </w:pPr>
            <w:r>
              <w:rPr>
                <w:rFonts w:eastAsia="標楷體" w:hint="eastAsia"/>
                <w:kern w:val="0"/>
                <w:sz w:val="20"/>
                <w:shd w:val="clear" w:color="auto" w:fill="FFFFFF"/>
              </w:rPr>
              <w:t>日期</w:t>
            </w:r>
          </w:p>
        </w:tc>
        <w:tc>
          <w:tcPr>
            <w:tcW w:w="7513" w:type="dxa"/>
            <w:tcBorders>
              <w:top w:val="single" w:sz="4" w:space="0" w:color="auto"/>
              <w:left w:val="single" w:sz="4" w:space="0" w:color="auto"/>
              <w:bottom w:val="single" w:sz="4" w:space="0" w:color="auto"/>
              <w:right w:val="single" w:sz="4" w:space="0" w:color="auto"/>
            </w:tcBorders>
            <w:hideMark/>
          </w:tcPr>
          <w:p w14:paraId="4A2C3D7B" w14:textId="77777777" w:rsidR="000C0A6F" w:rsidRDefault="000C0A6F">
            <w:pPr>
              <w:rPr>
                <w:rFonts w:eastAsia="標楷體"/>
                <w:kern w:val="0"/>
                <w:sz w:val="20"/>
                <w:shd w:val="clear" w:color="auto" w:fill="FFFFFF"/>
              </w:rPr>
            </w:pPr>
            <w:r>
              <w:rPr>
                <w:rFonts w:eastAsia="標楷體" w:hint="eastAsia"/>
                <w:kern w:val="0"/>
                <w:sz w:val="20"/>
                <w:shd w:val="clear" w:color="auto" w:fill="FFFFFF"/>
              </w:rPr>
              <w:t>主題</w:t>
            </w:r>
          </w:p>
        </w:tc>
      </w:tr>
      <w:tr w:rsidR="000C0A6F" w14:paraId="1315FF89" w14:textId="77777777" w:rsidTr="000C0A6F">
        <w:tc>
          <w:tcPr>
            <w:tcW w:w="1984" w:type="dxa"/>
            <w:tcBorders>
              <w:top w:val="single" w:sz="4" w:space="0" w:color="auto"/>
              <w:left w:val="single" w:sz="4" w:space="0" w:color="auto"/>
              <w:bottom w:val="single" w:sz="4" w:space="0" w:color="auto"/>
              <w:right w:val="single" w:sz="4" w:space="0" w:color="auto"/>
            </w:tcBorders>
            <w:vAlign w:val="center"/>
            <w:hideMark/>
          </w:tcPr>
          <w:p w14:paraId="00F90A1E" w14:textId="77777777" w:rsidR="000C0A6F" w:rsidRDefault="000C0A6F">
            <w:pPr>
              <w:widowControl/>
              <w:rPr>
                <w:rFonts w:eastAsia="標楷體"/>
                <w:kern w:val="0"/>
                <w:sz w:val="20"/>
              </w:rPr>
            </w:pPr>
            <w:r>
              <w:rPr>
                <w:rFonts w:eastAsia="標楷體"/>
                <w:kern w:val="0"/>
                <w:sz w:val="20"/>
              </w:rPr>
              <w:t>114</w:t>
            </w:r>
            <w:r>
              <w:rPr>
                <w:rFonts w:eastAsia="標楷體" w:hint="eastAsia"/>
                <w:kern w:val="0"/>
                <w:sz w:val="20"/>
              </w:rPr>
              <w:t>年</w:t>
            </w:r>
            <w:r>
              <w:rPr>
                <w:rFonts w:eastAsia="標楷體"/>
                <w:noProof/>
                <w:kern w:val="0"/>
                <w:sz w:val="20"/>
              </w:rPr>
              <w:t>1</w:t>
            </w:r>
            <w:r>
              <w:rPr>
                <w:rFonts w:eastAsia="標楷體" w:hint="eastAsia"/>
                <w:noProof/>
                <w:kern w:val="0"/>
                <w:sz w:val="20"/>
              </w:rPr>
              <w:t>月</w:t>
            </w:r>
            <w:r>
              <w:rPr>
                <w:rFonts w:eastAsia="標楷體"/>
                <w:noProof/>
                <w:kern w:val="0"/>
                <w:sz w:val="20"/>
              </w:rPr>
              <w:t>3</w:t>
            </w:r>
            <w:r>
              <w:rPr>
                <w:rFonts w:eastAsia="標楷體" w:hint="eastAsia"/>
                <w:noProof/>
                <w:kern w:val="0"/>
                <w:sz w:val="20"/>
              </w:rPr>
              <w:t>日</w:t>
            </w:r>
          </w:p>
        </w:tc>
        <w:tc>
          <w:tcPr>
            <w:tcW w:w="7513" w:type="dxa"/>
            <w:tcBorders>
              <w:top w:val="single" w:sz="4" w:space="0" w:color="auto"/>
              <w:left w:val="single" w:sz="4" w:space="0" w:color="auto"/>
              <w:bottom w:val="single" w:sz="4" w:space="0" w:color="auto"/>
              <w:right w:val="single" w:sz="4" w:space="0" w:color="auto"/>
            </w:tcBorders>
            <w:hideMark/>
          </w:tcPr>
          <w:p w14:paraId="6D05D053" w14:textId="77777777" w:rsidR="000C0A6F" w:rsidRDefault="000C0A6F">
            <w:pPr>
              <w:spacing w:line="280" w:lineRule="exact"/>
              <w:rPr>
                <w:rFonts w:eastAsia="標楷體"/>
                <w:kern w:val="0"/>
                <w:sz w:val="20"/>
              </w:rPr>
            </w:pPr>
            <w:r>
              <w:rPr>
                <w:rFonts w:eastAsia="標楷體"/>
                <w:noProof/>
                <w:kern w:val="0"/>
                <w:sz w:val="20"/>
              </w:rPr>
              <w:t xml:space="preserve"> (</w:t>
            </w:r>
            <w:r>
              <w:rPr>
                <w:rFonts w:eastAsia="標楷體" w:hint="eastAsia"/>
                <w:noProof/>
                <w:kern w:val="0"/>
                <w:sz w:val="20"/>
              </w:rPr>
              <w:t>新聞快訊</w:t>
            </w:r>
            <w:r>
              <w:rPr>
                <w:rFonts w:eastAsia="標楷體"/>
                <w:noProof/>
                <w:kern w:val="0"/>
                <w:sz w:val="20"/>
              </w:rPr>
              <w:t>)</w:t>
            </w:r>
            <w:r>
              <w:rPr>
                <w:rFonts w:eastAsia="標楷體" w:hint="eastAsia"/>
                <w:noProof/>
                <w:kern w:val="0"/>
                <w:sz w:val="20"/>
              </w:rPr>
              <w:t>正興國中迷你馬拉松</w:t>
            </w:r>
            <w:r>
              <w:rPr>
                <w:rFonts w:eastAsia="標楷體"/>
                <w:noProof/>
                <w:kern w:val="0"/>
                <w:sz w:val="20"/>
              </w:rPr>
              <w:t xml:space="preserve">  (</w:t>
            </w:r>
            <w:r>
              <w:rPr>
                <w:rFonts w:eastAsia="標楷體" w:hint="eastAsia"/>
                <w:noProof/>
                <w:kern w:val="0"/>
                <w:sz w:val="20"/>
              </w:rPr>
              <w:t>新聞稿由正興國中提供</w:t>
            </w:r>
            <w:r>
              <w:rPr>
                <w:rFonts w:eastAsia="標楷體"/>
                <w:noProof/>
                <w:kern w:val="0"/>
                <w:sz w:val="20"/>
              </w:rPr>
              <w:t>)</w:t>
            </w:r>
          </w:p>
        </w:tc>
      </w:tr>
      <w:tr w:rsidR="000C0A6F" w14:paraId="26F79650" w14:textId="77777777" w:rsidTr="000C0A6F">
        <w:tc>
          <w:tcPr>
            <w:tcW w:w="1984" w:type="dxa"/>
            <w:tcBorders>
              <w:top w:val="single" w:sz="4" w:space="0" w:color="auto"/>
              <w:left w:val="single" w:sz="4" w:space="0" w:color="auto"/>
              <w:bottom w:val="single" w:sz="4" w:space="0" w:color="auto"/>
              <w:right w:val="single" w:sz="4" w:space="0" w:color="auto"/>
            </w:tcBorders>
            <w:vAlign w:val="center"/>
            <w:hideMark/>
          </w:tcPr>
          <w:p w14:paraId="4DF8E1B1" w14:textId="77777777" w:rsidR="000C0A6F" w:rsidRDefault="000C0A6F">
            <w:pPr>
              <w:widowControl/>
              <w:rPr>
                <w:rFonts w:eastAsia="標楷體"/>
                <w:kern w:val="0"/>
                <w:sz w:val="20"/>
              </w:rPr>
            </w:pPr>
            <w:r>
              <w:rPr>
                <w:rFonts w:eastAsia="標楷體"/>
                <w:kern w:val="0"/>
                <w:sz w:val="20"/>
              </w:rPr>
              <w:t>114</w:t>
            </w:r>
            <w:r>
              <w:rPr>
                <w:rFonts w:eastAsia="標楷體" w:hint="eastAsia"/>
                <w:kern w:val="0"/>
                <w:sz w:val="20"/>
              </w:rPr>
              <w:t>年</w:t>
            </w:r>
            <w:r>
              <w:rPr>
                <w:rFonts w:eastAsia="標楷體"/>
                <w:noProof/>
                <w:kern w:val="0"/>
                <w:sz w:val="20"/>
              </w:rPr>
              <w:t>1</w:t>
            </w:r>
            <w:r>
              <w:rPr>
                <w:rFonts w:eastAsia="標楷體" w:hint="eastAsia"/>
                <w:noProof/>
                <w:kern w:val="0"/>
                <w:sz w:val="20"/>
              </w:rPr>
              <w:t>月</w:t>
            </w:r>
            <w:r>
              <w:rPr>
                <w:rFonts w:eastAsia="標楷體"/>
                <w:noProof/>
                <w:kern w:val="0"/>
                <w:sz w:val="20"/>
              </w:rPr>
              <w:t>3</w:t>
            </w:r>
            <w:r>
              <w:rPr>
                <w:rFonts w:eastAsia="標楷體" w:hint="eastAsia"/>
                <w:noProof/>
                <w:kern w:val="0"/>
                <w:sz w:val="20"/>
              </w:rPr>
              <w:t>日</w:t>
            </w:r>
          </w:p>
        </w:tc>
        <w:tc>
          <w:tcPr>
            <w:tcW w:w="7513" w:type="dxa"/>
            <w:tcBorders>
              <w:top w:val="single" w:sz="4" w:space="0" w:color="auto"/>
              <w:left w:val="single" w:sz="4" w:space="0" w:color="auto"/>
              <w:bottom w:val="single" w:sz="4" w:space="0" w:color="auto"/>
              <w:right w:val="single" w:sz="4" w:space="0" w:color="auto"/>
            </w:tcBorders>
            <w:hideMark/>
          </w:tcPr>
          <w:p w14:paraId="5FF7229C" w14:textId="77777777" w:rsidR="000C0A6F" w:rsidRDefault="000C0A6F">
            <w:pPr>
              <w:spacing w:line="280" w:lineRule="exact"/>
              <w:rPr>
                <w:rFonts w:eastAsia="標楷體"/>
                <w:kern w:val="0"/>
                <w:sz w:val="20"/>
              </w:rPr>
            </w:pPr>
            <w:r>
              <w:rPr>
                <w:rFonts w:eastAsia="標楷體" w:hint="eastAsia"/>
                <w:kern w:val="0"/>
                <w:sz w:val="20"/>
              </w:rPr>
              <w:t>五大科學領域</w:t>
            </w:r>
            <w:r>
              <w:rPr>
                <w:rFonts w:eastAsia="標楷體"/>
                <w:kern w:val="0"/>
                <w:sz w:val="20"/>
              </w:rPr>
              <w:t xml:space="preserve"> </w:t>
            </w:r>
            <w:r>
              <w:rPr>
                <w:rFonts w:eastAsia="標楷體" w:hint="eastAsia"/>
                <w:kern w:val="0"/>
                <w:sz w:val="20"/>
              </w:rPr>
              <w:t>精選卓越系列</w:t>
            </w:r>
            <w:r>
              <w:rPr>
                <w:rFonts w:eastAsia="標楷體"/>
                <w:kern w:val="0"/>
                <w:sz w:val="20"/>
              </w:rPr>
              <w:t xml:space="preserve">  </w:t>
            </w:r>
            <w:r>
              <w:rPr>
                <w:rFonts w:eastAsia="標楷體" w:hint="eastAsia"/>
                <w:kern w:val="0"/>
                <w:sz w:val="20"/>
              </w:rPr>
              <w:t>科工冬令營特色營隊重磅登場</w:t>
            </w:r>
          </w:p>
        </w:tc>
      </w:tr>
      <w:tr w:rsidR="000C0A6F" w14:paraId="6029FF07" w14:textId="77777777" w:rsidTr="000C0A6F">
        <w:tc>
          <w:tcPr>
            <w:tcW w:w="1984" w:type="dxa"/>
            <w:tcBorders>
              <w:top w:val="single" w:sz="4" w:space="0" w:color="auto"/>
              <w:left w:val="single" w:sz="4" w:space="0" w:color="auto"/>
              <w:bottom w:val="single" w:sz="4" w:space="0" w:color="auto"/>
              <w:right w:val="single" w:sz="4" w:space="0" w:color="auto"/>
            </w:tcBorders>
            <w:vAlign w:val="center"/>
            <w:hideMark/>
          </w:tcPr>
          <w:p w14:paraId="034E3429" w14:textId="77777777" w:rsidR="000C0A6F" w:rsidRDefault="000C0A6F">
            <w:pPr>
              <w:widowControl/>
              <w:rPr>
                <w:rFonts w:eastAsia="標楷體"/>
                <w:kern w:val="0"/>
                <w:sz w:val="20"/>
              </w:rPr>
            </w:pPr>
            <w:r>
              <w:rPr>
                <w:rFonts w:eastAsia="標楷體"/>
                <w:kern w:val="0"/>
                <w:sz w:val="20"/>
              </w:rPr>
              <w:t>114</w:t>
            </w:r>
            <w:r>
              <w:rPr>
                <w:rFonts w:eastAsia="標楷體" w:hint="eastAsia"/>
                <w:kern w:val="0"/>
                <w:sz w:val="20"/>
              </w:rPr>
              <w:t>年</w:t>
            </w:r>
            <w:r>
              <w:rPr>
                <w:rFonts w:eastAsia="標楷體"/>
                <w:noProof/>
                <w:kern w:val="0"/>
                <w:sz w:val="20"/>
              </w:rPr>
              <w:t>1</w:t>
            </w:r>
            <w:r>
              <w:rPr>
                <w:rFonts w:eastAsia="標楷體" w:hint="eastAsia"/>
                <w:noProof/>
                <w:kern w:val="0"/>
                <w:sz w:val="20"/>
              </w:rPr>
              <w:t>月</w:t>
            </w:r>
            <w:r>
              <w:rPr>
                <w:rFonts w:eastAsia="標楷體"/>
                <w:noProof/>
                <w:kern w:val="0"/>
                <w:sz w:val="20"/>
              </w:rPr>
              <w:t>10</w:t>
            </w:r>
            <w:r>
              <w:rPr>
                <w:rFonts w:eastAsia="標楷體" w:hint="eastAsia"/>
                <w:noProof/>
                <w:kern w:val="0"/>
                <w:sz w:val="20"/>
              </w:rPr>
              <w:t>日</w:t>
            </w:r>
          </w:p>
        </w:tc>
        <w:tc>
          <w:tcPr>
            <w:tcW w:w="7513" w:type="dxa"/>
            <w:tcBorders>
              <w:top w:val="single" w:sz="4" w:space="0" w:color="auto"/>
              <w:left w:val="single" w:sz="4" w:space="0" w:color="auto"/>
              <w:bottom w:val="single" w:sz="4" w:space="0" w:color="auto"/>
              <w:right w:val="single" w:sz="4" w:space="0" w:color="auto"/>
            </w:tcBorders>
            <w:hideMark/>
          </w:tcPr>
          <w:p w14:paraId="6A33CC1A" w14:textId="77777777" w:rsidR="000C0A6F" w:rsidRDefault="000C0A6F">
            <w:pPr>
              <w:spacing w:line="280" w:lineRule="exact"/>
              <w:rPr>
                <w:rFonts w:eastAsia="標楷體"/>
                <w:kern w:val="0"/>
                <w:sz w:val="20"/>
              </w:rPr>
            </w:pPr>
            <w:r>
              <w:rPr>
                <w:rFonts w:eastAsia="標楷體" w:hint="eastAsia"/>
                <w:kern w:val="0"/>
                <w:sz w:val="20"/>
              </w:rPr>
              <w:t>超人氣個性刻印遷移升級</w:t>
            </w:r>
            <w:r>
              <w:rPr>
                <w:rFonts w:eastAsia="標楷體"/>
                <w:kern w:val="0"/>
                <w:sz w:val="20"/>
              </w:rPr>
              <w:t xml:space="preserve">  </w:t>
            </w:r>
            <w:r>
              <w:rPr>
                <w:rFonts w:eastAsia="標楷體" w:hint="eastAsia"/>
                <w:kern w:val="0"/>
                <w:sz w:val="20"/>
              </w:rPr>
              <w:t>科工館「印象深刻」刻印體驗</w:t>
            </w:r>
          </w:p>
        </w:tc>
      </w:tr>
      <w:tr w:rsidR="000C0A6F" w14:paraId="771CF92D" w14:textId="77777777" w:rsidTr="000C0A6F">
        <w:tc>
          <w:tcPr>
            <w:tcW w:w="1984" w:type="dxa"/>
            <w:tcBorders>
              <w:top w:val="single" w:sz="4" w:space="0" w:color="auto"/>
              <w:left w:val="single" w:sz="4" w:space="0" w:color="auto"/>
              <w:bottom w:val="single" w:sz="4" w:space="0" w:color="auto"/>
              <w:right w:val="single" w:sz="4" w:space="0" w:color="auto"/>
            </w:tcBorders>
            <w:vAlign w:val="center"/>
            <w:hideMark/>
          </w:tcPr>
          <w:p w14:paraId="46298A82" w14:textId="77777777" w:rsidR="000C0A6F" w:rsidRDefault="000C0A6F">
            <w:pPr>
              <w:widowControl/>
              <w:rPr>
                <w:rFonts w:eastAsia="標楷體"/>
                <w:kern w:val="0"/>
                <w:sz w:val="20"/>
              </w:rPr>
            </w:pPr>
            <w:r>
              <w:rPr>
                <w:rFonts w:eastAsia="標楷體"/>
                <w:kern w:val="0"/>
                <w:sz w:val="20"/>
              </w:rPr>
              <w:t>114</w:t>
            </w:r>
            <w:r>
              <w:rPr>
                <w:rFonts w:eastAsia="標楷體" w:hint="eastAsia"/>
                <w:kern w:val="0"/>
                <w:sz w:val="20"/>
              </w:rPr>
              <w:t>年</w:t>
            </w:r>
            <w:r>
              <w:rPr>
                <w:rFonts w:eastAsia="標楷體"/>
                <w:noProof/>
                <w:kern w:val="0"/>
                <w:sz w:val="20"/>
              </w:rPr>
              <w:t>1</w:t>
            </w:r>
            <w:r>
              <w:rPr>
                <w:rFonts w:eastAsia="標楷體" w:hint="eastAsia"/>
                <w:noProof/>
                <w:kern w:val="0"/>
                <w:sz w:val="20"/>
              </w:rPr>
              <w:t>月</w:t>
            </w:r>
            <w:r>
              <w:rPr>
                <w:rFonts w:eastAsia="標楷體"/>
                <w:noProof/>
                <w:kern w:val="0"/>
                <w:sz w:val="20"/>
              </w:rPr>
              <w:t>14</w:t>
            </w:r>
            <w:r>
              <w:rPr>
                <w:rFonts w:eastAsia="標楷體" w:hint="eastAsia"/>
                <w:noProof/>
                <w:kern w:val="0"/>
                <w:sz w:val="20"/>
              </w:rPr>
              <w:t>日</w:t>
            </w:r>
          </w:p>
        </w:tc>
        <w:tc>
          <w:tcPr>
            <w:tcW w:w="7513" w:type="dxa"/>
            <w:tcBorders>
              <w:top w:val="single" w:sz="4" w:space="0" w:color="auto"/>
              <w:left w:val="single" w:sz="4" w:space="0" w:color="auto"/>
              <w:bottom w:val="single" w:sz="4" w:space="0" w:color="auto"/>
              <w:right w:val="single" w:sz="4" w:space="0" w:color="auto"/>
            </w:tcBorders>
            <w:hideMark/>
          </w:tcPr>
          <w:p w14:paraId="42B36455" w14:textId="77777777" w:rsidR="000C0A6F" w:rsidRDefault="000C0A6F">
            <w:pPr>
              <w:spacing w:line="280" w:lineRule="exact"/>
              <w:rPr>
                <w:rFonts w:eastAsia="標楷體"/>
                <w:kern w:val="0"/>
                <w:sz w:val="20"/>
              </w:rPr>
            </w:pPr>
            <w:r>
              <w:rPr>
                <w:rFonts w:eastAsia="標楷體" w:hint="eastAsia"/>
                <w:kern w:val="0"/>
                <w:sz w:val="20"/>
              </w:rPr>
              <w:t>可觸式體驗</w:t>
            </w:r>
            <w:r>
              <w:rPr>
                <w:rFonts w:eastAsia="標楷體"/>
                <w:kern w:val="0"/>
                <w:sz w:val="20"/>
              </w:rPr>
              <w:t xml:space="preserve"> </w:t>
            </w:r>
            <w:r>
              <w:rPr>
                <w:rFonts w:eastAsia="標楷體" w:hint="eastAsia"/>
                <w:kern w:val="0"/>
                <w:sz w:val="20"/>
              </w:rPr>
              <w:t>平權新視界</w:t>
            </w:r>
            <w:r>
              <w:rPr>
                <w:rFonts w:eastAsia="標楷體"/>
                <w:kern w:val="0"/>
                <w:sz w:val="20"/>
              </w:rPr>
              <w:t xml:space="preserve">  </w:t>
            </w:r>
            <w:r>
              <w:rPr>
                <w:rFonts w:eastAsia="標楷體" w:hint="eastAsia"/>
                <w:kern w:val="0"/>
                <w:sz w:val="20"/>
              </w:rPr>
              <w:t>白盒子延伸計畫─汩汩之島</w:t>
            </w:r>
            <w:r>
              <w:rPr>
                <w:rFonts w:eastAsia="標楷體"/>
                <w:kern w:val="0"/>
                <w:sz w:val="20"/>
              </w:rPr>
              <w:t xml:space="preserve"> </w:t>
            </w:r>
            <w:r>
              <w:rPr>
                <w:rFonts w:eastAsia="標楷體" w:hint="eastAsia"/>
                <w:kern w:val="0"/>
                <w:sz w:val="20"/>
              </w:rPr>
              <w:t>原鄉‧異景‧</w:t>
            </w:r>
            <w:r>
              <w:rPr>
                <w:rFonts w:eastAsia="標楷體"/>
                <w:kern w:val="0"/>
                <w:sz w:val="20"/>
              </w:rPr>
              <w:t xml:space="preserve"> </w:t>
            </w:r>
            <w:r>
              <w:rPr>
                <w:rFonts w:eastAsia="標楷體" w:hint="eastAsia"/>
                <w:kern w:val="0"/>
                <w:sz w:val="20"/>
              </w:rPr>
              <w:t>流變」平權特展</w:t>
            </w:r>
          </w:p>
        </w:tc>
      </w:tr>
      <w:tr w:rsidR="000C0A6F" w14:paraId="5350E833" w14:textId="77777777" w:rsidTr="000C0A6F">
        <w:tc>
          <w:tcPr>
            <w:tcW w:w="1984" w:type="dxa"/>
            <w:tcBorders>
              <w:top w:val="single" w:sz="4" w:space="0" w:color="auto"/>
              <w:left w:val="single" w:sz="4" w:space="0" w:color="auto"/>
              <w:bottom w:val="single" w:sz="4" w:space="0" w:color="auto"/>
              <w:right w:val="single" w:sz="4" w:space="0" w:color="auto"/>
            </w:tcBorders>
            <w:vAlign w:val="center"/>
            <w:hideMark/>
          </w:tcPr>
          <w:p w14:paraId="2D902D8F" w14:textId="77777777" w:rsidR="000C0A6F" w:rsidRDefault="000C0A6F">
            <w:pPr>
              <w:widowControl/>
              <w:rPr>
                <w:rFonts w:eastAsia="標楷體"/>
                <w:kern w:val="0"/>
                <w:sz w:val="20"/>
              </w:rPr>
            </w:pPr>
            <w:r>
              <w:rPr>
                <w:rFonts w:eastAsia="標楷體"/>
                <w:kern w:val="0"/>
                <w:sz w:val="20"/>
              </w:rPr>
              <w:t>114</w:t>
            </w:r>
            <w:r>
              <w:rPr>
                <w:rFonts w:eastAsia="標楷體" w:hint="eastAsia"/>
                <w:kern w:val="0"/>
                <w:sz w:val="20"/>
              </w:rPr>
              <w:t>年</w:t>
            </w:r>
            <w:r>
              <w:rPr>
                <w:rFonts w:eastAsia="標楷體"/>
                <w:noProof/>
                <w:kern w:val="0"/>
                <w:sz w:val="20"/>
              </w:rPr>
              <w:t>1</w:t>
            </w:r>
            <w:r>
              <w:rPr>
                <w:rFonts w:eastAsia="標楷體" w:hint="eastAsia"/>
                <w:noProof/>
                <w:kern w:val="0"/>
                <w:sz w:val="20"/>
              </w:rPr>
              <w:t>月</w:t>
            </w:r>
            <w:r>
              <w:rPr>
                <w:rFonts w:eastAsia="標楷體"/>
                <w:noProof/>
                <w:kern w:val="0"/>
                <w:sz w:val="20"/>
              </w:rPr>
              <w:t>17</w:t>
            </w:r>
            <w:r>
              <w:rPr>
                <w:rFonts w:eastAsia="標楷體" w:hint="eastAsia"/>
                <w:noProof/>
                <w:kern w:val="0"/>
                <w:sz w:val="20"/>
              </w:rPr>
              <w:t>日</w:t>
            </w:r>
          </w:p>
        </w:tc>
        <w:tc>
          <w:tcPr>
            <w:tcW w:w="7513" w:type="dxa"/>
            <w:tcBorders>
              <w:top w:val="single" w:sz="4" w:space="0" w:color="auto"/>
              <w:left w:val="single" w:sz="4" w:space="0" w:color="auto"/>
              <w:bottom w:val="single" w:sz="4" w:space="0" w:color="auto"/>
              <w:right w:val="single" w:sz="4" w:space="0" w:color="auto"/>
            </w:tcBorders>
            <w:hideMark/>
          </w:tcPr>
          <w:p w14:paraId="0F308452" w14:textId="77777777" w:rsidR="000C0A6F" w:rsidRDefault="000C0A6F">
            <w:pPr>
              <w:spacing w:line="280" w:lineRule="exact"/>
              <w:rPr>
                <w:rFonts w:eastAsia="標楷體"/>
                <w:kern w:val="0"/>
                <w:sz w:val="20"/>
              </w:rPr>
            </w:pPr>
            <w:r>
              <w:rPr>
                <w:rFonts w:eastAsia="標楷體" w:hint="eastAsia"/>
                <w:kern w:val="0"/>
                <w:sz w:val="20"/>
              </w:rPr>
              <w:t>科工館與玄光慈善會攜手舉辦</w:t>
            </w:r>
            <w:r>
              <w:rPr>
                <w:rFonts w:eastAsia="標楷體"/>
                <w:kern w:val="0"/>
                <w:sz w:val="20"/>
              </w:rPr>
              <w:t>114</w:t>
            </w:r>
            <w:r>
              <w:rPr>
                <w:rFonts w:eastAsia="標楷體" w:hint="eastAsia"/>
                <w:kern w:val="0"/>
                <w:sz w:val="20"/>
              </w:rPr>
              <w:t>年農曆新年春聯贈送活動</w:t>
            </w:r>
            <w:r>
              <w:rPr>
                <w:rFonts w:eastAsia="標楷體"/>
                <w:kern w:val="0"/>
                <w:sz w:val="20"/>
              </w:rPr>
              <w:t xml:space="preserve"> </w:t>
            </w:r>
          </w:p>
        </w:tc>
      </w:tr>
      <w:tr w:rsidR="000C0A6F" w14:paraId="2F392965" w14:textId="77777777" w:rsidTr="000C0A6F">
        <w:tc>
          <w:tcPr>
            <w:tcW w:w="1984" w:type="dxa"/>
            <w:tcBorders>
              <w:top w:val="single" w:sz="4" w:space="0" w:color="auto"/>
              <w:left w:val="single" w:sz="4" w:space="0" w:color="auto"/>
              <w:bottom w:val="single" w:sz="4" w:space="0" w:color="auto"/>
              <w:right w:val="single" w:sz="4" w:space="0" w:color="auto"/>
            </w:tcBorders>
            <w:vAlign w:val="center"/>
            <w:hideMark/>
          </w:tcPr>
          <w:p w14:paraId="61E8BF06" w14:textId="77777777" w:rsidR="000C0A6F" w:rsidRDefault="000C0A6F">
            <w:pPr>
              <w:widowControl/>
              <w:rPr>
                <w:rFonts w:eastAsia="標楷體"/>
                <w:kern w:val="0"/>
                <w:sz w:val="20"/>
              </w:rPr>
            </w:pPr>
            <w:r>
              <w:rPr>
                <w:rFonts w:eastAsia="標楷體"/>
                <w:kern w:val="0"/>
                <w:sz w:val="20"/>
              </w:rPr>
              <w:t>114</w:t>
            </w:r>
            <w:r>
              <w:rPr>
                <w:rFonts w:eastAsia="標楷體" w:hint="eastAsia"/>
                <w:kern w:val="0"/>
                <w:sz w:val="20"/>
              </w:rPr>
              <w:t>年</w:t>
            </w:r>
            <w:r>
              <w:rPr>
                <w:rFonts w:eastAsia="標楷體"/>
                <w:noProof/>
                <w:kern w:val="0"/>
                <w:sz w:val="20"/>
              </w:rPr>
              <w:t>1</w:t>
            </w:r>
            <w:r>
              <w:rPr>
                <w:rFonts w:eastAsia="標楷體" w:hint="eastAsia"/>
                <w:noProof/>
                <w:kern w:val="0"/>
                <w:sz w:val="20"/>
              </w:rPr>
              <w:t>月</w:t>
            </w:r>
            <w:r>
              <w:rPr>
                <w:rFonts w:eastAsia="標楷體"/>
                <w:noProof/>
                <w:kern w:val="0"/>
                <w:sz w:val="20"/>
              </w:rPr>
              <w:t>17</w:t>
            </w:r>
            <w:r>
              <w:rPr>
                <w:rFonts w:eastAsia="標楷體" w:hint="eastAsia"/>
                <w:noProof/>
                <w:kern w:val="0"/>
                <w:sz w:val="20"/>
              </w:rPr>
              <w:t>日</w:t>
            </w:r>
          </w:p>
        </w:tc>
        <w:tc>
          <w:tcPr>
            <w:tcW w:w="7513" w:type="dxa"/>
            <w:tcBorders>
              <w:top w:val="single" w:sz="4" w:space="0" w:color="auto"/>
              <w:left w:val="single" w:sz="4" w:space="0" w:color="auto"/>
              <w:bottom w:val="single" w:sz="4" w:space="0" w:color="auto"/>
              <w:right w:val="single" w:sz="4" w:space="0" w:color="auto"/>
            </w:tcBorders>
            <w:hideMark/>
          </w:tcPr>
          <w:p w14:paraId="38F5227F" w14:textId="77777777" w:rsidR="000C0A6F" w:rsidRDefault="000C0A6F">
            <w:pPr>
              <w:spacing w:line="280" w:lineRule="exact"/>
              <w:rPr>
                <w:rFonts w:eastAsia="標楷體"/>
                <w:kern w:val="0"/>
                <w:sz w:val="20"/>
              </w:rPr>
            </w:pPr>
            <w:r>
              <w:rPr>
                <w:rFonts w:eastAsia="標楷體" w:hint="eastAsia"/>
                <w:kern w:val="0"/>
                <w:sz w:val="20"/>
              </w:rPr>
              <w:t>科技博物</w:t>
            </w:r>
            <w:r>
              <w:rPr>
                <w:rFonts w:eastAsia="標楷體"/>
                <w:kern w:val="0"/>
                <w:sz w:val="20"/>
              </w:rPr>
              <w:t xml:space="preserve"> </w:t>
            </w:r>
            <w:r>
              <w:rPr>
                <w:rFonts w:eastAsia="標楷體" w:hint="eastAsia"/>
                <w:kern w:val="0"/>
                <w:sz w:val="20"/>
              </w:rPr>
              <w:t>跨國交流</w:t>
            </w:r>
            <w:r>
              <w:rPr>
                <w:rFonts w:eastAsia="標楷體"/>
                <w:kern w:val="0"/>
                <w:sz w:val="20"/>
              </w:rPr>
              <w:t xml:space="preserve">  </w:t>
            </w:r>
            <w:r>
              <w:rPr>
                <w:rFonts w:eastAsia="標楷體" w:hint="eastAsia"/>
                <w:kern w:val="0"/>
                <w:sz w:val="20"/>
              </w:rPr>
              <w:t>科工館接待日本全國科學博物館協議會參訪團</w:t>
            </w:r>
          </w:p>
        </w:tc>
      </w:tr>
      <w:tr w:rsidR="000C0A6F" w14:paraId="6E470532" w14:textId="77777777" w:rsidTr="000C0A6F">
        <w:tc>
          <w:tcPr>
            <w:tcW w:w="1984" w:type="dxa"/>
            <w:tcBorders>
              <w:top w:val="single" w:sz="4" w:space="0" w:color="auto"/>
              <w:left w:val="single" w:sz="4" w:space="0" w:color="auto"/>
              <w:bottom w:val="single" w:sz="4" w:space="0" w:color="auto"/>
              <w:right w:val="single" w:sz="4" w:space="0" w:color="auto"/>
            </w:tcBorders>
            <w:vAlign w:val="center"/>
            <w:hideMark/>
          </w:tcPr>
          <w:p w14:paraId="3EF5D791" w14:textId="77777777" w:rsidR="000C0A6F" w:rsidRDefault="000C0A6F">
            <w:pPr>
              <w:widowControl/>
              <w:rPr>
                <w:rFonts w:eastAsia="標楷體"/>
                <w:kern w:val="0"/>
                <w:sz w:val="20"/>
              </w:rPr>
            </w:pPr>
            <w:r>
              <w:rPr>
                <w:rFonts w:eastAsia="標楷體"/>
                <w:kern w:val="0"/>
                <w:sz w:val="20"/>
              </w:rPr>
              <w:t>114</w:t>
            </w:r>
            <w:r>
              <w:rPr>
                <w:rFonts w:eastAsia="標楷體" w:hint="eastAsia"/>
                <w:kern w:val="0"/>
                <w:sz w:val="20"/>
              </w:rPr>
              <w:t>年</w:t>
            </w:r>
            <w:r>
              <w:rPr>
                <w:rFonts w:eastAsia="標楷體"/>
                <w:noProof/>
                <w:kern w:val="0"/>
                <w:sz w:val="20"/>
              </w:rPr>
              <w:t>1</w:t>
            </w:r>
            <w:r>
              <w:rPr>
                <w:rFonts w:eastAsia="標楷體" w:hint="eastAsia"/>
                <w:noProof/>
                <w:kern w:val="0"/>
                <w:sz w:val="20"/>
              </w:rPr>
              <w:t>月</w:t>
            </w:r>
            <w:r>
              <w:rPr>
                <w:rFonts w:eastAsia="標楷體"/>
                <w:noProof/>
                <w:kern w:val="0"/>
                <w:sz w:val="20"/>
              </w:rPr>
              <w:t>22</w:t>
            </w:r>
            <w:r>
              <w:rPr>
                <w:rFonts w:eastAsia="標楷體" w:hint="eastAsia"/>
                <w:noProof/>
                <w:kern w:val="0"/>
                <w:sz w:val="20"/>
              </w:rPr>
              <w:t>日</w:t>
            </w:r>
          </w:p>
        </w:tc>
        <w:tc>
          <w:tcPr>
            <w:tcW w:w="7513" w:type="dxa"/>
            <w:tcBorders>
              <w:top w:val="single" w:sz="4" w:space="0" w:color="auto"/>
              <w:left w:val="single" w:sz="4" w:space="0" w:color="auto"/>
              <w:bottom w:val="single" w:sz="4" w:space="0" w:color="auto"/>
              <w:right w:val="single" w:sz="4" w:space="0" w:color="auto"/>
            </w:tcBorders>
            <w:hideMark/>
          </w:tcPr>
          <w:p w14:paraId="785BA146" w14:textId="77777777" w:rsidR="000C0A6F" w:rsidRDefault="000C0A6F">
            <w:pPr>
              <w:spacing w:line="280" w:lineRule="exact"/>
              <w:rPr>
                <w:rFonts w:eastAsia="標楷體"/>
                <w:kern w:val="0"/>
                <w:sz w:val="20"/>
              </w:rPr>
            </w:pPr>
            <w:r>
              <w:rPr>
                <w:rFonts w:eastAsia="標楷體"/>
                <w:kern w:val="0"/>
                <w:sz w:val="20"/>
              </w:rPr>
              <w:t>2025_</w:t>
            </w:r>
            <w:r>
              <w:rPr>
                <w:rFonts w:eastAsia="標楷體" w:hint="eastAsia"/>
                <w:kern w:val="0"/>
                <w:sz w:val="20"/>
              </w:rPr>
              <w:t>國立科工館</w:t>
            </w:r>
            <w:r>
              <w:rPr>
                <w:rFonts w:eastAsia="標楷體"/>
                <w:kern w:val="0"/>
                <w:sz w:val="20"/>
              </w:rPr>
              <w:t>FIRST</w:t>
            </w:r>
            <w:r>
              <w:rPr>
                <w:rFonts w:eastAsia="標楷體" w:hint="eastAsia"/>
                <w:kern w:val="0"/>
                <w:sz w:val="20"/>
              </w:rPr>
              <w:t>機器人競賽</w:t>
            </w:r>
          </w:p>
        </w:tc>
      </w:tr>
      <w:tr w:rsidR="000C0A6F" w14:paraId="6DEFBD39" w14:textId="77777777" w:rsidTr="000C0A6F">
        <w:tc>
          <w:tcPr>
            <w:tcW w:w="1984" w:type="dxa"/>
            <w:tcBorders>
              <w:top w:val="single" w:sz="4" w:space="0" w:color="auto"/>
              <w:left w:val="single" w:sz="4" w:space="0" w:color="auto"/>
              <w:bottom w:val="single" w:sz="4" w:space="0" w:color="auto"/>
              <w:right w:val="single" w:sz="4" w:space="0" w:color="auto"/>
            </w:tcBorders>
            <w:vAlign w:val="center"/>
            <w:hideMark/>
          </w:tcPr>
          <w:p w14:paraId="359F384A" w14:textId="77777777" w:rsidR="000C0A6F" w:rsidRDefault="000C0A6F">
            <w:pPr>
              <w:widowControl/>
              <w:rPr>
                <w:rFonts w:eastAsia="標楷體"/>
                <w:kern w:val="0"/>
                <w:sz w:val="20"/>
              </w:rPr>
            </w:pPr>
            <w:r>
              <w:rPr>
                <w:rFonts w:eastAsia="標楷體"/>
                <w:kern w:val="0"/>
                <w:sz w:val="20"/>
              </w:rPr>
              <w:t>114</w:t>
            </w:r>
            <w:r>
              <w:rPr>
                <w:rFonts w:eastAsia="標楷體" w:hint="eastAsia"/>
                <w:kern w:val="0"/>
                <w:sz w:val="20"/>
              </w:rPr>
              <w:t>年</w:t>
            </w:r>
            <w:r>
              <w:rPr>
                <w:rFonts w:eastAsia="標楷體"/>
                <w:noProof/>
                <w:kern w:val="0"/>
                <w:sz w:val="20"/>
              </w:rPr>
              <w:t>1</w:t>
            </w:r>
            <w:r>
              <w:rPr>
                <w:rFonts w:eastAsia="標楷體" w:hint="eastAsia"/>
                <w:noProof/>
                <w:kern w:val="0"/>
                <w:sz w:val="20"/>
              </w:rPr>
              <w:t>月</w:t>
            </w:r>
            <w:r>
              <w:rPr>
                <w:rFonts w:eastAsia="標楷體"/>
                <w:noProof/>
                <w:kern w:val="0"/>
                <w:sz w:val="20"/>
              </w:rPr>
              <w:t>23</w:t>
            </w:r>
            <w:r>
              <w:rPr>
                <w:rFonts w:eastAsia="標楷體" w:hint="eastAsia"/>
                <w:noProof/>
                <w:kern w:val="0"/>
                <w:sz w:val="20"/>
              </w:rPr>
              <w:t>日</w:t>
            </w:r>
          </w:p>
        </w:tc>
        <w:tc>
          <w:tcPr>
            <w:tcW w:w="7513" w:type="dxa"/>
            <w:tcBorders>
              <w:top w:val="single" w:sz="4" w:space="0" w:color="auto"/>
              <w:left w:val="single" w:sz="4" w:space="0" w:color="auto"/>
              <w:bottom w:val="single" w:sz="4" w:space="0" w:color="auto"/>
              <w:right w:val="single" w:sz="4" w:space="0" w:color="auto"/>
            </w:tcBorders>
            <w:hideMark/>
          </w:tcPr>
          <w:p w14:paraId="383F42BA" w14:textId="77777777" w:rsidR="000C0A6F" w:rsidRDefault="000C0A6F">
            <w:pPr>
              <w:spacing w:line="280" w:lineRule="exact"/>
              <w:rPr>
                <w:rFonts w:eastAsia="標楷體"/>
                <w:kern w:val="0"/>
                <w:sz w:val="20"/>
              </w:rPr>
            </w:pPr>
            <w:r>
              <w:rPr>
                <w:rFonts w:eastAsia="標楷體" w:hint="eastAsia"/>
                <w:kern w:val="0"/>
                <w:sz w:val="20"/>
              </w:rPr>
              <w:t>春節系列</w:t>
            </w:r>
            <w:r>
              <w:rPr>
                <w:rFonts w:eastAsia="標楷體"/>
                <w:kern w:val="0"/>
                <w:sz w:val="20"/>
              </w:rPr>
              <w:t xml:space="preserve"> (01)</w:t>
            </w:r>
            <w:r>
              <w:rPr>
                <w:rFonts w:eastAsia="標楷體" w:hint="eastAsia"/>
                <w:kern w:val="0"/>
                <w:sz w:val="20"/>
              </w:rPr>
              <w:t>「蛇來運轉」新春親子趣味競賽</w:t>
            </w:r>
            <w:r>
              <w:rPr>
                <w:rFonts w:eastAsia="標楷體"/>
                <w:kern w:val="0"/>
                <w:sz w:val="20"/>
              </w:rPr>
              <w:t xml:space="preserve">  </w:t>
            </w:r>
            <w:r>
              <w:rPr>
                <w:rFonts w:eastAsia="標楷體" w:hint="eastAsia"/>
                <w:kern w:val="0"/>
                <w:sz w:val="20"/>
              </w:rPr>
              <w:t>初二至初五來科工「蛇來蛇去」玩科學</w:t>
            </w:r>
          </w:p>
        </w:tc>
      </w:tr>
      <w:tr w:rsidR="000C0A6F" w14:paraId="3BA0AF16" w14:textId="77777777" w:rsidTr="000C0A6F">
        <w:tc>
          <w:tcPr>
            <w:tcW w:w="1984" w:type="dxa"/>
            <w:tcBorders>
              <w:top w:val="single" w:sz="4" w:space="0" w:color="auto"/>
              <w:left w:val="single" w:sz="4" w:space="0" w:color="auto"/>
              <w:bottom w:val="single" w:sz="4" w:space="0" w:color="auto"/>
              <w:right w:val="single" w:sz="4" w:space="0" w:color="auto"/>
            </w:tcBorders>
            <w:vAlign w:val="center"/>
            <w:hideMark/>
          </w:tcPr>
          <w:p w14:paraId="213B23E0" w14:textId="77777777" w:rsidR="000C0A6F" w:rsidRDefault="000C0A6F">
            <w:pPr>
              <w:widowControl/>
              <w:rPr>
                <w:rFonts w:eastAsia="標楷體"/>
                <w:kern w:val="0"/>
                <w:sz w:val="20"/>
              </w:rPr>
            </w:pPr>
            <w:r>
              <w:rPr>
                <w:rFonts w:eastAsia="標楷體"/>
                <w:kern w:val="0"/>
                <w:sz w:val="20"/>
              </w:rPr>
              <w:t>114</w:t>
            </w:r>
            <w:r>
              <w:rPr>
                <w:rFonts w:eastAsia="標楷體" w:hint="eastAsia"/>
                <w:kern w:val="0"/>
                <w:sz w:val="20"/>
              </w:rPr>
              <w:t>年</w:t>
            </w:r>
            <w:r>
              <w:rPr>
                <w:rFonts w:eastAsia="標楷體"/>
                <w:noProof/>
                <w:kern w:val="0"/>
                <w:sz w:val="20"/>
              </w:rPr>
              <w:t>1</w:t>
            </w:r>
            <w:r>
              <w:rPr>
                <w:rFonts w:eastAsia="標楷體" w:hint="eastAsia"/>
                <w:noProof/>
                <w:kern w:val="0"/>
                <w:sz w:val="20"/>
              </w:rPr>
              <w:t>月</w:t>
            </w:r>
            <w:r>
              <w:rPr>
                <w:rFonts w:eastAsia="標楷體"/>
                <w:noProof/>
                <w:kern w:val="0"/>
                <w:sz w:val="20"/>
              </w:rPr>
              <w:t>23</w:t>
            </w:r>
            <w:r>
              <w:rPr>
                <w:rFonts w:eastAsia="標楷體" w:hint="eastAsia"/>
                <w:noProof/>
                <w:kern w:val="0"/>
                <w:sz w:val="20"/>
              </w:rPr>
              <w:t>日</w:t>
            </w:r>
          </w:p>
        </w:tc>
        <w:tc>
          <w:tcPr>
            <w:tcW w:w="7513" w:type="dxa"/>
            <w:tcBorders>
              <w:top w:val="single" w:sz="4" w:space="0" w:color="auto"/>
              <w:left w:val="single" w:sz="4" w:space="0" w:color="auto"/>
              <w:bottom w:val="single" w:sz="4" w:space="0" w:color="auto"/>
              <w:right w:val="single" w:sz="4" w:space="0" w:color="auto"/>
            </w:tcBorders>
            <w:hideMark/>
          </w:tcPr>
          <w:p w14:paraId="74DC1F10" w14:textId="77777777" w:rsidR="000C0A6F" w:rsidRDefault="000C0A6F">
            <w:pPr>
              <w:spacing w:line="280" w:lineRule="exact"/>
              <w:rPr>
                <w:rFonts w:eastAsia="標楷體"/>
                <w:kern w:val="0"/>
                <w:sz w:val="20"/>
              </w:rPr>
            </w:pPr>
            <w:r>
              <w:rPr>
                <w:rFonts w:eastAsia="標楷體" w:hint="eastAsia"/>
                <w:kern w:val="0"/>
                <w:sz w:val="20"/>
              </w:rPr>
              <w:t>春節系列</w:t>
            </w:r>
            <w:r>
              <w:rPr>
                <w:rFonts w:eastAsia="標楷體"/>
                <w:kern w:val="0"/>
                <w:sz w:val="20"/>
              </w:rPr>
              <w:t xml:space="preserve"> (02)</w:t>
            </w:r>
            <w:r>
              <w:t xml:space="preserve"> </w:t>
            </w:r>
            <w:r>
              <w:rPr>
                <w:rFonts w:eastAsia="標楷體" w:hint="eastAsia"/>
                <w:kern w:val="0"/>
                <w:sz w:val="20"/>
              </w:rPr>
              <w:t>科工蛇年來賀歲</w:t>
            </w:r>
            <w:r>
              <w:rPr>
                <w:rFonts w:eastAsia="標楷體"/>
                <w:kern w:val="0"/>
                <w:sz w:val="20"/>
              </w:rPr>
              <w:t xml:space="preserve">  </w:t>
            </w:r>
            <w:r>
              <w:rPr>
                <w:rFonts w:eastAsia="標楷體" w:hint="eastAsia"/>
                <w:kern w:val="0"/>
                <w:sz w:val="20"/>
              </w:rPr>
              <w:t>春節展覽、活動好康亮點大盤點</w:t>
            </w:r>
          </w:p>
        </w:tc>
      </w:tr>
      <w:tr w:rsidR="000C0A6F" w14:paraId="0DCD091B" w14:textId="77777777" w:rsidTr="000C0A6F">
        <w:tc>
          <w:tcPr>
            <w:tcW w:w="1984" w:type="dxa"/>
            <w:tcBorders>
              <w:top w:val="single" w:sz="4" w:space="0" w:color="auto"/>
              <w:left w:val="single" w:sz="4" w:space="0" w:color="auto"/>
              <w:bottom w:val="single" w:sz="4" w:space="0" w:color="auto"/>
              <w:right w:val="single" w:sz="4" w:space="0" w:color="auto"/>
            </w:tcBorders>
            <w:vAlign w:val="center"/>
            <w:hideMark/>
          </w:tcPr>
          <w:p w14:paraId="1E69A5A7" w14:textId="77777777" w:rsidR="000C0A6F" w:rsidRDefault="000C0A6F">
            <w:pPr>
              <w:widowControl/>
              <w:rPr>
                <w:rFonts w:eastAsia="標楷體"/>
                <w:kern w:val="0"/>
                <w:sz w:val="20"/>
              </w:rPr>
            </w:pPr>
            <w:r>
              <w:rPr>
                <w:rFonts w:eastAsia="標楷體"/>
                <w:kern w:val="0"/>
                <w:sz w:val="20"/>
              </w:rPr>
              <w:t>114</w:t>
            </w:r>
            <w:r>
              <w:rPr>
                <w:rFonts w:eastAsia="標楷體" w:hint="eastAsia"/>
                <w:kern w:val="0"/>
                <w:sz w:val="20"/>
              </w:rPr>
              <w:t>年</w:t>
            </w:r>
            <w:r>
              <w:rPr>
                <w:rFonts w:eastAsia="標楷體"/>
                <w:noProof/>
                <w:kern w:val="0"/>
                <w:sz w:val="20"/>
              </w:rPr>
              <w:t>1</w:t>
            </w:r>
            <w:r>
              <w:rPr>
                <w:rFonts w:eastAsia="標楷體" w:hint="eastAsia"/>
                <w:noProof/>
                <w:kern w:val="0"/>
                <w:sz w:val="20"/>
              </w:rPr>
              <w:t>月</w:t>
            </w:r>
            <w:r>
              <w:rPr>
                <w:rFonts w:eastAsia="標楷體"/>
                <w:noProof/>
                <w:kern w:val="0"/>
                <w:sz w:val="20"/>
              </w:rPr>
              <w:t>23</w:t>
            </w:r>
            <w:r>
              <w:rPr>
                <w:rFonts w:eastAsia="標楷體" w:hint="eastAsia"/>
                <w:noProof/>
                <w:kern w:val="0"/>
                <w:sz w:val="20"/>
              </w:rPr>
              <w:t>日</w:t>
            </w:r>
          </w:p>
        </w:tc>
        <w:tc>
          <w:tcPr>
            <w:tcW w:w="7513" w:type="dxa"/>
            <w:tcBorders>
              <w:top w:val="single" w:sz="4" w:space="0" w:color="auto"/>
              <w:left w:val="single" w:sz="4" w:space="0" w:color="auto"/>
              <w:bottom w:val="single" w:sz="4" w:space="0" w:color="auto"/>
              <w:right w:val="single" w:sz="4" w:space="0" w:color="auto"/>
            </w:tcBorders>
            <w:hideMark/>
          </w:tcPr>
          <w:p w14:paraId="5604B628" w14:textId="77777777" w:rsidR="000C0A6F" w:rsidRDefault="000C0A6F">
            <w:pPr>
              <w:spacing w:line="280" w:lineRule="exact"/>
              <w:rPr>
                <w:rFonts w:eastAsia="標楷體"/>
                <w:kern w:val="0"/>
                <w:sz w:val="20"/>
              </w:rPr>
            </w:pPr>
            <w:r>
              <w:rPr>
                <w:rFonts w:eastAsia="標楷體" w:hint="eastAsia"/>
                <w:kern w:val="0"/>
                <w:sz w:val="20"/>
              </w:rPr>
              <w:t>春節系列</w:t>
            </w:r>
            <w:r>
              <w:rPr>
                <w:rFonts w:eastAsia="標楷體"/>
                <w:kern w:val="0"/>
                <w:sz w:val="20"/>
              </w:rPr>
              <w:t xml:space="preserve"> (03)</w:t>
            </w:r>
            <w:r>
              <w:t xml:space="preserve"> </w:t>
            </w:r>
            <w:r>
              <w:rPr>
                <w:rFonts w:eastAsia="標楷體"/>
                <w:kern w:val="0"/>
                <w:sz w:val="20"/>
              </w:rPr>
              <w:t>2025</w:t>
            </w:r>
            <w:r>
              <w:rPr>
                <w:rFonts w:eastAsia="標楷體" w:hint="eastAsia"/>
                <w:kern w:val="0"/>
                <w:sz w:val="20"/>
              </w:rPr>
              <w:t>春節交通大公開</w:t>
            </w:r>
            <w:r>
              <w:rPr>
                <w:rFonts w:eastAsia="標楷體"/>
                <w:kern w:val="0"/>
                <w:sz w:val="20"/>
              </w:rPr>
              <w:t xml:space="preserve">  </w:t>
            </w:r>
            <w:r>
              <w:rPr>
                <w:rFonts w:eastAsia="標楷體" w:hint="eastAsia"/>
                <w:kern w:val="0"/>
                <w:sz w:val="20"/>
              </w:rPr>
              <w:t>蛇麼都好行！條條大道到科工</w:t>
            </w:r>
          </w:p>
        </w:tc>
      </w:tr>
      <w:tr w:rsidR="000C0A6F" w14:paraId="787B9625" w14:textId="77777777" w:rsidTr="000C0A6F">
        <w:tc>
          <w:tcPr>
            <w:tcW w:w="1984" w:type="dxa"/>
            <w:tcBorders>
              <w:top w:val="single" w:sz="4" w:space="0" w:color="auto"/>
              <w:left w:val="single" w:sz="4" w:space="0" w:color="auto"/>
              <w:bottom w:val="single" w:sz="4" w:space="0" w:color="auto"/>
              <w:right w:val="single" w:sz="4" w:space="0" w:color="auto"/>
            </w:tcBorders>
            <w:vAlign w:val="center"/>
            <w:hideMark/>
          </w:tcPr>
          <w:p w14:paraId="0DE30BDB" w14:textId="77777777" w:rsidR="000C0A6F" w:rsidRDefault="000C0A6F">
            <w:pPr>
              <w:widowControl/>
              <w:rPr>
                <w:rFonts w:eastAsia="標楷體"/>
                <w:kern w:val="0"/>
                <w:sz w:val="20"/>
              </w:rPr>
            </w:pPr>
            <w:r>
              <w:rPr>
                <w:rFonts w:eastAsia="標楷體"/>
                <w:kern w:val="0"/>
                <w:sz w:val="20"/>
              </w:rPr>
              <w:t>114</w:t>
            </w:r>
            <w:r>
              <w:rPr>
                <w:rFonts w:eastAsia="標楷體" w:hint="eastAsia"/>
                <w:kern w:val="0"/>
                <w:sz w:val="20"/>
              </w:rPr>
              <w:t>年</w:t>
            </w:r>
            <w:r>
              <w:rPr>
                <w:rFonts w:eastAsia="標楷體"/>
                <w:noProof/>
                <w:kern w:val="0"/>
                <w:sz w:val="20"/>
              </w:rPr>
              <w:t>1</w:t>
            </w:r>
            <w:r>
              <w:rPr>
                <w:rFonts w:eastAsia="標楷體" w:hint="eastAsia"/>
                <w:noProof/>
                <w:kern w:val="0"/>
                <w:sz w:val="20"/>
              </w:rPr>
              <w:t>月</w:t>
            </w:r>
            <w:r>
              <w:rPr>
                <w:rFonts w:eastAsia="標楷體"/>
                <w:noProof/>
                <w:kern w:val="0"/>
                <w:sz w:val="20"/>
              </w:rPr>
              <w:t>23</w:t>
            </w:r>
            <w:r>
              <w:rPr>
                <w:rFonts w:eastAsia="標楷體" w:hint="eastAsia"/>
                <w:noProof/>
                <w:kern w:val="0"/>
                <w:sz w:val="20"/>
              </w:rPr>
              <w:t>日</w:t>
            </w:r>
          </w:p>
        </w:tc>
        <w:tc>
          <w:tcPr>
            <w:tcW w:w="7513" w:type="dxa"/>
            <w:tcBorders>
              <w:top w:val="single" w:sz="4" w:space="0" w:color="auto"/>
              <w:left w:val="single" w:sz="4" w:space="0" w:color="auto"/>
              <w:bottom w:val="single" w:sz="4" w:space="0" w:color="auto"/>
              <w:right w:val="single" w:sz="4" w:space="0" w:color="auto"/>
            </w:tcBorders>
            <w:hideMark/>
          </w:tcPr>
          <w:p w14:paraId="5A4A8921" w14:textId="77777777" w:rsidR="000C0A6F" w:rsidRDefault="000C0A6F">
            <w:pPr>
              <w:spacing w:line="280" w:lineRule="exact"/>
              <w:rPr>
                <w:rFonts w:eastAsia="標楷體"/>
                <w:kern w:val="0"/>
                <w:sz w:val="20"/>
              </w:rPr>
            </w:pPr>
            <w:r>
              <w:rPr>
                <w:rFonts w:eastAsia="標楷體" w:hint="eastAsia"/>
                <w:kern w:val="0"/>
                <w:sz w:val="20"/>
              </w:rPr>
              <w:t>春節系列</w:t>
            </w:r>
            <w:r>
              <w:rPr>
                <w:rFonts w:eastAsia="標楷體"/>
                <w:kern w:val="0"/>
                <w:sz w:val="20"/>
              </w:rPr>
              <w:t xml:space="preserve"> (04)</w:t>
            </w:r>
            <w:r>
              <w:t xml:space="preserve"> </w:t>
            </w:r>
            <w:r>
              <w:rPr>
                <w:rFonts w:eastAsia="標楷體" w:hint="eastAsia"/>
                <w:kern w:val="0"/>
                <w:sz w:val="20"/>
              </w:rPr>
              <w:t>筆記起來吧！科工館</w:t>
            </w:r>
            <w:r>
              <w:rPr>
                <w:rFonts w:eastAsia="標楷體"/>
                <w:kern w:val="0"/>
                <w:sz w:val="20"/>
              </w:rPr>
              <w:t>2025</w:t>
            </w:r>
            <w:r>
              <w:rPr>
                <w:rFonts w:eastAsia="標楷體" w:hint="eastAsia"/>
                <w:kern w:val="0"/>
                <w:sz w:val="20"/>
              </w:rPr>
              <w:t>全年精彩活動大攻略</w:t>
            </w:r>
          </w:p>
        </w:tc>
      </w:tr>
    </w:tbl>
    <w:p w14:paraId="383BFD82" w14:textId="77777777" w:rsidR="000C0A6F" w:rsidRDefault="000C0A6F" w:rsidP="00B213FE">
      <w:pPr>
        <w:pStyle w:val="aff9"/>
        <w:numPr>
          <w:ilvl w:val="1"/>
          <w:numId w:val="75"/>
        </w:numPr>
        <w:spacing w:line="360" w:lineRule="exact"/>
        <w:ind w:leftChars="0"/>
        <w:jc w:val="both"/>
        <w:rPr>
          <w:rFonts w:eastAsia="標楷體"/>
          <w:shd w:val="clear" w:color="auto" w:fill="FFFFFF"/>
        </w:rPr>
      </w:pPr>
      <w:r>
        <w:rPr>
          <w:rFonts w:eastAsia="標楷體" w:hint="eastAsia"/>
          <w:shd w:val="clear" w:color="auto" w:fill="FFFFFF"/>
        </w:rPr>
        <w:t>廣播電臺：</w:t>
      </w:r>
    </w:p>
    <w:p w14:paraId="707925A3" w14:textId="77777777" w:rsidR="000C0A6F" w:rsidRDefault="000C0A6F" w:rsidP="000C0A6F">
      <w:pPr>
        <w:pStyle w:val="aff9"/>
        <w:spacing w:line="360" w:lineRule="exact"/>
        <w:ind w:leftChars="0" w:left="1440"/>
        <w:jc w:val="both"/>
        <w:rPr>
          <w:rFonts w:eastAsia="標楷體"/>
          <w:shd w:val="clear" w:color="auto" w:fill="FFFFFF"/>
        </w:rPr>
      </w:pPr>
      <w:r>
        <w:rPr>
          <w:rFonts w:eastAsia="標楷體"/>
          <w:shd w:val="clear" w:color="auto" w:fill="FFFFFF"/>
        </w:rPr>
        <w:t xml:space="preserve">1. </w:t>
      </w:r>
      <w:r>
        <w:rPr>
          <w:rFonts w:eastAsia="標楷體" w:hint="eastAsia"/>
          <w:shd w:val="clear" w:color="auto" w:fill="FFFFFF"/>
        </w:rPr>
        <w:t>共安排</w:t>
      </w:r>
      <w:r>
        <w:rPr>
          <w:rFonts w:eastAsia="標楷體"/>
          <w:shd w:val="clear" w:color="auto" w:fill="FFFFFF"/>
        </w:rPr>
        <w:t>2</w:t>
      </w:r>
      <w:r>
        <w:rPr>
          <w:rFonts w:eastAsia="標楷體" w:hint="eastAsia"/>
          <w:shd w:val="clear" w:color="auto" w:fill="FFFFFF"/>
        </w:rPr>
        <w:t>次專訪</w:t>
      </w:r>
    </w:p>
    <w:tbl>
      <w:tblPr>
        <w:tblStyle w:val="241"/>
        <w:tblW w:w="0" w:type="auto"/>
        <w:tblInd w:w="421" w:type="dxa"/>
        <w:tblLook w:val="04A0" w:firstRow="1" w:lastRow="0" w:firstColumn="1" w:lastColumn="0" w:noHBand="0" w:noVBand="1"/>
      </w:tblPr>
      <w:tblGrid>
        <w:gridCol w:w="1701"/>
        <w:gridCol w:w="1559"/>
        <w:gridCol w:w="6237"/>
      </w:tblGrid>
      <w:tr w:rsidR="000C0A6F" w14:paraId="2D196F28" w14:textId="77777777" w:rsidTr="007F6109">
        <w:tc>
          <w:tcPr>
            <w:tcW w:w="1701" w:type="dxa"/>
            <w:tcBorders>
              <w:top w:val="single" w:sz="4" w:space="0" w:color="auto"/>
              <w:left w:val="single" w:sz="4" w:space="0" w:color="auto"/>
              <w:bottom w:val="single" w:sz="4" w:space="0" w:color="auto"/>
              <w:right w:val="single" w:sz="4" w:space="0" w:color="auto"/>
            </w:tcBorders>
            <w:hideMark/>
          </w:tcPr>
          <w:p w14:paraId="72A5CE01" w14:textId="77777777" w:rsidR="000C0A6F" w:rsidRDefault="000C0A6F">
            <w:pPr>
              <w:adjustRightInd w:val="0"/>
              <w:snapToGrid w:val="0"/>
              <w:rPr>
                <w:rFonts w:eastAsia="標楷體"/>
                <w:kern w:val="0"/>
                <w:sz w:val="20"/>
                <w:shd w:val="clear" w:color="auto" w:fill="FFFFFF"/>
              </w:rPr>
            </w:pPr>
            <w:r>
              <w:rPr>
                <w:rFonts w:eastAsia="標楷體" w:hint="eastAsia"/>
                <w:kern w:val="0"/>
                <w:sz w:val="20"/>
                <w:shd w:val="clear" w:color="auto" w:fill="FFFFFF"/>
              </w:rPr>
              <w:t>日期</w:t>
            </w:r>
          </w:p>
        </w:tc>
        <w:tc>
          <w:tcPr>
            <w:tcW w:w="1559" w:type="dxa"/>
            <w:tcBorders>
              <w:top w:val="single" w:sz="4" w:space="0" w:color="auto"/>
              <w:left w:val="single" w:sz="4" w:space="0" w:color="auto"/>
              <w:bottom w:val="single" w:sz="4" w:space="0" w:color="auto"/>
              <w:right w:val="single" w:sz="4" w:space="0" w:color="auto"/>
            </w:tcBorders>
            <w:hideMark/>
          </w:tcPr>
          <w:p w14:paraId="5DDCFCDD" w14:textId="77777777" w:rsidR="000C0A6F" w:rsidRDefault="000C0A6F">
            <w:pPr>
              <w:adjustRightInd w:val="0"/>
              <w:snapToGrid w:val="0"/>
              <w:rPr>
                <w:rFonts w:eastAsia="標楷體"/>
                <w:kern w:val="0"/>
                <w:sz w:val="20"/>
                <w:shd w:val="clear" w:color="auto" w:fill="FFFFFF"/>
              </w:rPr>
            </w:pPr>
            <w:r>
              <w:rPr>
                <w:rFonts w:eastAsia="標楷體" w:hint="eastAsia"/>
                <w:kern w:val="0"/>
                <w:sz w:val="20"/>
                <w:shd w:val="clear" w:color="auto" w:fill="FFFFFF"/>
              </w:rPr>
              <w:t>電台</w:t>
            </w:r>
          </w:p>
        </w:tc>
        <w:tc>
          <w:tcPr>
            <w:tcW w:w="6237" w:type="dxa"/>
            <w:tcBorders>
              <w:top w:val="single" w:sz="4" w:space="0" w:color="auto"/>
              <w:left w:val="single" w:sz="4" w:space="0" w:color="auto"/>
              <w:bottom w:val="single" w:sz="4" w:space="0" w:color="auto"/>
              <w:right w:val="single" w:sz="4" w:space="0" w:color="auto"/>
            </w:tcBorders>
            <w:hideMark/>
          </w:tcPr>
          <w:p w14:paraId="01DD97E9" w14:textId="77777777" w:rsidR="000C0A6F" w:rsidRDefault="000C0A6F">
            <w:pPr>
              <w:adjustRightInd w:val="0"/>
              <w:snapToGrid w:val="0"/>
              <w:rPr>
                <w:rFonts w:eastAsia="標楷體"/>
                <w:kern w:val="0"/>
                <w:sz w:val="20"/>
                <w:shd w:val="clear" w:color="auto" w:fill="FFFFFF"/>
              </w:rPr>
            </w:pPr>
            <w:r>
              <w:rPr>
                <w:rFonts w:eastAsia="標楷體" w:hint="eastAsia"/>
                <w:kern w:val="0"/>
                <w:sz w:val="20"/>
                <w:shd w:val="clear" w:color="auto" w:fill="FFFFFF"/>
              </w:rPr>
              <w:t>主題</w:t>
            </w:r>
          </w:p>
        </w:tc>
      </w:tr>
      <w:tr w:rsidR="000C0A6F" w14:paraId="1A1CC25E" w14:textId="77777777" w:rsidTr="007F6109">
        <w:tc>
          <w:tcPr>
            <w:tcW w:w="1701" w:type="dxa"/>
            <w:tcBorders>
              <w:top w:val="single" w:sz="4" w:space="0" w:color="auto"/>
              <w:left w:val="single" w:sz="4" w:space="0" w:color="auto"/>
              <w:bottom w:val="single" w:sz="4" w:space="0" w:color="auto"/>
              <w:right w:val="single" w:sz="4" w:space="0" w:color="auto"/>
            </w:tcBorders>
            <w:vAlign w:val="center"/>
            <w:hideMark/>
          </w:tcPr>
          <w:p w14:paraId="43CA1D23" w14:textId="77777777" w:rsidR="000C0A6F" w:rsidRDefault="000C0A6F">
            <w:pPr>
              <w:widowControl/>
              <w:adjustRightInd w:val="0"/>
              <w:snapToGrid w:val="0"/>
              <w:rPr>
                <w:rFonts w:eastAsia="標楷體"/>
                <w:kern w:val="0"/>
                <w:sz w:val="20"/>
              </w:rPr>
            </w:pPr>
            <w:r>
              <w:rPr>
                <w:rFonts w:eastAsia="標楷體"/>
                <w:kern w:val="0"/>
                <w:sz w:val="20"/>
              </w:rPr>
              <w:t>114</w:t>
            </w:r>
            <w:r>
              <w:rPr>
                <w:rFonts w:eastAsia="標楷體" w:hint="eastAsia"/>
                <w:kern w:val="0"/>
                <w:sz w:val="20"/>
              </w:rPr>
              <w:t>年</w:t>
            </w:r>
            <w:r>
              <w:rPr>
                <w:rFonts w:eastAsia="標楷體"/>
                <w:noProof/>
                <w:kern w:val="0"/>
                <w:sz w:val="20"/>
              </w:rPr>
              <w:t>1</w:t>
            </w:r>
            <w:r>
              <w:rPr>
                <w:rFonts w:eastAsia="標楷體" w:hint="eastAsia"/>
                <w:noProof/>
                <w:kern w:val="0"/>
                <w:sz w:val="20"/>
              </w:rPr>
              <w:t>月</w:t>
            </w:r>
            <w:r>
              <w:rPr>
                <w:rFonts w:eastAsia="標楷體"/>
                <w:noProof/>
                <w:kern w:val="0"/>
                <w:sz w:val="20"/>
              </w:rPr>
              <w:t>6</w:t>
            </w:r>
            <w:r>
              <w:rPr>
                <w:rFonts w:eastAsia="標楷體" w:hint="eastAsia"/>
                <w:kern w:val="0"/>
                <w:sz w:val="20"/>
              </w:rPr>
              <w:t>日</w:t>
            </w:r>
          </w:p>
        </w:tc>
        <w:tc>
          <w:tcPr>
            <w:tcW w:w="1559" w:type="dxa"/>
            <w:tcBorders>
              <w:top w:val="single" w:sz="4" w:space="0" w:color="auto"/>
              <w:left w:val="single" w:sz="4" w:space="0" w:color="auto"/>
              <w:bottom w:val="single" w:sz="4" w:space="0" w:color="auto"/>
              <w:right w:val="single" w:sz="4" w:space="0" w:color="auto"/>
            </w:tcBorders>
            <w:hideMark/>
          </w:tcPr>
          <w:p w14:paraId="3BCC9CC2" w14:textId="77777777" w:rsidR="000C0A6F" w:rsidRDefault="000C0A6F">
            <w:pPr>
              <w:adjustRightInd w:val="0"/>
              <w:snapToGrid w:val="0"/>
              <w:rPr>
                <w:rFonts w:eastAsia="標楷體"/>
                <w:kern w:val="0"/>
                <w:sz w:val="20"/>
              </w:rPr>
            </w:pPr>
            <w:r>
              <w:rPr>
                <w:rFonts w:eastAsia="標楷體" w:hint="eastAsia"/>
                <w:kern w:val="0"/>
                <w:sz w:val="20"/>
              </w:rPr>
              <w:t>高雄電台</w:t>
            </w:r>
          </w:p>
        </w:tc>
        <w:tc>
          <w:tcPr>
            <w:tcW w:w="6237" w:type="dxa"/>
            <w:tcBorders>
              <w:top w:val="single" w:sz="4" w:space="0" w:color="auto"/>
              <w:left w:val="single" w:sz="4" w:space="0" w:color="auto"/>
              <w:bottom w:val="single" w:sz="4" w:space="0" w:color="auto"/>
              <w:right w:val="single" w:sz="4" w:space="0" w:color="auto"/>
            </w:tcBorders>
            <w:hideMark/>
          </w:tcPr>
          <w:p w14:paraId="33A69E89" w14:textId="77777777" w:rsidR="000C0A6F" w:rsidRDefault="000C0A6F">
            <w:pPr>
              <w:adjustRightInd w:val="0"/>
              <w:snapToGrid w:val="0"/>
              <w:rPr>
                <w:rFonts w:eastAsia="標楷體"/>
                <w:kern w:val="0"/>
                <w:sz w:val="20"/>
              </w:rPr>
            </w:pPr>
            <w:r>
              <w:rPr>
                <w:rFonts w:eastAsia="標楷體" w:hint="eastAsia"/>
                <w:kern w:val="0"/>
                <w:sz w:val="20"/>
              </w:rPr>
              <w:t>科工館的藏品哪裡查？</w:t>
            </w:r>
            <w:r>
              <w:rPr>
                <w:rFonts w:eastAsia="標楷體"/>
                <w:kern w:val="0"/>
                <w:sz w:val="20"/>
              </w:rPr>
              <w:t xml:space="preserve"> </w:t>
            </w:r>
            <w:r>
              <w:rPr>
                <w:rFonts w:eastAsia="標楷體" w:hint="eastAsia"/>
                <w:kern w:val="0"/>
                <w:sz w:val="20"/>
              </w:rPr>
              <w:t>（蒐研組</w:t>
            </w:r>
            <w:r>
              <w:rPr>
                <w:rFonts w:eastAsia="標楷體"/>
                <w:kern w:val="0"/>
                <w:sz w:val="20"/>
              </w:rPr>
              <w:t>/</w:t>
            </w:r>
            <w:r>
              <w:rPr>
                <w:rFonts w:eastAsia="標楷體" w:hint="eastAsia"/>
                <w:kern w:val="0"/>
                <w:sz w:val="20"/>
              </w:rPr>
              <w:t>陳淑菁</w:t>
            </w:r>
            <w:r>
              <w:rPr>
                <w:rFonts w:eastAsia="標楷體"/>
                <w:kern w:val="0"/>
                <w:sz w:val="20"/>
              </w:rPr>
              <w:t>/</w:t>
            </w:r>
            <w:r>
              <w:rPr>
                <w:rFonts w:eastAsia="標楷體" w:hint="eastAsia"/>
                <w:kern w:val="0"/>
                <w:sz w:val="20"/>
              </w:rPr>
              <w:t>助理研究員）</w:t>
            </w:r>
          </w:p>
        </w:tc>
      </w:tr>
      <w:tr w:rsidR="000C0A6F" w14:paraId="28A904FA" w14:textId="77777777" w:rsidTr="007F6109">
        <w:tc>
          <w:tcPr>
            <w:tcW w:w="1701" w:type="dxa"/>
            <w:tcBorders>
              <w:top w:val="single" w:sz="4" w:space="0" w:color="auto"/>
              <w:left w:val="single" w:sz="4" w:space="0" w:color="auto"/>
              <w:bottom w:val="single" w:sz="4" w:space="0" w:color="auto"/>
              <w:right w:val="single" w:sz="4" w:space="0" w:color="auto"/>
            </w:tcBorders>
            <w:vAlign w:val="center"/>
            <w:hideMark/>
          </w:tcPr>
          <w:p w14:paraId="5C594665" w14:textId="77777777" w:rsidR="000C0A6F" w:rsidRDefault="000C0A6F">
            <w:pPr>
              <w:widowControl/>
              <w:adjustRightInd w:val="0"/>
              <w:snapToGrid w:val="0"/>
              <w:rPr>
                <w:rFonts w:eastAsia="標楷體"/>
                <w:kern w:val="0"/>
                <w:sz w:val="20"/>
              </w:rPr>
            </w:pPr>
            <w:r>
              <w:rPr>
                <w:rFonts w:eastAsia="標楷體"/>
                <w:kern w:val="0"/>
                <w:sz w:val="20"/>
              </w:rPr>
              <w:t>114</w:t>
            </w:r>
            <w:r>
              <w:rPr>
                <w:rFonts w:eastAsia="標楷體" w:hint="eastAsia"/>
                <w:kern w:val="0"/>
                <w:sz w:val="20"/>
              </w:rPr>
              <w:t>年</w:t>
            </w:r>
            <w:r>
              <w:rPr>
                <w:rFonts w:eastAsia="標楷體"/>
                <w:noProof/>
                <w:kern w:val="0"/>
                <w:sz w:val="20"/>
              </w:rPr>
              <w:t>1</w:t>
            </w:r>
            <w:r>
              <w:rPr>
                <w:rFonts w:eastAsia="標楷體" w:hint="eastAsia"/>
                <w:noProof/>
                <w:kern w:val="0"/>
                <w:sz w:val="20"/>
              </w:rPr>
              <w:t>月</w:t>
            </w:r>
            <w:r>
              <w:rPr>
                <w:rFonts w:eastAsia="標楷體"/>
                <w:noProof/>
                <w:kern w:val="0"/>
                <w:sz w:val="20"/>
              </w:rPr>
              <w:t>14</w:t>
            </w:r>
            <w:r>
              <w:rPr>
                <w:rFonts w:eastAsia="標楷體" w:hint="eastAsia"/>
                <w:kern w:val="0"/>
                <w:sz w:val="20"/>
              </w:rPr>
              <w:t>日</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7EE7E02" w14:textId="77777777" w:rsidR="000C0A6F" w:rsidRDefault="000C0A6F">
            <w:pPr>
              <w:adjustRightInd w:val="0"/>
              <w:snapToGrid w:val="0"/>
              <w:jc w:val="both"/>
              <w:rPr>
                <w:rFonts w:eastAsia="標楷體"/>
                <w:kern w:val="0"/>
                <w:sz w:val="20"/>
              </w:rPr>
            </w:pPr>
            <w:r>
              <w:rPr>
                <w:rFonts w:eastAsia="標楷體" w:hint="eastAsia"/>
                <w:kern w:val="0"/>
                <w:sz w:val="20"/>
              </w:rPr>
              <w:t>教育廣播電台</w:t>
            </w:r>
          </w:p>
        </w:tc>
        <w:tc>
          <w:tcPr>
            <w:tcW w:w="6237" w:type="dxa"/>
            <w:tcBorders>
              <w:top w:val="single" w:sz="4" w:space="0" w:color="auto"/>
              <w:left w:val="single" w:sz="4" w:space="0" w:color="auto"/>
              <w:bottom w:val="single" w:sz="4" w:space="0" w:color="auto"/>
              <w:right w:val="single" w:sz="4" w:space="0" w:color="auto"/>
            </w:tcBorders>
            <w:hideMark/>
          </w:tcPr>
          <w:p w14:paraId="43651374" w14:textId="77777777" w:rsidR="000C0A6F" w:rsidRDefault="000C0A6F">
            <w:pPr>
              <w:adjustRightInd w:val="0"/>
              <w:snapToGrid w:val="0"/>
              <w:rPr>
                <w:rFonts w:eastAsia="標楷體"/>
                <w:kern w:val="0"/>
                <w:sz w:val="20"/>
              </w:rPr>
            </w:pPr>
            <w:r>
              <w:rPr>
                <w:rFonts w:eastAsia="標楷體" w:hint="eastAsia"/>
                <w:kern w:val="0"/>
                <w:sz w:val="20"/>
              </w:rPr>
              <w:t>第</w:t>
            </w:r>
            <w:r>
              <w:rPr>
                <w:rFonts w:eastAsia="標楷體"/>
                <w:kern w:val="0"/>
                <w:sz w:val="20"/>
              </w:rPr>
              <w:t>1</w:t>
            </w:r>
            <w:r>
              <w:rPr>
                <w:rFonts w:eastAsia="標楷體" w:hint="eastAsia"/>
                <w:kern w:val="0"/>
                <w:sz w:val="20"/>
              </w:rPr>
              <w:t>組：趣自造場域介紹</w:t>
            </w:r>
            <w:r>
              <w:rPr>
                <w:rFonts w:eastAsia="標楷體"/>
                <w:kern w:val="0"/>
                <w:sz w:val="20"/>
              </w:rPr>
              <w:t xml:space="preserve"> </w:t>
            </w:r>
            <w:r>
              <w:rPr>
                <w:rFonts w:eastAsia="標楷體" w:hint="eastAsia"/>
                <w:kern w:val="0"/>
                <w:sz w:val="20"/>
              </w:rPr>
              <w:t>（科教組</w:t>
            </w:r>
            <w:r>
              <w:rPr>
                <w:rFonts w:eastAsia="標楷體"/>
                <w:kern w:val="0"/>
                <w:sz w:val="20"/>
              </w:rPr>
              <w:t xml:space="preserve">/ </w:t>
            </w:r>
            <w:r>
              <w:rPr>
                <w:rFonts w:eastAsia="標楷體" w:hint="eastAsia"/>
                <w:kern w:val="0"/>
                <w:sz w:val="20"/>
              </w:rPr>
              <w:t>陳悅音助理、大大文教顧問股份有限公司）</w:t>
            </w:r>
          </w:p>
          <w:p w14:paraId="17A8253B" w14:textId="77777777" w:rsidR="000C0A6F" w:rsidRDefault="000C0A6F">
            <w:pPr>
              <w:adjustRightInd w:val="0"/>
              <w:snapToGrid w:val="0"/>
              <w:rPr>
                <w:rFonts w:eastAsia="標楷體"/>
                <w:kern w:val="0"/>
                <w:sz w:val="20"/>
              </w:rPr>
            </w:pPr>
            <w:r>
              <w:rPr>
                <w:rFonts w:eastAsia="標楷體" w:hint="eastAsia"/>
                <w:kern w:val="0"/>
                <w:sz w:val="20"/>
              </w:rPr>
              <w:t>第</w:t>
            </w:r>
            <w:r>
              <w:rPr>
                <w:rFonts w:eastAsia="標楷體"/>
                <w:kern w:val="0"/>
                <w:sz w:val="20"/>
              </w:rPr>
              <w:t>2</w:t>
            </w:r>
            <w:r>
              <w:rPr>
                <w:rFonts w:eastAsia="標楷體" w:hint="eastAsia"/>
                <w:kern w:val="0"/>
                <w:sz w:val="20"/>
              </w:rPr>
              <w:t>組：汩汩之島特展</w:t>
            </w:r>
            <w:r>
              <w:rPr>
                <w:rFonts w:eastAsia="標楷體"/>
                <w:kern w:val="0"/>
                <w:sz w:val="20"/>
              </w:rPr>
              <w:t xml:space="preserve">  (</w:t>
            </w:r>
            <w:r>
              <w:rPr>
                <w:rFonts w:eastAsia="標楷體" w:hint="eastAsia"/>
                <w:kern w:val="0"/>
                <w:sz w:val="20"/>
              </w:rPr>
              <w:t>展示組／蘇宜湘／秘書、藝術平權協會</w:t>
            </w:r>
            <w:r>
              <w:rPr>
                <w:rFonts w:eastAsia="標楷體"/>
                <w:kern w:val="0"/>
                <w:sz w:val="20"/>
              </w:rPr>
              <w:t>)</w:t>
            </w:r>
          </w:p>
        </w:tc>
      </w:tr>
    </w:tbl>
    <w:p w14:paraId="7730BBAA" w14:textId="77777777" w:rsidR="000C0A6F" w:rsidRDefault="000C0A6F" w:rsidP="000C0A6F">
      <w:pPr>
        <w:pStyle w:val="aff9"/>
        <w:spacing w:line="360" w:lineRule="exact"/>
        <w:ind w:leftChars="0" w:left="1440"/>
        <w:jc w:val="both"/>
        <w:rPr>
          <w:rFonts w:eastAsia="標楷體"/>
          <w:kern w:val="0"/>
          <w:shd w:val="clear" w:color="auto" w:fill="FFFFFF"/>
        </w:rPr>
      </w:pPr>
      <w:r>
        <w:rPr>
          <w:rFonts w:eastAsia="標楷體"/>
        </w:rPr>
        <w:lastRenderedPageBreak/>
        <w:t xml:space="preserve">2. </w:t>
      </w:r>
      <w:r>
        <w:rPr>
          <w:rFonts w:eastAsia="標楷體" w:hint="eastAsia"/>
        </w:rPr>
        <w:t>本館本</w:t>
      </w:r>
      <w:r>
        <w:rPr>
          <w:rFonts w:eastAsia="標楷體"/>
        </w:rPr>
        <w:t>(114)</w:t>
      </w:r>
      <w:r>
        <w:rPr>
          <w:rFonts w:eastAsia="標楷體" w:hint="eastAsia"/>
        </w:rPr>
        <w:t>年與港都電臺合作之全年主題與時程已排訂完成</w:t>
      </w:r>
      <w:r>
        <w:rPr>
          <w:rFonts w:ascii="標楷體" w:eastAsia="標楷體" w:hAnsi="標楷體" w:hint="eastAsia"/>
        </w:rPr>
        <w:t>，預計1、3、5、6、9月分別宣傳本館當季活動主題。其中3月份：春假主題、環境氣候相關的特展(Next Power氫能站及氣候韌性 高溫篇特展)、南館科普咖啡廳。5月份：端午節及夏令營報名及科技FUN手玩-科技嘉年華與5月份館內活動。6月份：暑假主打節慶活動之主題及暑假本館「烽火傳說-水下文化資產特展」與其他活動。9月份：中秋及國慶的節慶活動、樂活節能屋更新等館內大事。</w:t>
      </w:r>
    </w:p>
    <w:p w14:paraId="239C6896" w14:textId="77777777" w:rsidR="000C0A6F" w:rsidRDefault="000C0A6F" w:rsidP="00B213FE">
      <w:pPr>
        <w:numPr>
          <w:ilvl w:val="1"/>
          <w:numId w:val="75"/>
        </w:numPr>
        <w:tabs>
          <w:tab w:val="left" w:pos="600"/>
        </w:tabs>
        <w:spacing w:line="360" w:lineRule="exact"/>
        <w:rPr>
          <w:rFonts w:eastAsia="標楷體"/>
          <w:kern w:val="0"/>
          <w:szCs w:val="24"/>
          <w:shd w:val="clear" w:color="auto" w:fill="FFFFFF"/>
        </w:rPr>
      </w:pPr>
      <w:r>
        <w:rPr>
          <w:rFonts w:eastAsia="標楷體" w:hint="eastAsia"/>
          <w:szCs w:val="24"/>
        </w:rPr>
        <w:t>新媒體經營：</w:t>
      </w:r>
      <w:r>
        <w:rPr>
          <w:rFonts w:eastAsia="標楷體" w:hint="eastAsia"/>
          <w:szCs w:val="24"/>
          <w:shd w:val="clear" w:color="auto" w:fill="FFFFFF"/>
        </w:rPr>
        <w:t>自</w:t>
      </w:r>
      <w:r>
        <w:rPr>
          <w:rFonts w:eastAsia="標楷體"/>
          <w:szCs w:val="24"/>
          <w:shd w:val="clear" w:color="auto" w:fill="FFFFFF"/>
        </w:rPr>
        <w:t>1</w:t>
      </w:r>
      <w:r>
        <w:rPr>
          <w:rFonts w:eastAsia="標楷體" w:hint="eastAsia"/>
          <w:szCs w:val="24"/>
          <w:shd w:val="clear" w:color="auto" w:fill="FFFFFF"/>
        </w:rPr>
        <w:t>月</w:t>
      </w:r>
      <w:r>
        <w:rPr>
          <w:rFonts w:eastAsia="標楷體"/>
          <w:szCs w:val="24"/>
          <w:shd w:val="clear" w:color="auto" w:fill="FFFFFF"/>
        </w:rPr>
        <w:t>1</w:t>
      </w:r>
      <w:r>
        <w:rPr>
          <w:rFonts w:eastAsia="標楷體" w:hint="eastAsia"/>
          <w:szCs w:val="24"/>
          <w:shd w:val="clear" w:color="auto" w:fill="FFFFFF"/>
        </w:rPr>
        <w:t>日起至</w:t>
      </w:r>
      <w:r>
        <w:rPr>
          <w:rFonts w:eastAsia="標楷體"/>
          <w:szCs w:val="24"/>
          <w:shd w:val="clear" w:color="auto" w:fill="FFFFFF"/>
        </w:rPr>
        <w:t>1</w:t>
      </w:r>
      <w:r>
        <w:rPr>
          <w:rFonts w:eastAsia="標楷體" w:hint="eastAsia"/>
          <w:szCs w:val="24"/>
          <w:shd w:val="clear" w:color="auto" w:fill="FFFFFF"/>
        </w:rPr>
        <w:t>月</w:t>
      </w:r>
      <w:r>
        <w:rPr>
          <w:rFonts w:eastAsia="標楷體"/>
          <w:szCs w:val="24"/>
          <w:shd w:val="clear" w:color="auto" w:fill="FFFFFF"/>
        </w:rPr>
        <w:t>31</w:t>
      </w:r>
      <w:r>
        <w:rPr>
          <w:rFonts w:eastAsia="標楷體" w:hint="eastAsia"/>
          <w:szCs w:val="24"/>
        </w:rPr>
        <w:t>日</w:t>
      </w:r>
      <w:r>
        <w:rPr>
          <w:rFonts w:eastAsia="標楷體"/>
          <w:szCs w:val="24"/>
        </w:rPr>
        <w:t>Google Maps</w:t>
      </w:r>
      <w:r>
        <w:rPr>
          <w:rFonts w:eastAsia="標楷體" w:hint="eastAsia"/>
          <w:szCs w:val="24"/>
        </w:rPr>
        <w:t>滿意度為</w:t>
      </w:r>
      <w:r>
        <w:rPr>
          <w:rFonts w:eastAsia="標楷體"/>
          <w:szCs w:val="24"/>
        </w:rPr>
        <w:t>4.5</w:t>
      </w:r>
      <w:r>
        <w:rPr>
          <w:rFonts w:eastAsia="標楷體" w:hint="eastAsia"/>
          <w:szCs w:val="24"/>
        </w:rPr>
        <w:t>分，自</w:t>
      </w:r>
      <w:r>
        <w:rPr>
          <w:rFonts w:eastAsia="標楷體"/>
          <w:szCs w:val="24"/>
          <w:shd w:val="clear" w:color="auto" w:fill="FFFFFF"/>
        </w:rPr>
        <w:t>1</w:t>
      </w:r>
      <w:r>
        <w:rPr>
          <w:rFonts w:eastAsia="標楷體" w:hint="eastAsia"/>
          <w:szCs w:val="24"/>
          <w:shd w:val="clear" w:color="auto" w:fill="FFFFFF"/>
        </w:rPr>
        <w:t>月</w:t>
      </w:r>
      <w:r>
        <w:rPr>
          <w:rFonts w:eastAsia="標楷體"/>
          <w:szCs w:val="24"/>
          <w:shd w:val="clear" w:color="auto" w:fill="FFFFFF"/>
        </w:rPr>
        <w:t>1</w:t>
      </w:r>
      <w:r>
        <w:rPr>
          <w:rFonts w:eastAsia="標楷體" w:hint="eastAsia"/>
          <w:szCs w:val="24"/>
          <w:shd w:val="clear" w:color="auto" w:fill="FFFFFF"/>
        </w:rPr>
        <w:t>日起至</w:t>
      </w:r>
      <w:r>
        <w:rPr>
          <w:rFonts w:eastAsia="標楷體"/>
          <w:szCs w:val="24"/>
          <w:shd w:val="clear" w:color="auto" w:fill="FFFFFF"/>
        </w:rPr>
        <w:t>1</w:t>
      </w:r>
      <w:r>
        <w:rPr>
          <w:rFonts w:eastAsia="標楷體" w:hint="eastAsia"/>
          <w:szCs w:val="24"/>
          <w:shd w:val="clear" w:color="auto" w:fill="FFFFFF"/>
        </w:rPr>
        <w:t>月</w:t>
      </w:r>
      <w:r>
        <w:rPr>
          <w:rFonts w:eastAsia="標楷體"/>
          <w:szCs w:val="24"/>
          <w:shd w:val="clear" w:color="auto" w:fill="FFFFFF"/>
        </w:rPr>
        <w:t>31</w:t>
      </w:r>
      <w:r>
        <w:rPr>
          <w:rFonts w:eastAsia="標楷體" w:hint="eastAsia"/>
          <w:szCs w:val="24"/>
          <w:shd w:val="clear" w:color="auto" w:fill="FFFFFF"/>
        </w:rPr>
        <w:t>日期間共發佈貼文</w:t>
      </w:r>
      <w:r>
        <w:rPr>
          <w:rFonts w:eastAsia="標楷體"/>
          <w:szCs w:val="24"/>
          <w:shd w:val="clear" w:color="auto" w:fill="FFFFFF"/>
        </w:rPr>
        <w:t>82</w:t>
      </w:r>
      <w:r>
        <w:rPr>
          <w:rFonts w:eastAsia="標楷體" w:hint="eastAsia"/>
          <w:szCs w:val="24"/>
          <w:shd w:val="clear" w:color="auto" w:fill="FFFFFF"/>
        </w:rPr>
        <w:t>則、連續短片</w:t>
      </w:r>
      <w:r>
        <w:rPr>
          <w:rFonts w:eastAsia="標楷體"/>
          <w:szCs w:val="24"/>
          <w:shd w:val="clear" w:color="auto" w:fill="FFFFFF"/>
        </w:rPr>
        <w:t>26</w:t>
      </w:r>
      <w:r>
        <w:rPr>
          <w:rFonts w:eastAsia="標楷體" w:hint="eastAsia"/>
          <w:szCs w:val="24"/>
          <w:shd w:val="clear" w:color="auto" w:fill="FFFFFF"/>
        </w:rPr>
        <w:t>則、限時動態</w:t>
      </w:r>
      <w:r>
        <w:rPr>
          <w:rFonts w:eastAsia="標楷體"/>
          <w:szCs w:val="24"/>
          <w:shd w:val="clear" w:color="auto" w:fill="FFFFFF"/>
        </w:rPr>
        <w:t>172</w:t>
      </w:r>
      <w:r>
        <w:rPr>
          <w:rFonts w:eastAsia="標楷體" w:hint="eastAsia"/>
          <w:szCs w:val="24"/>
          <w:shd w:val="clear" w:color="auto" w:fill="FFFFFF"/>
        </w:rPr>
        <w:t>則。</w:t>
      </w:r>
    </w:p>
    <w:p w14:paraId="426517D6" w14:textId="77777777" w:rsidR="000C0A6F" w:rsidRDefault="000C0A6F" w:rsidP="00B213FE">
      <w:pPr>
        <w:pStyle w:val="aff9"/>
        <w:numPr>
          <w:ilvl w:val="0"/>
          <w:numId w:val="75"/>
        </w:numPr>
        <w:spacing w:line="360" w:lineRule="exact"/>
        <w:ind w:leftChars="0"/>
        <w:jc w:val="both"/>
        <w:rPr>
          <w:rFonts w:eastAsia="標楷體"/>
          <w:szCs w:val="20"/>
        </w:rPr>
      </w:pPr>
      <w:r>
        <w:rPr>
          <w:rFonts w:eastAsia="標楷體" w:hint="eastAsia"/>
        </w:rPr>
        <w:t>本館行銷推廣勞務採購案：</w:t>
      </w:r>
    </w:p>
    <w:p w14:paraId="3B504250" w14:textId="77777777" w:rsidR="000C0A6F" w:rsidRDefault="000C0A6F" w:rsidP="000C0A6F">
      <w:pPr>
        <w:pStyle w:val="aff9"/>
        <w:spacing w:line="360" w:lineRule="exact"/>
        <w:ind w:leftChars="0" w:left="1440"/>
        <w:jc w:val="both"/>
        <w:rPr>
          <w:rFonts w:eastAsia="標楷體"/>
        </w:rPr>
      </w:pPr>
      <w:r>
        <w:rPr>
          <w:rFonts w:eastAsia="標楷體" w:hint="eastAsia"/>
        </w:rPr>
        <w:t>與廠商召開會議確認年度工作甘特圖、特展及營隊活動網紅體驗規劃及人選、週日閱讀科學大師宣傳細節、數位媒體規劃內容、友善高齡行銷影片腳本細節等。</w:t>
      </w:r>
    </w:p>
    <w:p w14:paraId="110CBB2D" w14:textId="77777777" w:rsidR="000C0A6F" w:rsidRDefault="000C0A6F" w:rsidP="00B213FE">
      <w:pPr>
        <w:pStyle w:val="aff9"/>
        <w:numPr>
          <w:ilvl w:val="0"/>
          <w:numId w:val="74"/>
        </w:numPr>
        <w:spacing w:line="360" w:lineRule="exact"/>
        <w:ind w:leftChars="0" w:left="567" w:hanging="567"/>
        <w:jc w:val="both"/>
        <w:rPr>
          <w:rFonts w:eastAsia="標楷體"/>
          <w:b/>
          <w:bCs/>
        </w:rPr>
      </w:pPr>
      <w:r>
        <w:rPr>
          <w:rFonts w:eastAsia="標楷體"/>
          <w:b/>
          <w:bCs/>
        </w:rPr>
        <w:t>2</w:t>
      </w:r>
      <w:r>
        <w:rPr>
          <w:rFonts w:eastAsia="標楷體" w:hint="eastAsia"/>
          <w:b/>
          <w:bCs/>
        </w:rPr>
        <w:t>月工作重點</w:t>
      </w:r>
      <w:r>
        <w:rPr>
          <w:rFonts w:eastAsia="標楷體"/>
          <w:b/>
          <w:bCs/>
        </w:rPr>
        <w:t>(2</w:t>
      </w:r>
      <w:r>
        <w:rPr>
          <w:rFonts w:eastAsia="標楷體" w:hint="eastAsia"/>
          <w:b/>
          <w:bCs/>
        </w:rPr>
        <w:t>月</w:t>
      </w:r>
      <w:r>
        <w:rPr>
          <w:rFonts w:eastAsia="標楷體"/>
          <w:b/>
          <w:bCs/>
        </w:rPr>
        <w:t>1</w:t>
      </w:r>
      <w:r>
        <w:rPr>
          <w:rFonts w:eastAsia="標楷體" w:hint="eastAsia"/>
          <w:b/>
          <w:bCs/>
        </w:rPr>
        <w:t>日至</w:t>
      </w:r>
      <w:r>
        <w:rPr>
          <w:rFonts w:eastAsia="標楷體"/>
          <w:b/>
          <w:bCs/>
        </w:rPr>
        <w:t>2</w:t>
      </w:r>
      <w:r>
        <w:rPr>
          <w:rFonts w:eastAsia="標楷體" w:hint="eastAsia"/>
          <w:b/>
          <w:bCs/>
        </w:rPr>
        <w:t>月</w:t>
      </w:r>
      <w:r>
        <w:rPr>
          <w:rFonts w:eastAsia="標楷體"/>
          <w:b/>
          <w:bCs/>
        </w:rPr>
        <w:t>28</w:t>
      </w:r>
      <w:r>
        <w:rPr>
          <w:rFonts w:eastAsia="標楷體" w:hint="eastAsia"/>
          <w:b/>
          <w:bCs/>
        </w:rPr>
        <w:t>日</w:t>
      </w:r>
      <w:r>
        <w:rPr>
          <w:rFonts w:eastAsia="標楷體"/>
          <w:b/>
          <w:bCs/>
        </w:rPr>
        <w:t>)</w:t>
      </w:r>
    </w:p>
    <w:p w14:paraId="30756518" w14:textId="77777777" w:rsidR="000C0A6F" w:rsidRDefault="000C0A6F" w:rsidP="00B213FE">
      <w:pPr>
        <w:pStyle w:val="aff9"/>
        <w:numPr>
          <w:ilvl w:val="1"/>
          <w:numId w:val="74"/>
        </w:numPr>
        <w:spacing w:line="360" w:lineRule="exact"/>
        <w:ind w:leftChars="0"/>
        <w:rPr>
          <w:rFonts w:eastAsia="標楷體"/>
        </w:rPr>
      </w:pPr>
      <w:r>
        <w:rPr>
          <w:rFonts w:eastAsia="標楷體" w:hint="eastAsia"/>
        </w:rPr>
        <w:t>臺灣科學節：</w:t>
      </w:r>
    </w:p>
    <w:p w14:paraId="22B428F4" w14:textId="521F0CAC" w:rsidR="000C0A6F" w:rsidRDefault="000C0A6F" w:rsidP="00B213FE">
      <w:pPr>
        <w:pStyle w:val="aff9"/>
        <w:numPr>
          <w:ilvl w:val="1"/>
          <w:numId w:val="9"/>
        </w:numPr>
        <w:spacing w:line="360" w:lineRule="exact"/>
        <w:ind w:leftChars="0"/>
        <w:jc w:val="both"/>
        <w:rPr>
          <w:rFonts w:eastAsia="標楷體"/>
        </w:rPr>
      </w:pPr>
      <w:r>
        <w:rPr>
          <w:rFonts w:eastAsia="標楷體"/>
        </w:rPr>
        <w:t>2</w:t>
      </w:r>
      <w:r>
        <w:rPr>
          <w:rFonts w:eastAsia="標楷體" w:hint="eastAsia"/>
        </w:rPr>
        <w:t>月</w:t>
      </w:r>
      <w:r>
        <w:rPr>
          <w:rFonts w:eastAsia="標楷體"/>
        </w:rPr>
        <w:t>8</w:t>
      </w:r>
      <w:r>
        <w:rPr>
          <w:rFonts w:eastAsia="標楷體" w:hint="eastAsia"/>
        </w:rPr>
        <w:t>日完成「</w:t>
      </w:r>
      <w:r>
        <w:rPr>
          <w:rFonts w:eastAsia="標楷體"/>
        </w:rPr>
        <w:t>2025</w:t>
      </w:r>
      <w:r>
        <w:rPr>
          <w:rFonts w:eastAsia="標楷體" w:hint="eastAsia"/>
        </w:rPr>
        <w:t>第六屆臺灣科學節主視覺及延伸文宣設計」勞務採購案公告，預定於</w:t>
      </w:r>
      <w:r>
        <w:rPr>
          <w:rFonts w:eastAsia="標楷體"/>
        </w:rPr>
        <w:t>2</w:t>
      </w:r>
      <w:r>
        <w:rPr>
          <w:rFonts w:eastAsia="標楷體" w:hint="eastAsia"/>
        </w:rPr>
        <w:t>月</w:t>
      </w:r>
      <w:r>
        <w:rPr>
          <w:rFonts w:eastAsia="標楷體"/>
        </w:rPr>
        <w:t>25</w:t>
      </w:r>
      <w:r>
        <w:rPr>
          <w:rFonts w:eastAsia="標楷體" w:hint="eastAsia"/>
        </w:rPr>
        <w:t>日召開評審會議。</w:t>
      </w:r>
    </w:p>
    <w:p w14:paraId="0C3611FB" w14:textId="1F7F09CF" w:rsidR="00C24865" w:rsidRDefault="00C24865" w:rsidP="00B213FE">
      <w:pPr>
        <w:pStyle w:val="aff9"/>
        <w:numPr>
          <w:ilvl w:val="1"/>
          <w:numId w:val="9"/>
        </w:numPr>
        <w:spacing w:line="360" w:lineRule="exact"/>
        <w:ind w:leftChars="0"/>
        <w:jc w:val="both"/>
        <w:rPr>
          <w:rFonts w:eastAsia="標楷體"/>
        </w:rPr>
      </w:pPr>
      <w:r>
        <w:rPr>
          <w:rFonts w:eastAsia="標楷體"/>
        </w:rPr>
        <w:t>2</w:t>
      </w:r>
      <w:r>
        <w:rPr>
          <w:rFonts w:eastAsia="標楷體" w:hint="eastAsia"/>
        </w:rPr>
        <w:t>月</w:t>
      </w:r>
      <w:r>
        <w:rPr>
          <w:rFonts w:eastAsia="標楷體"/>
        </w:rPr>
        <w:t>4</w:t>
      </w:r>
      <w:r>
        <w:rPr>
          <w:rFonts w:eastAsia="標楷體" w:hint="eastAsia"/>
        </w:rPr>
        <w:t>日楊憶婷副研究員前往高雄市政府經濟發展局洽談臺灣科學節戲劇合作事宜。</w:t>
      </w:r>
    </w:p>
    <w:p w14:paraId="355DC0BB" w14:textId="77777777" w:rsidR="00C24865" w:rsidRPr="00C24865" w:rsidRDefault="00C24865" w:rsidP="00B213FE">
      <w:pPr>
        <w:pStyle w:val="aff9"/>
        <w:numPr>
          <w:ilvl w:val="1"/>
          <w:numId w:val="9"/>
        </w:numPr>
        <w:spacing w:line="360" w:lineRule="exact"/>
        <w:ind w:leftChars="0"/>
        <w:jc w:val="both"/>
        <w:rPr>
          <w:rFonts w:eastAsia="標楷體"/>
        </w:rPr>
      </w:pPr>
      <w:r w:rsidRPr="00C24865">
        <w:rPr>
          <w:rFonts w:eastAsia="標楷體" w:hint="eastAsia"/>
        </w:rPr>
        <w:t>2</w:t>
      </w:r>
      <w:r w:rsidRPr="00C24865">
        <w:rPr>
          <w:rFonts w:eastAsia="標楷體" w:hint="eastAsia"/>
        </w:rPr>
        <w:t>月</w:t>
      </w:r>
      <w:r w:rsidRPr="00C24865">
        <w:rPr>
          <w:rFonts w:eastAsia="標楷體" w:hint="eastAsia"/>
        </w:rPr>
        <w:t>14</w:t>
      </w:r>
      <w:r w:rsidRPr="00C24865">
        <w:rPr>
          <w:rFonts w:eastAsia="標楷體" w:hint="eastAsia"/>
        </w:rPr>
        <w:t>日拜訪財團法人瑞儀教育基金會洽談臺灣科學節合作。</w:t>
      </w:r>
    </w:p>
    <w:p w14:paraId="68B787B8" w14:textId="77777777" w:rsidR="00C24865" w:rsidRPr="00C24865" w:rsidRDefault="00C24865" w:rsidP="00B213FE">
      <w:pPr>
        <w:pStyle w:val="aff9"/>
        <w:numPr>
          <w:ilvl w:val="1"/>
          <w:numId w:val="9"/>
        </w:numPr>
        <w:spacing w:line="360" w:lineRule="exact"/>
        <w:ind w:leftChars="0"/>
        <w:jc w:val="both"/>
        <w:rPr>
          <w:rFonts w:eastAsia="標楷體"/>
        </w:rPr>
      </w:pPr>
      <w:r w:rsidRPr="00C24865">
        <w:rPr>
          <w:rFonts w:eastAsia="標楷體" w:hint="eastAsia"/>
        </w:rPr>
        <w:t>洽詢科普基地合作意願及國家科學及科技委員會本年度經費分攤等事宜。</w:t>
      </w:r>
    </w:p>
    <w:p w14:paraId="63DE8A1D" w14:textId="77777777" w:rsidR="00C24865" w:rsidRPr="00C24865" w:rsidRDefault="00C24865" w:rsidP="00B213FE">
      <w:pPr>
        <w:pStyle w:val="aff9"/>
        <w:numPr>
          <w:ilvl w:val="1"/>
          <w:numId w:val="9"/>
        </w:numPr>
        <w:spacing w:line="360" w:lineRule="exact"/>
        <w:ind w:leftChars="0"/>
        <w:jc w:val="both"/>
        <w:rPr>
          <w:rFonts w:eastAsia="標楷體"/>
        </w:rPr>
      </w:pPr>
      <w:r w:rsidRPr="00C24865">
        <w:rPr>
          <w:rFonts w:eastAsia="標楷體" w:hint="eastAsia"/>
        </w:rPr>
        <w:t>撰寫臺灣科學節專案辦公室</w:t>
      </w:r>
      <w:r w:rsidRPr="00C24865">
        <w:rPr>
          <w:rFonts w:eastAsia="標楷體" w:hint="eastAsia"/>
        </w:rPr>
        <w:t>(111-114</w:t>
      </w:r>
      <w:r w:rsidRPr="00C24865">
        <w:rPr>
          <w:rFonts w:eastAsia="標楷體" w:hint="eastAsia"/>
        </w:rPr>
        <w:t>年度</w:t>
      </w:r>
      <w:r w:rsidRPr="00C24865">
        <w:rPr>
          <w:rFonts w:eastAsia="標楷體" w:hint="eastAsia"/>
        </w:rPr>
        <w:t>)</w:t>
      </w:r>
      <w:r w:rsidRPr="00C24865">
        <w:rPr>
          <w:rFonts w:eastAsia="標楷體" w:hint="eastAsia"/>
        </w:rPr>
        <w:t>結案報告書及交接資料。</w:t>
      </w:r>
    </w:p>
    <w:p w14:paraId="0D791F8D" w14:textId="53FFED25" w:rsidR="000C0A6F" w:rsidRPr="00C24865" w:rsidRDefault="00C24865" w:rsidP="00B213FE">
      <w:pPr>
        <w:pStyle w:val="aff9"/>
        <w:numPr>
          <w:ilvl w:val="1"/>
          <w:numId w:val="9"/>
        </w:numPr>
        <w:spacing w:line="360" w:lineRule="exact"/>
        <w:ind w:leftChars="0"/>
        <w:jc w:val="both"/>
        <w:rPr>
          <w:rFonts w:eastAsia="標楷體"/>
        </w:rPr>
      </w:pPr>
      <w:r w:rsidRPr="00C24865">
        <w:rPr>
          <w:rFonts w:eastAsia="標楷體" w:hint="eastAsia"/>
        </w:rPr>
        <w:t>撰寫臺灣科學節專案辦公室</w:t>
      </w:r>
      <w:r w:rsidRPr="00C24865">
        <w:rPr>
          <w:rFonts w:eastAsia="標楷體" w:hint="eastAsia"/>
        </w:rPr>
        <w:t>(111-114</w:t>
      </w:r>
      <w:r w:rsidRPr="00C24865">
        <w:rPr>
          <w:rFonts w:eastAsia="標楷體" w:hint="eastAsia"/>
        </w:rPr>
        <w:t>年度</w:t>
      </w:r>
      <w:r w:rsidRPr="00C24865">
        <w:rPr>
          <w:rFonts w:eastAsia="標楷體" w:hint="eastAsia"/>
        </w:rPr>
        <w:t>)</w:t>
      </w:r>
      <w:r w:rsidRPr="00C24865">
        <w:rPr>
          <w:rFonts w:eastAsia="標楷體" w:hint="eastAsia"/>
        </w:rPr>
        <w:t>經費變更資料</w:t>
      </w:r>
      <w:r>
        <w:rPr>
          <w:rFonts w:eastAsia="標楷體" w:hint="eastAsia"/>
        </w:rPr>
        <w:t>。</w:t>
      </w:r>
    </w:p>
    <w:p w14:paraId="7ABC0C9B" w14:textId="77777777" w:rsidR="000C0A6F" w:rsidRDefault="000C0A6F" w:rsidP="00B213FE">
      <w:pPr>
        <w:pStyle w:val="aff9"/>
        <w:numPr>
          <w:ilvl w:val="1"/>
          <w:numId w:val="74"/>
        </w:numPr>
        <w:spacing w:line="360" w:lineRule="exact"/>
        <w:ind w:leftChars="0"/>
        <w:rPr>
          <w:rFonts w:eastAsia="標楷體"/>
          <w:kern w:val="0"/>
          <w:shd w:val="clear" w:color="auto" w:fill="FFFFFF"/>
        </w:rPr>
      </w:pPr>
      <w:bookmarkStart w:id="440" w:name="_Hlk190094287"/>
      <w:r>
        <w:rPr>
          <w:rFonts w:eastAsia="標楷體" w:hint="eastAsia"/>
          <w:kern w:val="0"/>
          <w:shd w:val="clear" w:color="auto" w:fill="FFFFFF"/>
        </w:rPr>
        <w:t>本館訊息發布：</w:t>
      </w:r>
    </w:p>
    <w:p w14:paraId="1B3C92D8" w14:textId="1EACCC93" w:rsidR="000C0A6F" w:rsidRPr="00C24865" w:rsidRDefault="000C0A6F" w:rsidP="00B213FE">
      <w:pPr>
        <w:pStyle w:val="aff9"/>
        <w:numPr>
          <w:ilvl w:val="1"/>
          <w:numId w:val="8"/>
        </w:numPr>
        <w:spacing w:line="360" w:lineRule="exact"/>
        <w:ind w:leftChars="0"/>
        <w:jc w:val="both"/>
        <w:rPr>
          <w:rFonts w:eastAsia="標楷體"/>
          <w:kern w:val="0"/>
          <w:shd w:val="clear" w:color="auto" w:fill="FFFFFF"/>
        </w:rPr>
      </w:pPr>
      <w:r w:rsidRPr="00C24865">
        <w:rPr>
          <w:rFonts w:eastAsia="標楷體" w:hint="eastAsia"/>
          <w:kern w:val="0"/>
          <w:shd w:val="clear" w:color="auto" w:fill="FFFFFF"/>
        </w:rPr>
        <w:t>博物館學會匯訊</w:t>
      </w:r>
      <w:r w:rsidR="00C24865" w:rsidRPr="00C24865">
        <w:rPr>
          <w:rFonts w:eastAsia="標楷體" w:hint="eastAsia"/>
          <w:kern w:val="0"/>
          <w:shd w:val="clear" w:color="auto" w:fill="FFFFFF"/>
        </w:rPr>
        <w:t xml:space="preserve"> </w:t>
      </w:r>
    </w:p>
    <w:tbl>
      <w:tblPr>
        <w:tblStyle w:val="241"/>
        <w:tblW w:w="0" w:type="auto"/>
        <w:jc w:val="center"/>
        <w:tblLook w:val="04A0" w:firstRow="1" w:lastRow="0" w:firstColumn="1" w:lastColumn="0" w:noHBand="0" w:noVBand="1"/>
      </w:tblPr>
      <w:tblGrid>
        <w:gridCol w:w="1838"/>
        <w:gridCol w:w="5675"/>
      </w:tblGrid>
      <w:tr w:rsidR="000C0A6F" w14:paraId="20DCFE28" w14:textId="77777777" w:rsidTr="000C0A6F">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7DDA17BF" w14:textId="77777777" w:rsidR="000C0A6F" w:rsidRDefault="000C0A6F">
            <w:pPr>
              <w:widowControl/>
              <w:rPr>
                <w:rFonts w:eastAsia="標楷體"/>
                <w:sz w:val="20"/>
                <w:shd w:val="clear" w:color="auto" w:fill="FFFFFF"/>
              </w:rPr>
            </w:pPr>
            <w:bookmarkStart w:id="441" w:name="_Hlk190094306"/>
            <w:bookmarkEnd w:id="440"/>
            <w:r>
              <w:rPr>
                <w:rFonts w:eastAsia="標楷體" w:hint="eastAsia"/>
                <w:sz w:val="20"/>
                <w:shd w:val="clear" w:color="auto" w:fill="FFFFFF"/>
              </w:rPr>
              <w:t>投稿日期</w:t>
            </w:r>
          </w:p>
        </w:tc>
        <w:tc>
          <w:tcPr>
            <w:tcW w:w="5675" w:type="dxa"/>
            <w:tcBorders>
              <w:top w:val="single" w:sz="4" w:space="0" w:color="auto"/>
              <w:left w:val="single" w:sz="4" w:space="0" w:color="auto"/>
              <w:bottom w:val="single" w:sz="4" w:space="0" w:color="auto"/>
              <w:right w:val="single" w:sz="4" w:space="0" w:color="auto"/>
            </w:tcBorders>
            <w:hideMark/>
          </w:tcPr>
          <w:p w14:paraId="32CDEBD4" w14:textId="77777777" w:rsidR="000C0A6F" w:rsidRDefault="000C0A6F">
            <w:pPr>
              <w:widowControl/>
              <w:rPr>
                <w:rFonts w:eastAsia="標楷體"/>
                <w:sz w:val="20"/>
                <w:shd w:val="clear" w:color="auto" w:fill="FFFFFF"/>
              </w:rPr>
            </w:pPr>
            <w:r>
              <w:rPr>
                <w:rFonts w:eastAsia="標楷體" w:hint="eastAsia"/>
                <w:sz w:val="20"/>
                <w:shd w:val="clear" w:color="auto" w:fill="FFFFFF"/>
              </w:rPr>
              <w:t>投稿主題</w:t>
            </w:r>
          </w:p>
        </w:tc>
        <w:bookmarkEnd w:id="441"/>
      </w:tr>
      <w:tr w:rsidR="000C0A6F" w14:paraId="2D8389B1" w14:textId="77777777" w:rsidTr="000C0A6F">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590F0BB6" w14:textId="77777777" w:rsidR="000C0A6F" w:rsidRDefault="000C0A6F">
            <w:pPr>
              <w:widowControl/>
              <w:rPr>
                <w:rFonts w:eastAsia="標楷體"/>
                <w:color w:val="BFBFBF" w:themeColor="background1" w:themeShade="BF"/>
                <w:sz w:val="20"/>
                <w:shd w:val="clear" w:color="auto" w:fill="FFFFFF"/>
              </w:rPr>
            </w:pPr>
            <w:r>
              <w:rPr>
                <w:rFonts w:eastAsia="標楷體"/>
                <w:sz w:val="20"/>
              </w:rPr>
              <w:t>114</w:t>
            </w:r>
            <w:r>
              <w:rPr>
                <w:rFonts w:eastAsia="標楷體" w:hint="eastAsia"/>
                <w:sz w:val="20"/>
              </w:rPr>
              <w:t>年</w:t>
            </w:r>
            <w:r>
              <w:rPr>
                <w:rFonts w:eastAsia="標楷體"/>
                <w:sz w:val="20"/>
              </w:rPr>
              <w:t>2</w:t>
            </w:r>
            <w:r>
              <w:rPr>
                <w:rFonts w:eastAsia="標楷體" w:hint="eastAsia"/>
                <w:sz w:val="20"/>
              </w:rPr>
              <w:t>月</w:t>
            </w:r>
            <w:r>
              <w:rPr>
                <w:rFonts w:eastAsia="標楷體"/>
                <w:sz w:val="20"/>
              </w:rPr>
              <w:t>8</w:t>
            </w:r>
            <w:r>
              <w:rPr>
                <w:rFonts w:eastAsia="標楷體" w:hint="eastAsia"/>
                <w:sz w:val="20"/>
              </w:rPr>
              <w:t>日</w:t>
            </w:r>
          </w:p>
        </w:tc>
        <w:tc>
          <w:tcPr>
            <w:tcW w:w="5675" w:type="dxa"/>
            <w:tcBorders>
              <w:top w:val="single" w:sz="4" w:space="0" w:color="auto"/>
              <w:left w:val="single" w:sz="4" w:space="0" w:color="auto"/>
              <w:bottom w:val="single" w:sz="4" w:space="0" w:color="auto"/>
              <w:right w:val="single" w:sz="4" w:space="0" w:color="auto"/>
            </w:tcBorders>
            <w:hideMark/>
          </w:tcPr>
          <w:p w14:paraId="31413463" w14:textId="77777777" w:rsidR="000C0A6F" w:rsidRDefault="000C0A6F">
            <w:pPr>
              <w:widowControl/>
              <w:rPr>
                <w:rFonts w:eastAsia="標楷體"/>
                <w:color w:val="BFBFBF" w:themeColor="background1" w:themeShade="BF"/>
                <w:sz w:val="20"/>
                <w:shd w:val="clear" w:color="auto" w:fill="FFFFFF"/>
              </w:rPr>
            </w:pPr>
            <w:r>
              <w:rPr>
                <w:rFonts w:eastAsia="標楷體"/>
                <w:sz w:val="20"/>
              </w:rPr>
              <w:t>228</w:t>
            </w:r>
            <w:r>
              <w:rPr>
                <w:rFonts w:eastAsia="標楷體" w:hint="eastAsia"/>
                <w:sz w:val="20"/>
              </w:rPr>
              <w:t>連假特別活動</w:t>
            </w:r>
            <w:r>
              <w:rPr>
                <w:rFonts w:eastAsia="標楷體"/>
                <w:sz w:val="20"/>
              </w:rPr>
              <w:t xml:space="preserve"> - </w:t>
            </w:r>
            <w:r>
              <w:rPr>
                <w:rFonts w:eastAsia="標楷體" w:hint="eastAsia"/>
                <w:sz w:val="20"/>
              </w:rPr>
              <w:t>雙語轉動科學的奧秘</w:t>
            </w:r>
            <w:r>
              <w:rPr>
                <w:rFonts w:eastAsia="標楷體"/>
                <w:sz w:val="20"/>
              </w:rPr>
              <w:t xml:space="preserve"> (Science of Rotation)</w:t>
            </w:r>
          </w:p>
        </w:tc>
      </w:tr>
      <w:tr w:rsidR="000C0A6F" w14:paraId="42C3C340" w14:textId="77777777" w:rsidTr="000C0A6F">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2A4608F8" w14:textId="77777777" w:rsidR="000C0A6F" w:rsidRDefault="000C0A6F">
            <w:pPr>
              <w:widowControl/>
              <w:rPr>
                <w:rFonts w:eastAsia="標楷體"/>
                <w:sz w:val="20"/>
              </w:rPr>
            </w:pPr>
            <w:r>
              <w:rPr>
                <w:rFonts w:eastAsia="標楷體"/>
                <w:sz w:val="20"/>
              </w:rPr>
              <w:t>114</w:t>
            </w:r>
            <w:r>
              <w:rPr>
                <w:rFonts w:eastAsia="標楷體" w:hint="eastAsia"/>
                <w:sz w:val="20"/>
              </w:rPr>
              <w:t>年</w:t>
            </w:r>
            <w:r>
              <w:rPr>
                <w:rFonts w:eastAsia="標楷體"/>
                <w:sz w:val="20"/>
              </w:rPr>
              <w:t>2</w:t>
            </w:r>
            <w:r>
              <w:rPr>
                <w:rFonts w:eastAsia="標楷體" w:hint="eastAsia"/>
                <w:sz w:val="20"/>
              </w:rPr>
              <w:t>月</w:t>
            </w:r>
            <w:r>
              <w:rPr>
                <w:rFonts w:eastAsia="標楷體"/>
                <w:sz w:val="20"/>
              </w:rPr>
              <w:t>13</w:t>
            </w:r>
            <w:r>
              <w:rPr>
                <w:rFonts w:eastAsia="標楷體" w:hint="eastAsia"/>
                <w:sz w:val="20"/>
              </w:rPr>
              <w:t>日</w:t>
            </w:r>
          </w:p>
        </w:tc>
        <w:tc>
          <w:tcPr>
            <w:tcW w:w="5675" w:type="dxa"/>
            <w:tcBorders>
              <w:top w:val="single" w:sz="4" w:space="0" w:color="auto"/>
              <w:left w:val="single" w:sz="4" w:space="0" w:color="auto"/>
              <w:bottom w:val="single" w:sz="4" w:space="0" w:color="auto"/>
              <w:right w:val="single" w:sz="4" w:space="0" w:color="auto"/>
            </w:tcBorders>
            <w:hideMark/>
          </w:tcPr>
          <w:p w14:paraId="5BD2D860" w14:textId="77777777" w:rsidR="000C0A6F" w:rsidRDefault="000C0A6F">
            <w:pPr>
              <w:widowControl/>
              <w:rPr>
                <w:rFonts w:eastAsia="標楷體"/>
                <w:sz w:val="20"/>
              </w:rPr>
            </w:pPr>
            <w:r>
              <w:rPr>
                <w:rFonts w:eastAsia="標楷體" w:hint="eastAsia"/>
                <w:sz w:val="20"/>
              </w:rPr>
              <w:t>科工館志工隊需要您的加入！</w:t>
            </w:r>
          </w:p>
        </w:tc>
      </w:tr>
      <w:tr w:rsidR="000C0A6F" w14:paraId="0FD88297" w14:textId="77777777" w:rsidTr="000C0A6F">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6B264910" w14:textId="77777777" w:rsidR="000C0A6F" w:rsidRDefault="000C0A6F">
            <w:pPr>
              <w:widowControl/>
              <w:rPr>
                <w:rFonts w:eastAsia="標楷體"/>
                <w:sz w:val="20"/>
              </w:rPr>
            </w:pPr>
            <w:r>
              <w:rPr>
                <w:rFonts w:eastAsia="標楷體"/>
                <w:sz w:val="20"/>
              </w:rPr>
              <w:t>114</w:t>
            </w:r>
            <w:r>
              <w:rPr>
                <w:rFonts w:eastAsia="標楷體" w:hint="eastAsia"/>
                <w:sz w:val="20"/>
              </w:rPr>
              <w:t>年</w:t>
            </w:r>
            <w:r>
              <w:rPr>
                <w:rFonts w:eastAsia="標楷體"/>
                <w:sz w:val="20"/>
              </w:rPr>
              <w:t>2</w:t>
            </w:r>
            <w:r>
              <w:rPr>
                <w:rFonts w:eastAsia="標楷體" w:hint="eastAsia"/>
                <w:sz w:val="20"/>
              </w:rPr>
              <w:t>月</w:t>
            </w:r>
            <w:r>
              <w:rPr>
                <w:rFonts w:eastAsia="標楷體"/>
                <w:sz w:val="20"/>
              </w:rPr>
              <w:t>20</w:t>
            </w:r>
            <w:r>
              <w:rPr>
                <w:rFonts w:eastAsia="標楷體" w:hint="eastAsia"/>
                <w:sz w:val="20"/>
              </w:rPr>
              <w:t>日</w:t>
            </w:r>
          </w:p>
        </w:tc>
        <w:tc>
          <w:tcPr>
            <w:tcW w:w="5675" w:type="dxa"/>
            <w:tcBorders>
              <w:top w:val="single" w:sz="4" w:space="0" w:color="auto"/>
              <w:left w:val="single" w:sz="4" w:space="0" w:color="auto"/>
              <w:bottom w:val="single" w:sz="4" w:space="0" w:color="auto"/>
              <w:right w:val="single" w:sz="4" w:space="0" w:color="auto"/>
            </w:tcBorders>
            <w:hideMark/>
          </w:tcPr>
          <w:p w14:paraId="36CDCA59" w14:textId="77777777" w:rsidR="000C0A6F" w:rsidRDefault="000C0A6F">
            <w:pPr>
              <w:widowControl/>
              <w:rPr>
                <w:rFonts w:eastAsia="標楷體"/>
                <w:sz w:val="20"/>
              </w:rPr>
            </w:pPr>
            <w:r>
              <w:rPr>
                <w:rFonts w:eastAsia="標楷體" w:hint="eastAsia"/>
                <w:sz w:val="20"/>
              </w:rPr>
              <w:t>科工館「玩轉小科學」：</w:t>
            </w:r>
            <w:r>
              <w:rPr>
                <w:rFonts w:eastAsia="標楷體"/>
                <w:sz w:val="20"/>
              </w:rPr>
              <w:t>228</w:t>
            </w:r>
            <w:r>
              <w:rPr>
                <w:rFonts w:eastAsia="標楷體" w:hint="eastAsia"/>
                <w:sz w:val="20"/>
              </w:rPr>
              <w:t>連假科工活動</w:t>
            </w:r>
          </w:p>
        </w:tc>
      </w:tr>
    </w:tbl>
    <w:p w14:paraId="00168E8F" w14:textId="55E595C1" w:rsidR="000C0A6F" w:rsidRDefault="000C0A6F" w:rsidP="00B213FE">
      <w:pPr>
        <w:pStyle w:val="aff9"/>
        <w:numPr>
          <w:ilvl w:val="1"/>
          <w:numId w:val="8"/>
        </w:numPr>
        <w:spacing w:line="360" w:lineRule="exact"/>
        <w:ind w:leftChars="0"/>
        <w:jc w:val="both"/>
        <w:rPr>
          <w:rFonts w:eastAsia="標楷體"/>
        </w:rPr>
      </w:pPr>
      <w:r>
        <w:rPr>
          <w:rFonts w:eastAsia="標楷體" w:hint="eastAsia"/>
        </w:rPr>
        <w:t>本館電子報自</w:t>
      </w:r>
      <w:r>
        <w:rPr>
          <w:rFonts w:eastAsia="標楷體"/>
        </w:rPr>
        <w:t>2</w:t>
      </w:r>
      <w:r>
        <w:rPr>
          <w:rFonts w:eastAsia="標楷體" w:hint="eastAsia"/>
        </w:rPr>
        <w:t>月</w:t>
      </w:r>
      <w:r>
        <w:rPr>
          <w:rFonts w:eastAsia="標楷體"/>
        </w:rPr>
        <w:t>1</w:t>
      </w:r>
      <w:r>
        <w:rPr>
          <w:rFonts w:eastAsia="標楷體" w:hint="eastAsia"/>
        </w:rPr>
        <w:t>日起至</w:t>
      </w:r>
      <w:r>
        <w:rPr>
          <w:rFonts w:eastAsia="標楷體"/>
        </w:rPr>
        <w:t>2</w:t>
      </w:r>
      <w:r>
        <w:rPr>
          <w:rFonts w:eastAsia="標楷體" w:hint="eastAsia"/>
        </w:rPr>
        <w:t>月</w:t>
      </w:r>
      <w:r>
        <w:rPr>
          <w:rFonts w:eastAsia="標楷體"/>
        </w:rPr>
        <w:t>28</w:t>
      </w:r>
      <w:r>
        <w:rPr>
          <w:rFonts w:eastAsia="標楷體" w:hint="eastAsia"/>
        </w:rPr>
        <w:t>日間，預計發布</w:t>
      </w:r>
      <w:r>
        <w:rPr>
          <w:rFonts w:eastAsia="標楷體"/>
        </w:rPr>
        <w:t>4</w:t>
      </w:r>
      <w:r>
        <w:rPr>
          <w:rFonts w:eastAsia="標楷體" w:hint="eastAsia"/>
        </w:rPr>
        <w:t>期</w:t>
      </w:r>
      <w:r>
        <w:rPr>
          <w:rFonts w:eastAsia="標楷體"/>
        </w:rPr>
        <w:t>30</w:t>
      </w:r>
      <w:r>
        <w:rPr>
          <w:rFonts w:eastAsia="標楷體" w:hint="eastAsia"/>
        </w:rPr>
        <w:t>則。</w:t>
      </w:r>
      <w:r>
        <w:rPr>
          <w:rFonts w:eastAsia="標楷體" w:hint="eastAsia"/>
          <w:shd w:val="clear" w:color="auto" w:fill="FFFFFF"/>
        </w:rPr>
        <w:t>「</w:t>
      </w:r>
      <w:r>
        <w:rPr>
          <w:rFonts w:eastAsia="標楷體" w:hint="eastAsia"/>
        </w:rPr>
        <w:t>印象派</w:t>
      </w:r>
      <w:r>
        <w:rPr>
          <w:rFonts w:eastAsia="標楷體"/>
        </w:rPr>
        <w:t>150</w:t>
      </w:r>
      <w:r>
        <w:rPr>
          <w:rFonts w:eastAsia="標楷體" w:hint="eastAsia"/>
        </w:rPr>
        <w:t>週年光影藝術展</w:t>
      </w:r>
      <w:r>
        <w:rPr>
          <w:rFonts w:eastAsia="標楷體" w:hint="eastAsia"/>
          <w:shd w:val="clear" w:color="auto" w:fill="FFFFFF"/>
        </w:rPr>
        <w:t>」、「科學桂冠交叉分子束儀器</w:t>
      </w:r>
      <w:r>
        <w:rPr>
          <w:rFonts w:eastAsia="標楷體"/>
          <w:shd w:val="clear" w:color="auto" w:fill="FFFFFF"/>
        </w:rPr>
        <w:t>-HOPE 2</w:t>
      </w:r>
      <w:r>
        <w:rPr>
          <w:rFonts w:eastAsia="標楷體" w:hint="eastAsia"/>
          <w:shd w:val="clear" w:color="auto" w:fill="FFFFFF"/>
        </w:rPr>
        <w:t>月活動推廣」、「</w:t>
      </w:r>
      <w:r>
        <w:rPr>
          <w:rFonts w:eastAsia="標楷體" w:hint="eastAsia"/>
        </w:rPr>
        <w:t>本館特色物件系列～日治時期台澎之間的電報海纜</w:t>
      </w:r>
      <w:r>
        <w:rPr>
          <w:rFonts w:eastAsia="標楷體" w:hint="eastAsia"/>
          <w:shd w:val="clear" w:color="auto" w:fill="FFFFFF"/>
        </w:rPr>
        <w:t>」與「</w:t>
      </w:r>
      <w:r>
        <w:rPr>
          <w:rFonts w:eastAsia="標楷體" w:hint="eastAsia"/>
        </w:rPr>
        <w:t>法務部與柴語錄合製反詐騙宣導影片案</w:t>
      </w:r>
      <w:r>
        <w:rPr>
          <w:rFonts w:eastAsia="標楷體" w:hint="eastAsia"/>
          <w:shd w:val="clear" w:color="auto" w:fill="FFFFFF"/>
        </w:rPr>
        <w:t>」</w:t>
      </w:r>
      <w:r>
        <w:rPr>
          <w:rFonts w:eastAsia="標楷體" w:hint="eastAsia"/>
        </w:rPr>
        <w:t>等。</w:t>
      </w:r>
    </w:p>
    <w:p w14:paraId="7C67C429" w14:textId="1993CF1E" w:rsidR="000C0A6F" w:rsidRDefault="000C0A6F" w:rsidP="00B213FE">
      <w:pPr>
        <w:pStyle w:val="aff9"/>
        <w:numPr>
          <w:ilvl w:val="1"/>
          <w:numId w:val="8"/>
        </w:numPr>
        <w:spacing w:line="360" w:lineRule="exact"/>
        <w:ind w:leftChars="0"/>
        <w:jc w:val="both"/>
        <w:rPr>
          <w:rFonts w:eastAsia="標楷體"/>
        </w:rPr>
      </w:pPr>
      <w:r>
        <w:rPr>
          <w:rFonts w:eastAsia="標楷體" w:hint="eastAsia"/>
        </w:rPr>
        <w:t>新聞稿</w:t>
      </w:r>
    </w:p>
    <w:tbl>
      <w:tblPr>
        <w:tblStyle w:val="241"/>
        <w:tblW w:w="0" w:type="auto"/>
        <w:tblInd w:w="704" w:type="dxa"/>
        <w:tblLook w:val="04A0" w:firstRow="1" w:lastRow="0" w:firstColumn="1" w:lastColumn="0" w:noHBand="0" w:noVBand="1"/>
      </w:tblPr>
      <w:tblGrid>
        <w:gridCol w:w="1985"/>
        <w:gridCol w:w="6371"/>
      </w:tblGrid>
      <w:tr w:rsidR="000C0A6F" w14:paraId="49162367" w14:textId="77777777" w:rsidTr="000C0A6F">
        <w:tc>
          <w:tcPr>
            <w:tcW w:w="1985" w:type="dxa"/>
            <w:tcBorders>
              <w:top w:val="single" w:sz="4" w:space="0" w:color="auto"/>
              <w:left w:val="single" w:sz="4" w:space="0" w:color="auto"/>
              <w:bottom w:val="single" w:sz="4" w:space="0" w:color="auto"/>
              <w:right w:val="single" w:sz="4" w:space="0" w:color="auto"/>
            </w:tcBorders>
            <w:hideMark/>
          </w:tcPr>
          <w:p w14:paraId="33DD4C49" w14:textId="77777777" w:rsidR="000C0A6F" w:rsidRDefault="000C0A6F">
            <w:pPr>
              <w:rPr>
                <w:rFonts w:eastAsia="標楷體"/>
                <w:kern w:val="0"/>
                <w:sz w:val="20"/>
                <w:shd w:val="clear" w:color="auto" w:fill="FFFFFF"/>
              </w:rPr>
            </w:pPr>
            <w:r>
              <w:rPr>
                <w:rFonts w:eastAsia="標楷體" w:hint="eastAsia"/>
                <w:kern w:val="0"/>
                <w:sz w:val="20"/>
                <w:shd w:val="clear" w:color="auto" w:fill="FFFFFF"/>
              </w:rPr>
              <w:t>日期</w:t>
            </w:r>
          </w:p>
        </w:tc>
        <w:tc>
          <w:tcPr>
            <w:tcW w:w="6371" w:type="dxa"/>
            <w:tcBorders>
              <w:top w:val="single" w:sz="4" w:space="0" w:color="auto"/>
              <w:left w:val="single" w:sz="4" w:space="0" w:color="auto"/>
              <w:bottom w:val="single" w:sz="4" w:space="0" w:color="auto"/>
              <w:right w:val="single" w:sz="4" w:space="0" w:color="auto"/>
            </w:tcBorders>
            <w:hideMark/>
          </w:tcPr>
          <w:p w14:paraId="4BC469A8" w14:textId="77777777" w:rsidR="000C0A6F" w:rsidRDefault="000C0A6F">
            <w:pPr>
              <w:rPr>
                <w:rFonts w:eastAsia="標楷體"/>
                <w:kern w:val="0"/>
                <w:sz w:val="20"/>
                <w:shd w:val="clear" w:color="auto" w:fill="FFFFFF"/>
              </w:rPr>
            </w:pPr>
            <w:r>
              <w:rPr>
                <w:rFonts w:eastAsia="標楷體" w:hint="eastAsia"/>
                <w:kern w:val="0"/>
                <w:sz w:val="20"/>
                <w:shd w:val="clear" w:color="auto" w:fill="FFFFFF"/>
              </w:rPr>
              <w:t>主題</w:t>
            </w:r>
          </w:p>
        </w:tc>
      </w:tr>
      <w:tr w:rsidR="000C0A6F" w14:paraId="3DFFE80B" w14:textId="77777777" w:rsidTr="000C0A6F">
        <w:tc>
          <w:tcPr>
            <w:tcW w:w="1985" w:type="dxa"/>
            <w:tcBorders>
              <w:top w:val="single" w:sz="4" w:space="0" w:color="auto"/>
              <w:left w:val="single" w:sz="4" w:space="0" w:color="auto"/>
              <w:bottom w:val="single" w:sz="4" w:space="0" w:color="auto"/>
              <w:right w:val="single" w:sz="4" w:space="0" w:color="auto"/>
            </w:tcBorders>
            <w:vAlign w:val="center"/>
            <w:hideMark/>
          </w:tcPr>
          <w:p w14:paraId="71590A4B" w14:textId="77777777" w:rsidR="000C0A6F" w:rsidRDefault="000C0A6F">
            <w:pPr>
              <w:widowControl/>
              <w:rPr>
                <w:rFonts w:eastAsia="標楷體"/>
                <w:kern w:val="0"/>
                <w:sz w:val="20"/>
              </w:rPr>
            </w:pPr>
            <w:r>
              <w:rPr>
                <w:rFonts w:eastAsia="標楷體"/>
                <w:kern w:val="0"/>
                <w:sz w:val="20"/>
              </w:rPr>
              <w:t>114</w:t>
            </w:r>
            <w:r>
              <w:rPr>
                <w:rFonts w:eastAsia="標楷體" w:hint="eastAsia"/>
                <w:kern w:val="0"/>
                <w:sz w:val="20"/>
              </w:rPr>
              <w:t>年</w:t>
            </w:r>
            <w:r>
              <w:rPr>
                <w:rFonts w:eastAsia="標楷體"/>
                <w:noProof/>
                <w:kern w:val="0"/>
                <w:sz w:val="20"/>
              </w:rPr>
              <w:t>2</w:t>
            </w:r>
            <w:r>
              <w:rPr>
                <w:rFonts w:eastAsia="標楷體" w:hint="eastAsia"/>
                <w:noProof/>
                <w:kern w:val="0"/>
                <w:sz w:val="20"/>
              </w:rPr>
              <w:t>月</w:t>
            </w:r>
            <w:r>
              <w:rPr>
                <w:rFonts w:eastAsia="標楷體"/>
                <w:noProof/>
                <w:kern w:val="0"/>
                <w:sz w:val="20"/>
              </w:rPr>
              <w:t>17</w:t>
            </w:r>
            <w:r>
              <w:rPr>
                <w:rFonts w:eastAsia="標楷體" w:hint="eastAsia"/>
                <w:noProof/>
                <w:kern w:val="0"/>
                <w:sz w:val="20"/>
              </w:rPr>
              <w:t>日</w:t>
            </w:r>
          </w:p>
        </w:tc>
        <w:tc>
          <w:tcPr>
            <w:tcW w:w="6371" w:type="dxa"/>
            <w:tcBorders>
              <w:top w:val="single" w:sz="4" w:space="0" w:color="auto"/>
              <w:left w:val="single" w:sz="4" w:space="0" w:color="auto"/>
              <w:bottom w:val="single" w:sz="4" w:space="0" w:color="auto"/>
              <w:right w:val="single" w:sz="4" w:space="0" w:color="auto"/>
            </w:tcBorders>
            <w:hideMark/>
          </w:tcPr>
          <w:p w14:paraId="7FECE451" w14:textId="77777777" w:rsidR="000C0A6F" w:rsidRDefault="000C0A6F">
            <w:pPr>
              <w:spacing w:line="280" w:lineRule="exact"/>
              <w:rPr>
                <w:rFonts w:eastAsia="標楷體"/>
                <w:kern w:val="0"/>
                <w:sz w:val="20"/>
              </w:rPr>
            </w:pPr>
            <w:r>
              <w:rPr>
                <w:rFonts w:ascii="標楷體" w:eastAsia="標楷體" w:hAnsi="標楷體" w:hint="eastAsia"/>
                <w:sz w:val="20"/>
              </w:rPr>
              <w:t>縮短城鄉差距，結合社會資源 科工館科學小樹苗公益參訪</w:t>
            </w:r>
          </w:p>
        </w:tc>
      </w:tr>
      <w:tr w:rsidR="000C0A6F" w14:paraId="6B9B1975" w14:textId="77777777" w:rsidTr="000C0A6F">
        <w:tc>
          <w:tcPr>
            <w:tcW w:w="1985" w:type="dxa"/>
            <w:tcBorders>
              <w:top w:val="single" w:sz="4" w:space="0" w:color="auto"/>
              <w:left w:val="single" w:sz="4" w:space="0" w:color="auto"/>
              <w:bottom w:val="single" w:sz="4" w:space="0" w:color="auto"/>
              <w:right w:val="single" w:sz="4" w:space="0" w:color="auto"/>
            </w:tcBorders>
            <w:vAlign w:val="center"/>
            <w:hideMark/>
          </w:tcPr>
          <w:p w14:paraId="1D75C823" w14:textId="77777777" w:rsidR="000C0A6F" w:rsidRDefault="000C0A6F">
            <w:pPr>
              <w:widowControl/>
              <w:rPr>
                <w:rFonts w:eastAsia="標楷體"/>
                <w:kern w:val="0"/>
                <w:sz w:val="20"/>
              </w:rPr>
            </w:pPr>
            <w:r>
              <w:rPr>
                <w:rFonts w:eastAsia="標楷體"/>
                <w:kern w:val="0"/>
                <w:sz w:val="20"/>
              </w:rPr>
              <w:t>114</w:t>
            </w:r>
            <w:r>
              <w:rPr>
                <w:rFonts w:eastAsia="標楷體" w:hint="eastAsia"/>
                <w:kern w:val="0"/>
                <w:sz w:val="20"/>
              </w:rPr>
              <w:t>年</w:t>
            </w:r>
            <w:r>
              <w:rPr>
                <w:rFonts w:eastAsia="標楷體"/>
                <w:kern w:val="0"/>
                <w:sz w:val="20"/>
              </w:rPr>
              <w:t>2</w:t>
            </w:r>
            <w:r>
              <w:rPr>
                <w:rFonts w:eastAsia="標楷體" w:hint="eastAsia"/>
                <w:noProof/>
                <w:kern w:val="0"/>
                <w:sz w:val="20"/>
              </w:rPr>
              <w:t>月</w:t>
            </w:r>
            <w:r>
              <w:rPr>
                <w:rFonts w:eastAsia="標楷體"/>
                <w:noProof/>
                <w:kern w:val="0"/>
                <w:sz w:val="20"/>
              </w:rPr>
              <w:t>20</w:t>
            </w:r>
            <w:r>
              <w:rPr>
                <w:rFonts w:eastAsia="標楷體" w:hint="eastAsia"/>
                <w:noProof/>
                <w:kern w:val="0"/>
                <w:sz w:val="20"/>
              </w:rPr>
              <w:t>日</w:t>
            </w:r>
          </w:p>
        </w:tc>
        <w:tc>
          <w:tcPr>
            <w:tcW w:w="6371" w:type="dxa"/>
            <w:tcBorders>
              <w:top w:val="single" w:sz="4" w:space="0" w:color="auto"/>
              <w:left w:val="single" w:sz="4" w:space="0" w:color="auto"/>
              <w:bottom w:val="single" w:sz="4" w:space="0" w:color="auto"/>
              <w:right w:val="single" w:sz="4" w:space="0" w:color="auto"/>
            </w:tcBorders>
            <w:hideMark/>
          </w:tcPr>
          <w:p w14:paraId="4A8BADE5" w14:textId="77777777" w:rsidR="000C0A6F" w:rsidRDefault="000C0A6F">
            <w:pPr>
              <w:spacing w:line="280" w:lineRule="exact"/>
              <w:rPr>
                <w:rFonts w:eastAsia="標楷體"/>
                <w:kern w:val="0"/>
                <w:sz w:val="20"/>
              </w:rPr>
            </w:pPr>
            <w:r>
              <w:rPr>
                <w:rFonts w:eastAsia="標楷體" w:hint="eastAsia"/>
                <w:kern w:val="0"/>
                <w:sz w:val="20"/>
              </w:rPr>
              <w:t>世界母語日活動在科工</w:t>
            </w:r>
          </w:p>
        </w:tc>
      </w:tr>
      <w:tr w:rsidR="000C0A6F" w14:paraId="6D3429BF" w14:textId="77777777" w:rsidTr="000C0A6F">
        <w:tc>
          <w:tcPr>
            <w:tcW w:w="1985" w:type="dxa"/>
            <w:tcBorders>
              <w:top w:val="single" w:sz="4" w:space="0" w:color="auto"/>
              <w:left w:val="single" w:sz="4" w:space="0" w:color="auto"/>
              <w:bottom w:val="single" w:sz="4" w:space="0" w:color="auto"/>
              <w:right w:val="single" w:sz="4" w:space="0" w:color="auto"/>
            </w:tcBorders>
            <w:vAlign w:val="center"/>
            <w:hideMark/>
          </w:tcPr>
          <w:p w14:paraId="382C9397" w14:textId="77777777" w:rsidR="000C0A6F" w:rsidRDefault="000C0A6F">
            <w:pPr>
              <w:widowControl/>
              <w:rPr>
                <w:rFonts w:eastAsia="標楷體"/>
                <w:kern w:val="0"/>
                <w:sz w:val="20"/>
              </w:rPr>
            </w:pPr>
            <w:r>
              <w:rPr>
                <w:rFonts w:eastAsia="標楷體"/>
                <w:kern w:val="0"/>
                <w:sz w:val="20"/>
              </w:rPr>
              <w:t>114</w:t>
            </w:r>
            <w:r>
              <w:rPr>
                <w:rFonts w:eastAsia="標楷體" w:hint="eastAsia"/>
                <w:kern w:val="0"/>
                <w:sz w:val="20"/>
              </w:rPr>
              <w:t>年</w:t>
            </w:r>
            <w:r>
              <w:rPr>
                <w:rFonts w:eastAsia="標楷體"/>
                <w:kern w:val="0"/>
                <w:sz w:val="20"/>
              </w:rPr>
              <w:t>2</w:t>
            </w:r>
            <w:r>
              <w:rPr>
                <w:rFonts w:eastAsia="標楷體" w:hint="eastAsia"/>
                <w:noProof/>
                <w:kern w:val="0"/>
                <w:sz w:val="20"/>
              </w:rPr>
              <w:t>月</w:t>
            </w:r>
            <w:r>
              <w:rPr>
                <w:rFonts w:eastAsia="標楷體"/>
                <w:noProof/>
                <w:kern w:val="0"/>
                <w:sz w:val="20"/>
              </w:rPr>
              <w:t>24</w:t>
            </w:r>
            <w:r>
              <w:rPr>
                <w:rFonts w:eastAsia="標楷體" w:hint="eastAsia"/>
                <w:noProof/>
                <w:kern w:val="0"/>
                <w:sz w:val="20"/>
              </w:rPr>
              <w:t>日</w:t>
            </w:r>
          </w:p>
        </w:tc>
        <w:tc>
          <w:tcPr>
            <w:tcW w:w="6371" w:type="dxa"/>
            <w:tcBorders>
              <w:top w:val="single" w:sz="4" w:space="0" w:color="auto"/>
              <w:left w:val="single" w:sz="4" w:space="0" w:color="auto"/>
              <w:bottom w:val="single" w:sz="4" w:space="0" w:color="auto"/>
              <w:right w:val="single" w:sz="4" w:space="0" w:color="auto"/>
            </w:tcBorders>
            <w:hideMark/>
          </w:tcPr>
          <w:p w14:paraId="2126EBE3" w14:textId="77777777" w:rsidR="000C0A6F" w:rsidRDefault="000C0A6F">
            <w:pPr>
              <w:spacing w:line="280" w:lineRule="exact"/>
              <w:rPr>
                <w:rFonts w:eastAsia="標楷體"/>
                <w:kern w:val="0"/>
                <w:sz w:val="20"/>
              </w:rPr>
            </w:pPr>
            <w:r>
              <w:rPr>
                <w:rFonts w:eastAsia="標楷體" w:hint="eastAsia"/>
                <w:kern w:val="0"/>
                <w:sz w:val="20"/>
              </w:rPr>
              <w:t>玩轉科學吧</w:t>
            </w:r>
            <w:r>
              <w:rPr>
                <w:rFonts w:eastAsia="標楷體"/>
                <w:kern w:val="0"/>
                <w:sz w:val="20"/>
              </w:rPr>
              <w:t>-228</w:t>
            </w:r>
            <w:r>
              <w:rPr>
                <w:rFonts w:eastAsia="標楷體" w:hint="eastAsia"/>
                <w:kern w:val="0"/>
                <w:sz w:val="20"/>
              </w:rPr>
              <w:t>連續假期科工館活動</w:t>
            </w:r>
          </w:p>
        </w:tc>
      </w:tr>
    </w:tbl>
    <w:p w14:paraId="2E6FD9DC" w14:textId="0B53E7C8" w:rsidR="00C24865" w:rsidRDefault="00C24865" w:rsidP="00B213FE">
      <w:pPr>
        <w:pStyle w:val="aff9"/>
        <w:numPr>
          <w:ilvl w:val="1"/>
          <w:numId w:val="8"/>
        </w:numPr>
        <w:spacing w:line="360" w:lineRule="exact"/>
        <w:ind w:leftChars="0"/>
        <w:jc w:val="both"/>
        <w:rPr>
          <w:rFonts w:eastAsia="標楷體"/>
          <w:shd w:val="clear" w:color="auto" w:fill="FFFFFF"/>
        </w:rPr>
      </w:pPr>
      <w:bookmarkStart w:id="442" w:name="_Hlk190094462"/>
      <w:r>
        <w:rPr>
          <w:rFonts w:eastAsia="標楷體" w:hint="eastAsia"/>
          <w:shd w:val="clear" w:color="auto" w:fill="FFFFFF"/>
        </w:rPr>
        <w:t>廣播</w:t>
      </w:r>
      <w:r>
        <w:rPr>
          <w:rFonts w:eastAsia="標楷體" w:hint="eastAsia"/>
        </w:rPr>
        <w:t>電臺</w:t>
      </w:r>
      <w:r>
        <w:rPr>
          <w:rFonts w:eastAsia="標楷體" w:hint="eastAsia"/>
          <w:shd w:val="clear" w:color="auto" w:fill="FFFFFF"/>
        </w:rPr>
        <w:t>：</w:t>
      </w:r>
      <w:r>
        <w:rPr>
          <w:rFonts w:eastAsia="標楷體"/>
          <w:shd w:val="clear" w:color="auto" w:fill="FFFFFF"/>
        </w:rPr>
        <w:t>2</w:t>
      </w:r>
      <w:r>
        <w:rPr>
          <w:rFonts w:eastAsia="標楷體" w:hint="eastAsia"/>
          <w:shd w:val="clear" w:color="auto" w:fill="FFFFFF"/>
        </w:rPr>
        <w:t>次專訪</w:t>
      </w:r>
    </w:p>
    <w:tbl>
      <w:tblPr>
        <w:tblStyle w:val="241"/>
        <w:tblW w:w="0" w:type="auto"/>
        <w:tblInd w:w="421" w:type="dxa"/>
        <w:tblLook w:val="04A0" w:firstRow="1" w:lastRow="0" w:firstColumn="1" w:lastColumn="0" w:noHBand="0" w:noVBand="1"/>
      </w:tblPr>
      <w:tblGrid>
        <w:gridCol w:w="1701"/>
        <w:gridCol w:w="1417"/>
        <w:gridCol w:w="5521"/>
      </w:tblGrid>
      <w:tr w:rsidR="000C0A6F" w14:paraId="7FCC17D5" w14:textId="77777777" w:rsidTr="000C0A6F">
        <w:tc>
          <w:tcPr>
            <w:tcW w:w="1701" w:type="dxa"/>
            <w:tcBorders>
              <w:top w:val="single" w:sz="4" w:space="0" w:color="auto"/>
              <w:left w:val="single" w:sz="4" w:space="0" w:color="auto"/>
              <w:bottom w:val="single" w:sz="4" w:space="0" w:color="auto"/>
              <w:right w:val="single" w:sz="4" w:space="0" w:color="auto"/>
            </w:tcBorders>
            <w:hideMark/>
          </w:tcPr>
          <w:bookmarkEnd w:id="442"/>
          <w:p w14:paraId="7A834FBA" w14:textId="77777777" w:rsidR="000C0A6F" w:rsidRDefault="000C0A6F">
            <w:pPr>
              <w:adjustRightInd w:val="0"/>
              <w:snapToGrid w:val="0"/>
              <w:rPr>
                <w:rFonts w:eastAsia="標楷體"/>
                <w:sz w:val="20"/>
                <w:shd w:val="clear" w:color="auto" w:fill="FFFFFF"/>
              </w:rPr>
            </w:pPr>
            <w:r>
              <w:rPr>
                <w:rFonts w:eastAsia="標楷體" w:hint="eastAsia"/>
                <w:kern w:val="0"/>
                <w:sz w:val="20"/>
                <w:shd w:val="clear" w:color="auto" w:fill="FFFFFF"/>
              </w:rPr>
              <w:t>日期</w:t>
            </w:r>
          </w:p>
        </w:tc>
        <w:tc>
          <w:tcPr>
            <w:tcW w:w="1417" w:type="dxa"/>
            <w:tcBorders>
              <w:top w:val="single" w:sz="4" w:space="0" w:color="auto"/>
              <w:left w:val="single" w:sz="4" w:space="0" w:color="auto"/>
              <w:bottom w:val="single" w:sz="4" w:space="0" w:color="auto"/>
              <w:right w:val="single" w:sz="4" w:space="0" w:color="auto"/>
            </w:tcBorders>
            <w:hideMark/>
          </w:tcPr>
          <w:p w14:paraId="1A967913" w14:textId="77777777" w:rsidR="000C0A6F" w:rsidRDefault="000C0A6F">
            <w:pPr>
              <w:adjustRightInd w:val="0"/>
              <w:snapToGrid w:val="0"/>
              <w:rPr>
                <w:rFonts w:eastAsia="標楷體"/>
                <w:kern w:val="0"/>
                <w:sz w:val="20"/>
                <w:shd w:val="clear" w:color="auto" w:fill="FFFFFF"/>
              </w:rPr>
            </w:pPr>
            <w:r>
              <w:rPr>
                <w:rFonts w:eastAsia="標楷體" w:hint="eastAsia"/>
                <w:kern w:val="0"/>
                <w:sz w:val="20"/>
                <w:shd w:val="clear" w:color="auto" w:fill="FFFFFF"/>
              </w:rPr>
              <w:t>電台</w:t>
            </w:r>
          </w:p>
        </w:tc>
        <w:tc>
          <w:tcPr>
            <w:tcW w:w="5521" w:type="dxa"/>
            <w:tcBorders>
              <w:top w:val="single" w:sz="4" w:space="0" w:color="auto"/>
              <w:left w:val="single" w:sz="4" w:space="0" w:color="auto"/>
              <w:bottom w:val="single" w:sz="4" w:space="0" w:color="auto"/>
              <w:right w:val="single" w:sz="4" w:space="0" w:color="auto"/>
            </w:tcBorders>
            <w:hideMark/>
          </w:tcPr>
          <w:p w14:paraId="19AF93F7" w14:textId="77777777" w:rsidR="000C0A6F" w:rsidRDefault="000C0A6F">
            <w:pPr>
              <w:adjustRightInd w:val="0"/>
              <w:snapToGrid w:val="0"/>
              <w:rPr>
                <w:rFonts w:eastAsia="標楷體"/>
                <w:sz w:val="20"/>
                <w:shd w:val="clear" w:color="auto" w:fill="FFFFFF"/>
              </w:rPr>
            </w:pPr>
            <w:r>
              <w:rPr>
                <w:rFonts w:eastAsia="標楷體" w:hint="eastAsia"/>
                <w:kern w:val="0"/>
                <w:sz w:val="20"/>
                <w:shd w:val="clear" w:color="auto" w:fill="FFFFFF"/>
              </w:rPr>
              <w:t>主題</w:t>
            </w:r>
          </w:p>
        </w:tc>
      </w:tr>
      <w:tr w:rsidR="000C0A6F" w14:paraId="2A1F327F" w14:textId="77777777" w:rsidTr="000C0A6F">
        <w:tc>
          <w:tcPr>
            <w:tcW w:w="1701" w:type="dxa"/>
            <w:tcBorders>
              <w:top w:val="single" w:sz="4" w:space="0" w:color="auto"/>
              <w:left w:val="single" w:sz="4" w:space="0" w:color="auto"/>
              <w:bottom w:val="single" w:sz="4" w:space="0" w:color="auto"/>
              <w:right w:val="single" w:sz="4" w:space="0" w:color="auto"/>
            </w:tcBorders>
            <w:vAlign w:val="center"/>
            <w:hideMark/>
          </w:tcPr>
          <w:p w14:paraId="53BB53EB" w14:textId="77777777" w:rsidR="000C0A6F" w:rsidRDefault="000C0A6F">
            <w:pPr>
              <w:widowControl/>
              <w:adjustRightInd w:val="0"/>
              <w:snapToGrid w:val="0"/>
              <w:rPr>
                <w:rFonts w:eastAsia="標楷體"/>
                <w:sz w:val="20"/>
              </w:rPr>
            </w:pPr>
            <w:r>
              <w:rPr>
                <w:rFonts w:eastAsia="標楷體"/>
                <w:kern w:val="0"/>
                <w:sz w:val="20"/>
              </w:rPr>
              <w:t>114</w:t>
            </w:r>
            <w:r>
              <w:rPr>
                <w:rFonts w:eastAsia="標楷體" w:hint="eastAsia"/>
                <w:kern w:val="0"/>
                <w:sz w:val="20"/>
              </w:rPr>
              <w:t>年</w:t>
            </w:r>
            <w:r>
              <w:rPr>
                <w:rFonts w:eastAsia="標楷體"/>
                <w:noProof/>
                <w:kern w:val="0"/>
                <w:sz w:val="20"/>
              </w:rPr>
              <w:t>2</w:t>
            </w:r>
            <w:r>
              <w:rPr>
                <w:rFonts w:eastAsia="標楷體" w:hint="eastAsia"/>
                <w:noProof/>
                <w:kern w:val="0"/>
                <w:sz w:val="20"/>
              </w:rPr>
              <w:t>月</w:t>
            </w:r>
            <w:r>
              <w:rPr>
                <w:rFonts w:eastAsia="標楷體"/>
                <w:noProof/>
                <w:kern w:val="0"/>
                <w:sz w:val="20"/>
              </w:rPr>
              <w:t>3</w:t>
            </w:r>
            <w:r>
              <w:rPr>
                <w:rFonts w:eastAsia="標楷體" w:hint="eastAsia"/>
                <w:kern w:val="0"/>
                <w:sz w:val="20"/>
              </w:rPr>
              <w:t>日</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48F3CDB" w14:textId="77777777" w:rsidR="000C0A6F" w:rsidRDefault="000C0A6F">
            <w:pPr>
              <w:adjustRightInd w:val="0"/>
              <w:snapToGrid w:val="0"/>
              <w:jc w:val="both"/>
              <w:rPr>
                <w:rFonts w:eastAsia="標楷體"/>
                <w:kern w:val="0"/>
                <w:sz w:val="20"/>
              </w:rPr>
            </w:pPr>
            <w:r>
              <w:rPr>
                <w:rFonts w:eastAsia="標楷體" w:hint="eastAsia"/>
                <w:kern w:val="0"/>
                <w:sz w:val="20"/>
              </w:rPr>
              <w:t>高雄電台</w:t>
            </w:r>
          </w:p>
        </w:tc>
        <w:tc>
          <w:tcPr>
            <w:tcW w:w="5521" w:type="dxa"/>
            <w:tcBorders>
              <w:top w:val="single" w:sz="4" w:space="0" w:color="auto"/>
              <w:left w:val="single" w:sz="4" w:space="0" w:color="auto"/>
              <w:bottom w:val="single" w:sz="4" w:space="0" w:color="auto"/>
              <w:right w:val="single" w:sz="4" w:space="0" w:color="auto"/>
            </w:tcBorders>
            <w:hideMark/>
          </w:tcPr>
          <w:p w14:paraId="161E7946" w14:textId="77777777" w:rsidR="000C0A6F" w:rsidRDefault="000C0A6F">
            <w:pPr>
              <w:adjustRightInd w:val="0"/>
              <w:snapToGrid w:val="0"/>
              <w:rPr>
                <w:rFonts w:eastAsia="標楷體"/>
                <w:sz w:val="20"/>
              </w:rPr>
            </w:pPr>
            <w:r>
              <w:rPr>
                <w:rFonts w:eastAsia="標楷體" w:hint="eastAsia"/>
                <w:kern w:val="0"/>
                <w:sz w:val="20"/>
              </w:rPr>
              <w:t>玩轉科學吧</w:t>
            </w:r>
            <w:r>
              <w:rPr>
                <w:rFonts w:eastAsia="標楷體"/>
                <w:kern w:val="0"/>
                <w:sz w:val="20"/>
              </w:rPr>
              <w:t>-228</w:t>
            </w:r>
            <w:r>
              <w:rPr>
                <w:rFonts w:eastAsia="標楷體" w:hint="eastAsia"/>
                <w:kern w:val="0"/>
                <w:sz w:val="20"/>
              </w:rPr>
              <w:t>連續假期科工館活動</w:t>
            </w:r>
            <w:r>
              <w:rPr>
                <w:rFonts w:eastAsia="標楷體"/>
                <w:sz w:val="20"/>
                <w:shd w:val="clear" w:color="auto" w:fill="FFFFFF"/>
              </w:rPr>
              <w:t>(</w:t>
            </w:r>
            <w:r>
              <w:rPr>
                <w:rFonts w:eastAsia="標楷體" w:hint="eastAsia"/>
                <w:sz w:val="20"/>
                <w:shd w:val="clear" w:color="auto" w:fill="FFFFFF"/>
              </w:rPr>
              <w:t>科教組</w:t>
            </w:r>
            <w:r>
              <w:rPr>
                <w:rFonts w:eastAsia="標楷體"/>
                <w:sz w:val="20"/>
                <w:shd w:val="clear" w:color="auto" w:fill="FFFFFF"/>
              </w:rPr>
              <w:t>/</w:t>
            </w:r>
            <w:r>
              <w:rPr>
                <w:rFonts w:eastAsia="標楷體" w:hint="eastAsia"/>
                <w:sz w:val="20"/>
                <w:shd w:val="clear" w:color="auto" w:fill="FFFFFF"/>
              </w:rPr>
              <w:t>陳正治</w:t>
            </w:r>
            <w:r>
              <w:rPr>
                <w:rFonts w:eastAsia="標楷體"/>
                <w:sz w:val="20"/>
                <w:shd w:val="clear" w:color="auto" w:fill="FFFFFF"/>
              </w:rPr>
              <w:t>/</w:t>
            </w:r>
            <w:r>
              <w:rPr>
                <w:rFonts w:eastAsia="標楷體" w:hint="eastAsia"/>
                <w:sz w:val="20"/>
                <w:shd w:val="clear" w:color="auto" w:fill="FFFFFF"/>
              </w:rPr>
              <w:t>助理研究員</w:t>
            </w:r>
            <w:r>
              <w:rPr>
                <w:rFonts w:eastAsia="標楷體"/>
                <w:sz w:val="20"/>
                <w:shd w:val="clear" w:color="auto" w:fill="FFFFFF"/>
              </w:rPr>
              <w:t>)</w:t>
            </w:r>
          </w:p>
        </w:tc>
      </w:tr>
      <w:tr w:rsidR="000C0A6F" w14:paraId="6AD45511" w14:textId="77777777" w:rsidTr="000C0A6F">
        <w:tc>
          <w:tcPr>
            <w:tcW w:w="1701" w:type="dxa"/>
            <w:tcBorders>
              <w:top w:val="single" w:sz="4" w:space="0" w:color="auto"/>
              <w:left w:val="single" w:sz="4" w:space="0" w:color="auto"/>
              <w:bottom w:val="single" w:sz="4" w:space="0" w:color="auto"/>
              <w:right w:val="single" w:sz="4" w:space="0" w:color="auto"/>
            </w:tcBorders>
            <w:vAlign w:val="center"/>
            <w:hideMark/>
          </w:tcPr>
          <w:p w14:paraId="09E0F13B" w14:textId="77777777" w:rsidR="000C0A6F" w:rsidRDefault="000C0A6F">
            <w:pPr>
              <w:widowControl/>
              <w:adjustRightInd w:val="0"/>
              <w:snapToGrid w:val="0"/>
              <w:rPr>
                <w:rFonts w:eastAsia="標楷體"/>
                <w:sz w:val="20"/>
              </w:rPr>
            </w:pPr>
            <w:r>
              <w:rPr>
                <w:rFonts w:eastAsia="標楷體"/>
                <w:kern w:val="0"/>
                <w:sz w:val="20"/>
              </w:rPr>
              <w:t>114</w:t>
            </w:r>
            <w:r>
              <w:rPr>
                <w:rFonts w:eastAsia="標楷體" w:hint="eastAsia"/>
                <w:kern w:val="0"/>
                <w:sz w:val="20"/>
              </w:rPr>
              <w:t>年</w:t>
            </w:r>
            <w:r>
              <w:rPr>
                <w:rFonts w:eastAsia="標楷體"/>
                <w:noProof/>
                <w:kern w:val="0"/>
                <w:sz w:val="20"/>
              </w:rPr>
              <w:t>2</w:t>
            </w:r>
            <w:r>
              <w:rPr>
                <w:rFonts w:eastAsia="標楷體" w:hint="eastAsia"/>
                <w:noProof/>
                <w:kern w:val="0"/>
                <w:sz w:val="20"/>
              </w:rPr>
              <w:t>月</w:t>
            </w:r>
            <w:r>
              <w:rPr>
                <w:rFonts w:eastAsia="標楷體"/>
                <w:noProof/>
                <w:kern w:val="0"/>
                <w:sz w:val="20"/>
              </w:rPr>
              <w:t>11</w:t>
            </w:r>
            <w:r>
              <w:rPr>
                <w:rFonts w:eastAsia="標楷體" w:hint="eastAsia"/>
                <w:kern w:val="0"/>
                <w:sz w:val="20"/>
              </w:rPr>
              <w:t>日</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59315AA" w14:textId="77777777" w:rsidR="000C0A6F" w:rsidRDefault="000C0A6F">
            <w:pPr>
              <w:adjustRightInd w:val="0"/>
              <w:snapToGrid w:val="0"/>
              <w:jc w:val="both"/>
              <w:rPr>
                <w:rFonts w:eastAsia="標楷體"/>
                <w:sz w:val="20"/>
                <w:shd w:val="clear" w:color="auto" w:fill="FFFFFF"/>
              </w:rPr>
            </w:pPr>
            <w:r>
              <w:rPr>
                <w:rFonts w:eastAsia="標楷體" w:hint="eastAsia"/>
                <w:sz w:val="20"/>
                <w:shd w:val="clear" w:color="auto" w:fill="FFFFFF"/>
              </w:rPr>
              <w:t>教育廣播電台</w:t>
            </w:r>
          </w:p>
        </w:tc>
        <w:tc>
          <w:tcPr>
            <w:tcW w:w="5521" w:type="dxa"/>
            <w:tcBorders>
              <w:top w:val="single" w:sz="4" w:space="0" w:color="auto"/>
              <w:left w:val="single" w:sz="4" w:space="0" w:color="auto"/>
              <w:bottom w:val="single" w:sz="4" w:space="0" w:color="auto"/>
              <w:right w:val="single" w:sz="4" w:space="0" w:color="auto"/>
            </w:tcBorders>
            <w:hideMark/>
          </w:tcPr>
          <w:p w14:paraId="46B2DB32" w14:textId="77777777" w:rsidR="000C0A6F" w:rsidRDefault="000C0A6F">
            <w:pPr>
              <w:adjustRightInd w:val="0"/>
              <w:snapToGrid w:val="0"/>
              <w:rPr>
                <w:rFonts w:eastAsia="標楷體"/>
                <w:sz w:val="20"/>
                <w:shd w:val="clear" w:color="auto" w:fill="FFFFFF"/>
              </w:rPr>
            </w:pPr>
            <w:r>
              <w:rPr>
                <w:rFonts w:eastAsia="標楷體" w:hint="eastAsia"/>
                <w:sz w:val="20"/>
                <w:shd w:val="clear" w:color="auto" w:fill="FFFFFF"/>
              </w:rPr>
              <w:t>第</w:t>
            </w:r>
            <w:r>
              <w:rPr>
                <w:rFonts w:eastAsia="標楷體"/>
                <w:sz w:val="20"/>
                <w:shd w:val="clear" w:color="auto" w:fill="FFFFFF"/>
              </w:rPr>
              <w:t>1</w:t>
            </w:r>
            <w:r>
              <w:rPr>
                <w:rFonts w:eastAsia="標楷體" w:hint="eastAsia"/>
                <w:sz w:val="20"/>
                <w:shd w:val="clear" w:color="auto" w:fill="FFFFFF"/>
              </w:rPr>
              <w:t>組：玩轉科學吧！</w:t>
            </w:r>
            <w:r>
              <w:rPr>
                <w:rFonts w:eastAsia="標楷體"/>
                <w:sz w:val="20"/>
                <w:shd w:val="clear" w:color="auto" w:fill="FFFFFF"/>
              </w:rPr>
              <w:t>228</w:t>
            </w:r>
            <w:r>
              <w:rPr>
                <w:rFonts w:eastAsia="標楷體" w:hint="eastAsia"/>
                <w:sz w:val="20"/>
                <w:shd w:val="clear" w:color="auto" w:fill="FFFFFF"/>
              </w:rPr>
              <w:t>節慶活動介紹</w:t>
            </w:r>
            <w:r>
              <w:rPr>
                <w:rFonts w:eastAsia="標楷體"/>
                <w:sz w:val="20"/>
                <w:shd w:val="clear" w:color="auto" w:fill="FFFFFF"/>
              </w:rPr>
              <w:t>(</w:t>
            </w:r>
            <w:r>
              <w:rPr>
                <w:rFonts w:eastAsia="標楷體" w:hint="eastAsia"/>
                <w:sz w:val="20"/>
                <w:shd w:val="clear" w:color="auto" w:fill="FFFFFF"/>
              </w:rPr>
              <w:t>科教組</w:t>
            </w:r>
            <w:r>
              <w:rPr>
                <w:rFonts w:eastAsia="標楷體"/>
                <w:sz w:val="20"/>
                <w:shd w:val="clear" w:color="auto" w:fill="FFFFFF"/>
              </w:rPr>
              <w:t>/</w:t>
            </w:r>
            <w:r>
              <w:rPr>
                <w:rFonts w:eastAsia="標楷體" w:hint="eastAsia"/>
                <w:sz w:val="20"/>
                <w:shd w:val="clear" w:color="auto" w:fill="FFFFFF"/>
              </w:rPr>
              <w:t>陳正治</w:t>
            </w:r>
            <w:r>
              <w:rPr>
                <w:rFonts w:eastAsia="標楷體"/>
                <w:sz w:val="20"/>
                <w:shd w:val="clear" w:color="auto" w:fill="FFFFFF"/>
              </w:rPr>
              <w:t>/</w:t>
            </w:r>
            <w:r>
              <w:rPr>
                <w:rFonts w:eastAsia="標楷體" w:hint="eastAsia"/>
                <w:sz w:val="20"/>
                <w:shd w:val="clear" w:color="auto" w:fill="FFFFFF"/>
              </w:rPr>
              <w:t>助理研究員</w:t>
            </w:r>
            <w:r>
              <w:rPr>
                <w:rFonts w:eastAsia="標楷體"/>
                <w:sz w:val="20"/>
                <w:shd w:val="clear" w:color="auto" w:fill="FFFFFF"/>
              </w:rPr>
              <w:t>)</w:t>
            </w:r>
          </w:p>
          <w:p w14:paraId="568FEF18" w14:textId="77777777" w:rsidR="000C0A6F" w:rsidRDefault="000C0A6F">
            <w:pPr>
              <w:adjustRightInd w:val="0"/>
              <w:snapToGrid w:val="0"/>
              <w:rPr>
                <w:rFonts w:eastAsia="標楷體"/>
                <w:sz w:val="20"/>
              </w:rPr>
            </w:pPr>
            <w:r>
              <w:rPr>
                <w:rFonts w:eastAsia="標楷體" w:hint="eastAsia"/>
                <w:sz w:val="20"/>
                <w:shd w:val="clear" w:color="auto" w:fill="FFFFFF"/>
              </w:rPr>
              <w:t>第</w:t>
            </w:r>
            <w:r>
              <w:rPr>
                <w:rFonts w:eastAsia="標楷體"/>
                <w:sz w:val="20"/>
                <w:shd w:val="clear" w:color="auto" w:fill="FFFFFF"/>
              </w:rPr>
              <w:t>2</w:t>
            </w:r>
            <w:r>
              <w:rPr>
                <w:rFonts w:eastAsia="標楷體" w:hint="eastAsia"/>
                <w:sz w:val="20"/>
                <w:shd w:val="clear" w:color="auto" w:fill="FFFFFF"/>
              </w:rPr>
              <w:t>組：集合啦</w:t>
            </w:r>
            <w:r>
              <w:rPr>
                <w:rFonts w:eastAsia="標楷體"/>
                <w:sz w:val="20"/>
                <w:shd w:val="clear" w:color="auto" w:fill="FFFFFF"/>
              </w:rPr>
              <w:t>!</w:t>
            </w:r>
            <w:r>
              <w:rPr>
                <w:rFonts w:eastAsia="標楷體" w:hint="eastAsia"/>
                <w:sz w:val="20"/>
                <w:shd w:val="clear" w:color="auto" w:fill="FFFFFF"/>
              </w:rPr>
              <w:t>科工館志工隊</w:t>
            </w:r>
            <w:r>
              <w:rPr>
                <w:rFonts w:eastAsia="標楷體"/>
                <w:sz w:val="20"/>
                <w:shd w:val="clear" w:color="auto" w:fill="FFFFFF"/>
              </w:rPr>
              <w:t>!--</w:t>
            </w:r>
            <w:r>
              <w:rPr>
                <w:rFonts w:eastAsia="標楷體" w:hint="eastAsia"/>
                <w:sz w:val="20"/>
                <w:shd w:val="clear" w:color="auto" w:fill="FFFFFF"/>
              </w:rPr>
              <w:t>成為科工館志工，開啟你的科學之旅！</w:t>
            </w:r>
            <w:r>
              <w:rPr>
                <w:rFonts w:eastAsia="標楷體"/>
                <w:sz w:val="20"/>
                <w:shd w:val="clear" w:color="auto" w:fill="FFFFFF"/>
              </w:rPr>
              <w:t>(</w:t>
            </w:r>
            <w:r>
              <w:rPr>
                <w:rFonts w:eastAsia="標楷體" w:hint="eastAsia"/>
                <w:sz w:val="20"/>
                <w:shd w:val="clear" w:color="auto" w:fill="FFFFFF"/>
              </w:rPr>
              <w:t>公服組莊庭瑜組員及葉金玉小姐</w:t>
            </w:r>
            <w:r>
              <w:rPr>
                <w:rFonts w:eastAsia="標楷體"/>
                <w:sz w:val="20"/>
                <w:shd w:val="clear" w:color="auto" w:fill="FFFFFF"/>
              </w:rPr>
              <w:t>)</w:t>
            </w:r>
          </w:p>
        </w:tc>
      </w:tr>
    </w:tbl>
    <w:p w14:paraId="6ED055D9" w14:textId="33EF0D2F" w:rsidR="000C0A6F" w:rsidRDefault="000C0A6F" w:rsidP="00B213FE">
      <w:pPr>
        <w:pStyle w:val="aff9"/>
        <w:numPr>
          <w:ilvl w:val="1"/>
          <w:numId w:val="8"/>
        </w:numPr>
        <w:spacing w:line="360" w:lineRule="exact"/>
        <w:ind w:leftChars="0"/>
        <w:jc w:val="both"/>
        <w:rPr>
          <w:rFonts w:eastAsia="標楷體"/>
        </w:rPr>
      </w:pPr>
      <w:r>
        <w:rPr>
          <w:rFonts w:eastAsia="標楷體" w:hint="eastAsia"/>
        </w:rPr>
        <w:lastRenderedPageBreak/>
        <w:t>新媒體經營：本館</w:t>
      </w:r>
      <w:proofErr w:type="spellStart"/>
      <w:r>
        <w:rPr>
          <w:rFonts w:eastAsia="標楷體"/>
        </w:rPr>
        <w:t>facebook</w:t>
      </w:r>
      <w:proofErr w:type="spellEnd"/>
      <w:r>
        <w:rPr>
          <w:rFonts w:eastAsia="標楷體" w:hint="eastAsia"/>
        </w:rPr>
        <w:t>粉專首頁</w:t>
      </w:r>
      <w:r>
        <w:rPr>
          <w:rFonts w:eastAsia="標楷體"/>
        </w:rPr>
        <w:t>banner</w:t>
      </w:r>
      <w:r>
        <w:rPr>
          <w:rFonts w:eastAsia="標楷體" w:hint="eastAsia"/>
        </w:rPr>
        <w:t>現為「星動時刻．量測傳說特展」圖文</w:t>
      </w:r>
      <w:r>
        <w:rPr>
          <w:rFonts w:eastAsia="標楷體" w:hint="eastAsia"/>
          <w:shd w:val="clear" w:color="auto" w:fill="FFFFFF"/>
        </w:rPr>
        <w:t>。</w:t>
      </w:r>
      <w:r>
        <w:rPr>
          <w:rFonts w:eastAsia="標楷體"/>
          <w:shd w:val="clear" w:color="auto" w:fill="FFFFFF"/>
        </w:rPr>
        <w:t>114</w:t>
      </w:r>
      <w:r>
        <w:rPr>
          <w:rFonts w:eastAsia="標楷體" w:hint="eastAsia"/>
          <w:shd w:val="clear" w:color="auto" w:fill="FFFFFF"/>
        </w:rPr>
        <w:t>年</w:t>
      </w:r>
      <w:r>
        <w:rPr>
          <w:rFonts w:eastAsia="標楷體"/>
          <w:shd w:val="clear" w:color="auto" w:fill="FFFFFF"/>
        </w:rPr>
        <w:t>2</w:t>
      </w:r>
      <w:r>
        <w:rPr>
          <w:rFonts w:eastAsia="標楷體" w:hint="eastAsia"/>
          <w:shd w:val="clear" w:color="auto" w:fill="FFFFFF"/>
        </w:rPr>
        <w:t>月</w:t>
      </w:r>
      <w:r>
        <w:rPr>
          <w:rFonts w:eastAsia="標楷體"/>
          <w:shd w:val="clear" w:color="auto" w:fill="FFFFFF"/>
        </w:rPr>
        <w:t>1</w:t>
      </w:r>
      <w:r>
        <w:rPr>
          <w:rFonts w:eastAsia="標楷體" w:hint="eastAsia"/>
          <w:shd w:val="clear" w:color="auto" w:fill="FFFFFF"/>
        </w:rPr>
        <w:t>日至本年</w:t>
      </w:r>
      <w:r>
        <w:rPr>
          <w:rFonts w:eastAsia="標楷體"/>
          <w:shd w:val="clear" w:color="auto" w:fill="FFFFFF"/>
        </w:rPr>
        <w:t>2</w:t>
      </w:r>
      <w:r>
        <w:rPr>
          <w:rFonts w:eastAsia="標楷體" w:hint="eastAsia"/>
          <w:shd w:val="clear" w:color="auto" w:fill="FFFFFF"/>
        </w:rPr>
        <w:t>月</w:t>
      </w:r>
      <w:r>
        <w:rPr>
          <w:rFonts w:eastAsia="標楷體"/>
          <w:shd w:val="clear" w:color="auto" w:fill="FFFFFF"/>
        </w:rPr>
        <w:t>28</w:t>
      </w:r>
      <w:r>
        <w:rPr>
          <w:rFonts w:eastAsia="標楷體" w:hint="eastAsia"/>
          <w:shd w:val="clear" w:color="auto" w:fill="FFFFFF"/>
        </w:rPr>
        <w:t>日期間預計發佈貼文</w:t>
      </w:r>
      <w:r>
        <w:rPr>
          <w:rFonts w:eastAsia="標楷體"/>
          <w:shd w:val="clear" w:color="auto" w:fill="FFFFFF"/>
        </w:rPr>
        <w:t>40</w:t>
      </w:r>
      <w:r>
        <w:rPr>
          <w:rFonts w:eastAsia="標楷體" w:hint="eastAsia"/>
          <w:shd w:val="clear" w:color="auto" w:fill="FFFFFF"/>
        </w:rPr>
        <w:t>則、連續短片</w:t>
      </w:r>
      <w:r>
        <w:rPr>
          <w:rFonts w:eastAsia="標楷體"/>
          <w:shd w:val="clear" w:color="auto" w:fill="FFFFFF"/>
        </w:rPr>
        <w:t>5</w:t>
      </w:r>
      <w:r>
        <w:rPr>
          <w:rFonts w:eastAsia="標楷體" w:hint="eastAsia"/>
          <w:shd w:val="clear" w:color="auto" w:fill="FFFFFF"/>
        </w:rPr>
        <w:t>則、限時動態</w:t>
      </w:r>
      <w:r>
        <w:rPr>
          <w:rFonts w:eastAsia="標楷體"/>
          <w:shd w:val="clear" w:color="auto" w:fill="FFFFFF"/>
        </w:rPr>
        <w:t>132</w:t>
      </w:r>
      <w:r>
        <w:rPr>
          <w:rFonts w:eastAsia="標楷體" w:hint="eastAsia"/>
          <w:shd w:val="clear" w:color="auto" w:fill="FFFFFF"/>
        </w:rPr>
        <w:t>則。包含</w:t>
      </w:r>
      <w:r>
        <w:rPr>
          <w:rFonts w:eastAsia="標楷體"/>
          <w:shd w:val="clear" w:color="auto" w:fill="FFFFFF"/>
        </w:rPr>
        <w:t>2</w:t>
      </w:r>
      <w:r>
        <w:rPr>
          <w:rFonts w:eastAsia="標楷體" w:hint="eastAsia"/>
          <w:shd w:val="clear" w:color="auto" w:fill="FFFFFF"/>
        </w:rPr>
        <w:t>月份科工特派員、掌握科工紅利商品兌換教學、環館步道體驗、電信</w:t>
      </w:r>
      <w:r>
        <w:rPr>
          <w:rFonts w:eastAsia="標楷體"/>
          <w:shd w:val="clear" w:color="auto" w:fill="FFFFFF"/>
        </w:rPr>
        <w:t>@</w:t>
      </w:r>
      <w:r>
        <w:rPr>
          <w:rFonts w:eastAsia="標楷體" w:hint="eastAsia"/>
          <w:shd w:val="clear" w:color="auto" w:fill="FFFFFF"/>
        </w:rPr>
        <w:t>臺灣</w:t>
      </w:r>
      <w:r>
        <w:rPr>
          <w:rFonts w:eastAsia="標楷體"/>
          <w:shd w:val="clear" w:color="auto" w:fill="FFFFFF"/>
        </w:rPr>
        <w:t>5G AR</w:t>
      </w:r>
      <w:r>
        <w:rPr>
          <w:rFonts w:eastAsia="標楷體" w:hint="eastAsia"/>
          <w:shd w:val="clear" w:color="auto" w:fill="FFFFFF"/>
        </w:rPr>
        <w:t>行動導覽、西洋情人節賀圖等。</w:t>
      </w:r>
    </w:p>
    <w:p w14:paraId="497A5C98" w14:textId="77777777" w:rsidR="000C0A6F" w:rsidRDefault="000C0A6F" w:rsidP="00B213FE">
      <w:pPr>
        <w:pStyle w:val="aff9"/>
        <w:numPr>
          <w:ilvl w:val="0"/>
          <w:numId w:val="76"/>
        </w:numPr>
        <w:spacing w:line="360" w:lineRule="exact"/>
        <w:ind w:leftChars="0"/>
        <w:rPr>
          <w:rFonts w:eastAsia="標楷體"/>
          <w:shd w:val="clear" w:color="auto" w:fill="FFFFFF"/>
        </w:rPr>
      </w:pPr>
      <w:r>
        <w:rPr>
          <w:rFonts w:eastAsia="標楷體" w:hint="eastAsia"/>
          <w:shd w:val="clear" w:color="auto" w:fill="FFFFFF"/>
        </w:rPr>
        <w:t>其他：</w:t>
      </w:r>
    </w:p>
    <w:p w14:paraId="763F094F" w14:textId="5F78F68B" w:rsidR="000C0A6F" w:rsidRDefault="000C0A6F" w:rsidP="00B213FE">
      <w:pPr>
        <w:pStyle w:val="aff9"/>
        <w:numPr>
          <w:ilvl w:val="3"/>
          <w:numId w:val="76"/>
        </w:numPr>
        <w:spacing w:line="360" w:lineRule="exact"/>
        <w:ind w:leftChars="0"/>
        <w:jc w:val="both"/>
        <w:rPr>
          <w:rFonts w:eastAsia="標楷體"/>
          <w:color w:val="BFBFBF" w:themeColor="background1" w:themeShade="BF"/>
          <w:shd w:val="clear" w:color="auto" w:fill="FFFFFF"/>
        </w:rPr>
      </w:pPr>
      <w:r>
        <w:rPr>
          <w:rFonts w:eastAsia="標楷體"/>
          <w:shd w:val="clear" w:color="auto" w:fill="FFFFFF"/>
        </w:rPr>
        <w:t>2</w:t>
      </w:r>
      <w:r>
        <w:rPr>
          <w:rFonts w:eastAsia="標楷體" w:hint="eastAsia"/>
          <w:shd w:val="clear" w:color="auto" w:fill="FFFFFF"/>
        </w:rPr>
        <w:t>月</w:t>
      </w:r>
      <w:r>
        <w:rPr>
          <w:rFonts w:eastAsia="標楷體"/>
          <w:shd w:val="clear" w:color="auto" w:fill="FFFFFF"/>
        </w:rPr>
        <w:t>7</w:t>
      </w:r>
      <w:r>
        <w:rPr>
          <w:rFonts w:eastAsia="標楷體" w:hint="eastAsia"/>
          <w:shd w:val="clear" w:color="auto" w:fill="FFFFFF"/>
        </w:rPr>
        <w:t>日由本小組吳宜娜同仁與科教組林建良副研究員，參加由國立海洋生物博物館召集之「</w:t>
      </w:r>
      <w:r>
        <w:rPr>
          <w:rFonts w:eastAsia="標楷體"/>
          <w:shd w:val="clear" w:color="auto" w:fill="FFFFFF"/>
        </w:rPr>
        <w:t>114</w:t>
      </w:r>
      <w:r>
        <w:rPr>
          <w:rFonts w:eastAsia="標楷體" w:hint="eastAsia"/>
          <w:shd w:val="clear" w:color="auto" w:fill="FFFFFF"/>
        </w:rPr>
        <w:t>年度暑假暨</w:t>
      </w:r>
      <w:r>
        <w:rPr>
          <w:rFonts w:eastAsia="標楷體"/>
          <w:shd w:val="clear" w:color="auto" w:fill="FFFFFF"/>
        </w:rPr>
        <w:t>115</w:t>
      </w:r>
      <w:r>
        <w:rPr>
          <w:rFonts w:eastAsia="標楷體" w:hint="eastAsia"/>
          <w:shd w:val="clear" w:color="auto" w:fill="FFFFFF"/>
        </w:rPr>
        <w:t>年度寒假國立社教機構及文化機構聯合行銷工作小組研商線上會議」。</w:t>
      </w:r>
    </w:p>
    <w:p w14:paraId="6B551096" w14:textId="4ED45AD1" w:rsidR="000C0A6F" w:rsidRDefault="000C0A6F" w:rsidP="00B213FE">
      <w:pPr>
        <w:pStyle w:val="aff9"/>
        <w:numPr>
          <w:ilvl w:val="3"/>
          <w:numId w:val="76"/>
        </w:numPr>
        <w:spacing w:line="360" w:lineRule="exact"/>
        <w:ind w:leftChars="0" w:left="1418" w:hanging="425"/>
        <w:jc w:val="both"/>
        <w:rPr>
          <w:rFonts w:eastAsia="標楷體"/>
          <w:shd w:val="clear" w:color="auto" w:fill="FFFFFF"/>
        </w:rPr>
      </w:pPr>
      <w:r>
        <w:rPr>
          <w:rFonts w:eastAsia="標楷體" w:hint="eastAsia"/>
          <w:shd w:val="clear" w:color="auto" w:fill="FFFFFF"/>
        </w:rPr>
        <w:t>有關「星動時刻．量測傳說」特展貴賓之夜籌辦事宜：</w:t>
      </w:r>
    </w:p>
    <w:p w14:paraId="396A321E" w14:textId="50214307" w:rsidR="000C0A6F" w:rsidRDefault="000C0A6F" w:rsidP="00B213FE">
      <w:pPr>
        <w:pStyle w:val="aff9"/>
        <w:numPr>
          <w:ilvl w:val="4"/>
          <w:numId w:val="76"/>
        </w:numPr>
        <w:spacing w:line="360" w:lineRule="exact"/>
        <w:ind w:leftChars="0"/>
        <w:jc w:val="both"/>
        <w:rPr>
          <w:rFonts w:eastAsia="標楷體"/>
          <w:shd w:val="clear" w:color="auto" w:fill="FFFFFF"/>
        </w:rPr>
      </w:pPr>
      <w:r>
        <w:rPr>
          <w:rFonts w:eastAsia="標楷體" w:hint="eastAsia"/>
          <w:shd w:val="clear" w:color="auto" w:fill="FFFFFF"/>
        </w:rPr>
        <w:t>相關場地布置與膳費等，均已進行申購作業。</w:t>
      </w:r>
    </w:p>
    <w:p w14:paraId="3A118AD5" w14:textId="77777777" w:rsidR="000C0A6F" w:rsidRDefault="000C0A6F" w:rsidP="00B213FE">
      <w:pPr>
        <w:pStyle w:val="aff9"/>
        <w:numPr>
          <w:ilvl w:val="4"/>
          <w:numId w:val="76"/>
        </w:numPr>
        <w:spacing w:line="360" w:lineRule="exact"/>
        <w:ind w:leftChars="0"/>
        <w:jc w:val="both"/>
        <w:rPr>
          <w:rFonts w:eastAsia="標楷體"/>
          <w:shd w:val="clear" w:color="auto" w:fill="FFFFFF"/>
        </w:rPr>
      </w:pPr>
      <w:r>
        <w:rPr>
          <w:rFonts w:eastAsia="標楷體"/>
          <w:shd w:val="clear" w:color="auto" w:fill="FFFFFF"/>
        </w:rPr>
        <w:t>2</w:t>
      </w:r>
      <w:r>
        <w:rPr>
          <w:rFonts w:eastAsia="標楷體" w:hint="eastAsia"/>
          <w:shd w:val="clear" w:color="auto" w:fill="FFFFFF"/>
        </w:rPr>
        <w:t>月</w:t>
      </w:r>
      <w:r>
        <w:rPr>
          <w:rFonts w:eastAsia="標楷體"/>
          <w:shd w:val="clear" w:color="auto" w:fill="FFFFFF"/>
        </w:rPr>
        <w:t>13</w:t>
      </w:r>
      <w:r>
        <w:rPr>
          <w:rFonts w:eastAsia="標楷體" w:hint="eastAsia"/>
          <w:shd w:val="clear" w:color="auto" w:fill="FFFFFF"/>
        </w:rPr>
        <w:t>日召開第三次籌備會議說明各負責同仁及接待注意事項。</w:t>
      </w:r>
    </w:p>
    <w:p w14:paraId="27AE15FD" w14:textId="201636F3" w:rsidR="00C24865" w:rsidRPr="00C24865" w:rsidRDefault="000C0A6F" w:rsidP="00B213FE">
      <w:pPr>
        <w:pStyle w:val="aff9"/>
        <w:numPr>
          <w:ilvl w:val="0"/>
          <w:numId w:val="74"/>
        </w:numPr>
        <w:spacing w:line="360" w:lineRule="exact"/>
        <w:ind w:leftChars="0"/>
        <w:jc w:val="both"/>
        <w:rPr>
          <w:rFonts w:eastAsia="標楷體"/>
          <w:b/>
          <w:bCs/>
        </w:rPr>
      </w:pPr>
      <w:r w:rsidRPr="00C24865">
        <w:rPr>
          <w:rFonts w:eastAsia="標楷體" w:hint="eastAsia"/>
          <w:b/>
          <w:bCs/>
        </w:rPr>
        <w:t>業務會報決議辦理情形</w:t>
      </w:r>
    </w:p>
    <w:tbl>
      <w:tblPr>
        <w:tblStyle w:val="aa"/>
        <w:tblW w:w="8640" w:type="dxa"/>
        <w:tblInd w:w="777" w:type="dxa"/>
        <w:tblLayout w:type="fixed"/>
        <w:tblLook w:val="04A0" w:firstRow="1" w:lastRow="0" w:firstColumn="1" w:lastColumn="0" w:noHBand="0" w:noVBand="1"/>
      </w:tblPr>
      <w:tblGrid>
        <w:gridCol w:w="4412"/>
        <w:gridCol w:w="4228"/>
      </w:tblGrid>
      <w:tr w:rsidR="000C0A6F" w14:paraId="4E34F1D9" w14:textId="77777777" w:rsidTr="00C24865">
        <w:trPr>
          <w:tblHeader/>
        </w:trPr>
        <w:tc>
          <w:tcPr>
            <w:tcW w:w="4412"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1CD16876" w14:textId="77777777" w:rsidR="000C0A6F" w:rsidRDefault="000C0A6F">
            <w:pPr>
              <w:spacing w:line="320" w:lineRule="exact"/>
              <w:jc w:val="center"/>
              <w:rPr>
                <w:rFonts w:eastAsia="標楷體"/>
                <w:szCs w:val="24"/>
              </w:rPr>
            </w:pPr>
            <w:r>
              <w:rPr>
                <w:rFonts w:eastAsia="標楷體" w:hint="eastAsia"/>
                <w:szCs w:val="24"/>
              </w:rPr>
              <w:t>指示事項</w:t>
            </w:r>
          </w:p>
        </w:tc>
        <w:tc>
          <w:tcPr>
            <w:tcW w:w="4228"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14:paraId="28A14731" w14:textId="77777777" w:rsidR="000C0A6F" w:rsidRDefault="000C0A6F">
            <w:pPr>
              <w:spacing w:line="320" w:lineRule="exact"/>
              <w:jc w:val="center"/>
              <w:rPr>
                <w:rFonts w:eastAsia="標楷體"/>
                <w:szCs w:val="24"/>
              </w:rPr>
            </w:pPr>
            <w:r>
              <w:rPr>
                <w:rFonts w:eastAsia="標楷體" w:hint="eastAsia"/>
                <w:szCs w:val="24"/>
              </w:rPr>
              <w:t>辦理情形</w:t>
            </w:r>
          </w:p>
        </w:tc>
      </w:tr>
      <w:tr w:rsidR="000C0A6F" w14:paraId="52D52D9B" w14:textId="77777777" w:rsidTr="00C24865">
        <w:tc>
          <w:tcPr>
            <w:tcW w:w="4412" w:type="dxa"/>
            <w:tcBorders>
              <w:top w:val="single" w:sz="4" w:space="0" w:color="auto"/>
              <w:left w:val="single" w:sz="4" w:space="0" w:color="auto"/>
              <w:bottom w:val="single" w:sz="4" w:space="0" w:color="auto"/>
              <w:right w:val="single" w:sz="4" w:space="0" w:color="auto"/>
            </w:tcBorders>
            <w:hideMark/>
          </w:tcPr>
          <w:p w14:paraId="602F03DF" w14:textId="77777777" w:rsidR="000C0A6F" w:rsidRDefault="000C0A6F">
            <w:pPr>
              <w:kinsoku w:val="0"/>
              <w:spacing w:line="320" w:lineRule="exact"/>
              <w:jc w:val="both"/>
              <w:rPr>
                <w:rFonts w:eastAsia="標楷體"/>
                <w:szCs w:val="24"/>
              </w:rPr>
            </w:pPr>
            <w:r>
              <w:rPr>
                <w:rFonts w:eastAsia="標楷體" w:hint="eastAsia"/>
                <w:szCs w:val="24"/>
              </w:rPr>
              <w:t>說明本年度短影音規劃情形</w:t>
            </w:r>
          </w:p>
        </w:tc>
        <w:tc>
          <w:tcPr>
            <w:tcW w:w="4228" w:type="dxa"/>
            <w:tcBorders>
              <w:top w:val="single" w:sz="4" w:space="0" w:color="auto"/>
              <w:left w:val="single" w:sz="4" w:space="0" w:color="auto"/>
              <w:bottom w:val="single" w:sz="4" w:space="0" w:color="auto"/>
              <w:right w:val="single" w:sz="4" w:space="0" w:color="auto"/>
            </w:tcBorders>
            <w:hideMark/>
          </w:tcPr>
          <w:p w14:paraId="06B46D63" w14:textId="77777777" w:rsidR="000C0A6F" w:rsidRDefault="000C0A6F">
            <w:pPr>
              <w:kinsoku w:val="0"/>
              <w:spacing w:line="320" w:lineRule="exact"/>
              <w:rPr>
                <w:rFonts w:eastAsia="標楷體"/>
                <w:szCs w:val="24"/>
              </w:rPr>
            </w:pPr>
            <w:r>
              <w:rPr>
                <w:rFonts w:eastAsia="標楷體" w:hint="eastAsia"/>
                <w:szCs w:val="24"/>
              </w:rPr>
              <w:t>預計</w:t>
            </w:r>
            <w:r>
              <w:rPr>
                <w:rFonts w:eastAsia="標楷體"/>
                <w:szCs w:val="24"/>
              </w:rPr>
              <w:t>2</w:t>
            </w:r>
            <w:r>
              <w:rPr>
                <w:rFonts w:eastAsia="標楷體" w:hint="eastAsia"/>
                <w:szCs w:val="24"/>
              </w:rPr>
              <w:t>月</w:t>
            </w:r>
            <w:r>
              <w:rPr>
                <w:rFonts w:eastAsia="標楷體"/>
                <w:szCs w:val="24"/>
              </w:rPr>
              <w:t>18</w:t>
            </w:r>
            <w:r>
              <w:rPr>
                <w:rFonts w:eastAsia="標楷體" w:hint="eastAsia"/>
                <w:szCs w:val="24"/>
              </w:rPr>
              <w:t>日業務會報說明</w:t>
            </w:r>
          </w:p>
        </w:tc>
      </w:tr>
    </w:tbl>
    <w:p w14:paraId="57436774" w14:textId="77777777" w:rsidR="000C0A6F" w:rsidRDefault="000C0A6F" w:rsidP="000C0A6F">
      <w:pPr>
        <w:pStyle w:val="aff9"/>
        <w:spacing w:line="360" w:lineRule="exact"/>
        <w:ind w:leftChars="0" w:left="567"/>
        <w:jc w:val="both"/>
        <w:rPr>
          <w:rFonts w:eastAsia="標楷體"/>
          <w:b/>
          <w:bCs/>
          <w:szCs w:val="20"/>
        </w:rPr>
      </w:pPr>
    </w:p>
    <w:p w14:paraId="4FE4A64E" w14:textId="2D6E8170" w:rsidR="000C0A6F" w:rsidRPr="00C24865" w:rsidRDefault="000C0A6F" w:rsidP="00B213FE">
      <w:pPr>
        <w:pStyle w:val="aff9"/>
        <w:numPr>
          <w:ilvl w:val="0"/>
          <w:numId w:val="74"/>
        </w:numPr>
        <w:spacing w:line="360" w:lineRule="exact"/>
        <w:ind w:leftChars="0"/>
        <w:jc w:val="both"/>
        <w:rPr>
          <w:rFonts w:eastAsia="標楷體"/>
          <w:b/>
          <w:bCs/>
        </w:rPr>
      </w:pPr>
      <w:r w:rsidRPr="00C24865">
        <w:rPr>
          <w:rFonts w:eastAsia="標楷體" w:hint="eastAsia"/>
          <w:b/>
          <w:bCs/>
        </w:rPr>
        <w:t>專案報告事項</w:t>
      </w:r>
    </w:p>
    <w:p w14:paraId="1F8CCEF2" w14:textId="5CF1A8D1" w:rsidR="000C0A6F" w:rsidRPr="00C24865" w:rsidRDefault="00C906D8" w:rsidP="00B213FE">
      <w:pPr>
        <w:pStyle w:val="aff9"/>
        <w:numPr>
          <w:ilvl w:val="5"/>
          <w:numId w:val="74"/>
        </w:numPr>
        <w:spacing w:line="360" w:lineRule="exact"/>
        <w:ind w:leftChars="0"/>
        <w:jc w:val="both"/>
        <w:rPr>
          <w:rFonts w:eastAsia="標楷體"/>
        </w:rPr>
      </w:pPr>
      <w:r>
        <w:rPr>
          <w:rFonts w:eastAsia="標楷體" w:hint="eastAsia"/>
          <w:b/>
          <w:bCs/>
        </w:rPr>
        <w:t xml:space="preserve"> </w:t>
      </w:r>
      <w:r w:rsidR="000C0A6F" w:rsidRPr="00C24865">
        <w:rPr>
          <w:rFonts w:eastAsia="標楷體" w:hint="eastAsia"/>
          <w:b/>
          <w:bCs/>
        </w:rPr>
        <w:t>其他</w:t>
      </w:r>
      <w:r w:rsidR="000C0A6F" w:rsidRPr="00C24865">
        <w:rPr>
          <w:rFonts w:eastAsia="標楷體"/>
          <w:b/>
          <w:bCs/>
        </w:rPr>
        <w:t>(</w:t>
      </w:r>
      <w:r w:rsidR="000C0A6F" w:rsidRPr="00C24865">
        <w:rPr>
          <w:rFonts w:eastAsia="標楷體" w:hint="eastAsia"/>
          <w:b/>
          <w:bCs/>
        </w:rPr>
        <w:t>待協調事項</w:t>
      </w:r>
      <w:r w:rsidR="000C0A6F" w:rsidRPr="00C24865">
        <w:rPr>
          <w:rFonts w:eastAsia="標楷體"/>
          <w:b/>
          <w:bCs/>
        </w:rPr>
        <w:t>)</w:t>
      </w:r>
      <w:r w:rsidR="000C0A6F" w:rsidRPr="00C24865">
        <w:rPr>
          <w:rFonts w:eastAsia="標楷體"/>
        </w:rPr>
        <w:t xml:space="preserve"> </w:t>
      </w:r>
    </w:p>
    <w:p w14:paraId="2C303F5E" w14:textId="4CBED622" w:rsidR="00577AD8" w:rsidRPr="003F0E8D" w:rsidRDefault="00577AD8" w:rsidP="00A82715">
      <w:pPr>
        <w:widowControl/>
        <w:numPr>
          <w:ilvl w:val="0"/>
          <w:numId w:val="5"/>
        </w:numPr>
        <w:spacing w:line="360" w:lineRule="exact"/>
        <w:ind w:leftChars="50" w:left="480" w:hangingChars="150" w:hanging="360"/>
        <w:jc w:val="both"/>
        <w:rPr>
          <w:rFonts w:eastAsia="標楷體"/>
          <w:szCs w:val="24"/>
        </w:rPr>
      </w:pPr>
      <w:r w:rsidRPr="003F0E8D">
        <w:rPr>
          <w:rFonts w:eastAsia="標楷體"/>
          <w:szCs w:val="24"/>
        </w:rPr>
        <w:br w:type="page"/>
      </w:r>
    </w:p>
    <w:p w14:paraId="51FBC26D" w14:textId="77777777" w:rsidR="0054489F" w:rsidRPr="00D72CBB" w:rsidRDefault="0054489F" w:rsidP="008742ED">
      <w:pPr>
        <w:widowControl/>
        <w:tabs>
          <w:tab w:val="left" w:pos="1579"/>
          <w:tab w:val="left" w:pos="1939"/>
        </w:tabs>
        <w:adjustRightInd w:val="0"/>
        <w:snapToGrid w:val="0"/>
        <w:spacing w:line="360" w:lineRule="exact"/>
        <w:jc w:val="both"/>
        <w:rPr>
          <w:rFonts w:eastAsia="標楷體"/>
          <w:b/>
          <w:bCs/>
          <w:kern w:val="0"/>
          <w:sz w:val="28"/>
          <w:szCs w:val="28"/>
        </w:rPr>
      </w:pPr>
      <w:r w:rsidRPr="00D72CBB">
        <w:rPr>
          <w:rFonts w:eastAsia="標楷體"/>
          <w:b/>
          <w:bCs/>
          <w:kern w:val="0"/>
          <w:sz w:val="28"/>
          <w:szCs w:val="28"/>
        </w:rPr>
        <w:lastRenderedPageBreak/>
        <w:t>提案討論</w:t>
      </w:r>
    </w:p>
    <w:p w14:paraId="425EC22A" w14:textId="05AC216C" w:rsidR="0054489F" w:rsidRPr="00D72CBB" w:rsidRDefault="0054489F" w:rsidP="0054489F">
      <w:pPr>
        <w:autoSpaceDE w:val="0"/>
        <w:autoSpaceDN w:val="0"/>
        <w:adjustRightInd w:val="0"/>
        <w:spacing w:line="360" w:lineRule="exact"/>
        <w:ind w:left="960" w:hangingChars="400" w:hanging="960"/>
        <w:rPr>
          <w:rFonts w:eastAsia="標楷體"/>
          <w:bCs/>
          <w:kern w:val="0"/>
          <w:szCs w:val="24"/>
        </w:rPr>
      </w:pPr>
      <w:r w:rsidRPr="00DF3D54">
        <w:rPr>
          <w:rFonts w:eastAsia="標楷體"/>
          <w:bCs/>
          <w:kern w:val="0"/>
          <w:szCs w:val="24"/>
        </w:rPr>
        <w:t>案由一</w:t>
      </w:r>
      <w:r w:rsidRPr="00D72CBB">
        <w:rPr>
          <w:rFonts w:eastAsia="標楷體"/>
          <w:bCs/>
          <w:kern w:val="0"/>
          <w:szCs w:val="24"/>
        </w:rPr>
        <w:t>：</w:t>
      </w:r>
      <w:r w:rsidR="00086670" w:rsidRPr="00086670">
        <w:rPr>
          <w:rFonts w:eastAsia="標楷體" w:hint="eastAsia"/>
          <w:szCs w:val="24"/>
        </w:rPr>
        <w:t>本館與高雄市立空中大學簽署合作備忘錄，</w:t>
      </w:r>
      <w:r w:rsidRPr="00D72CBB">
        <w:rPr>
          <w:rFonts w:eastAsia="標楷體"/>
          <w:bCs/>
          <w:kern w:val="0"/>
          <w:szCs w:val="24"/>
        </w:rPr>
        <w:t>提請討論。</w:t>
      </w:r>
      <w:r w:rsidRPr="0014034A">
        <w:rPr>
          <w:rFonts w:eastAsia="標楷體"/>
          <w:bCs/>
          <w:kern w:val="0"/>
          <w:szCs w:val="24"/>
        </w:rPr>
        <w:t>【提案單位：</w:t>
      </w:r>
      <w:r w:rsidR="00086670" w:rsidRPr="0014034A">
        <w:rPr>
          <w:rFonts w:eastAsia="標楷體"/>
          <w:szCs w:val="24"/>
        </w:rPr>
        <w:t>科</w:t>
      </w:r>
      <w:r w:rsidR="00086670" w:rsidRPr="0014034A">
        <w:rPr>
          <w:rFonts w:eastAsia="標楷體" w:hint="eastAsia"/>
          <w:szCs w:val="24"/>
        </w:rPr>
        <w:t>技</w:t>
      </w:r>
      <w:r w:rsidR="00086670" w:rsidRPr="0014034A">
        <w:rPr>
          <w:rFonts w:eastAsia="標楷體"/>
          <w:szCs w:val="24"/>
        </w:rPr>
        <w:t>教</w:t>
      </w:r>
      <w:r w:rsidR="00086670" w:rsidRPr="0014034A">
        <w:rPr>
          <w:rFonts w:eastAsia="標楷體" w:hint="eastAsia"/>
          <w:szCs w:val="24"/>
        </w:rPr>
        <w:t>育</w:t>
      </w:r>
      <w:r w:rsidR="00086670" w:rsidRPr="0014034A">
        <w:rPr>
          <w:rFonts w:eastAsia="標楷體"/>
          <w:szCs w:val="24"/>
        </w:rPr>
        <w:t>組</w:t>
      </w:r>
      <w:r w:rsidRPr="0014034A">
        <w:rPr>
          <w:rFonts w:eastAsia="標楷體"/>
          <w:bCs/>
          <w:kern w:val="0"/>
          <w:szCs w:val="24"/>
        </w:rPr>
        <w:t>】</w:t>
      </w:r>
    </w:p>
    <w:p w14:paraId="484B94AE" w14:textId="1F192BB9" w:rsidR="0054489F" w:rsidRPr="00D72CBB" w:rsidRDefault="0054489F" w:rsidP="0054489F">
      <w:pPr>
        <w:autoSpaceDE w:val="0"/>
        <w:autoSpaceDN w:val="0"/>
        <w:adjustRightInd w:val="0"/>
        <w:spacing w:line="360" w:lineRule="exact"/>
        <w:rPr>
          <w:rFonts w:eastAsia="標楷體"/>
          <w:bCs/>
          <w:kern w:val="0"/>
          <w:szCs w:val="24"/>
        </w:rPr>
      </w:pPr>
      <w:r w:rsidRPr="00D72CBB">
        <w:rPr>
          <w:rFonts w:eastAsia="標楷體"/>
          <w:bCs/>
          <w:kern w:val="0"/>
          <w:szCs w:val="24"/>
        </w:rPr>
        <w:t>說</w:t>
      </w:r>
      <w:r w:rsidRPr="00D72CBB">
        <w:rPr>
          <w:rFonts w:eastAsia="標楷體" w:hint="eastAsia"/>
          <w:bCs/>
          <w:kern w:val="0"/>
          <w:szCs w:val="24"/>
        </w:rPr>
        <w:t xml:space="preserve">  </w:t>
      </w:r>
      <w:r w:rsidRPr="00D72CBB">
        <w:rPr>
          <w:rFonts w:eastAsia="標楷體"/>
          <w:bCs/>
          <w:kern w:val="0"/>
          <w:szCs w:val="24"/>
        </w:rPr>
        <w:t>明</w:t>
      </w:r>
      <w:r w:rsidRPr="00D72CBB">
        <w:rPr>
          <w:rFonts w:eastAsia="標楷體" w:hint="eastAsia"/>
          <w:bCs/>
          <w:kern w:val="0"/>
          <w:szCs w:val="24"/>
        </w:rPr>
        <w:t>：</w:t>
      </w:r>
      <w:r w:rsidR="00086670" w:rsidRPr="00086670">
        <w:rPr>
          <w:rFonts w:eastAsia="標楷體" w:hint="eastAsia"/>
          <w:szCs w:val="24"/>
        </w:rPr>
        <w:t>本館與高雄市立空中大學簽署合作備忘錄</w:t>
      </w:r>
      <w:r w:rsidR="00086670">
        <w:rPr>
          <w:rFonts w:eastAsia="標楷體" w:hint="eastAsia"/>
          <w:szCs w:val="24"/>
        </w:rPr>
        <w:t>，於本</w:t>
      </w:r>
      <w:r w:rsidR="00086670">
        <w:rPr>
          <w:rFonts w:eastAsia="標楷體" w:hint="eastAsia"/>
          <w:szCs w:val="24"/>
        </w:rPr>
        <w:t>(114)</w:t>
      </w:r>
      <w:r w:rsidR="00086670">
        <w:rPr>
          <w:rFonts w:eastAsia="標楷體" w:hint="eastAsia"/>
          <w:szCs w:val="24"/>
        </w:rPr>
        <w:t>年</w:t>
      </w:r>
      <w:r w:rsidR="00086670">
        <w:rPr>
          <w:rFonts w:eastAsia="標楷體" w:hint="eastAsia"/>
          <w:szCs w:val="24"/>
        </w:rPr>
        <w:t>1</w:t>
      </w:r>
      <w:r w:rsidR="00086670">
        <w:rPr>
          <w:rFonts w:eastAsia="標楷體" w:hint="eastAsia"/>
          <w:szCs w:val="24"/>
        </w:rPr>
        <w:t>月</w:t>
      </w:r>
      <w:r w:rsidR="00086670">
        <w:rPr>
          <w:rFonts w:eastAsia="標楷體" w:hint="eastAsia"/>
          <w:szCs w:val="24"/>
        </w:rPr>
        <w:t>22</w:t>
      </w:r>
      <w:r w:rsidR="00086670">
        <w:rPr>
          <w:rFonts w:eastAsia="標楷體" w:hint="eastAsia"/>
          <w:szCs w:val="24"/>
        </w:rPr>
        <w:t>日接獲確認內容。</w:t>
      </w:r>
    </w:p>
    <w:p w14:paraId="1693C5BC" w14:textId="4E01175C" w:rsidR="0054489F" w:rsidRDefault="0054489F" w:rsidP="0054489F">
      <w:pPr>
        <w:autoSpaceDE w:val="0"/>
        <w:autoSpaceDN w:val="0"/>
        <w:adjustRightInd w:val="0"/>
        <w:spacing w:line="360" w:lineRule="exact"/>
        <w:rPr>
          <w:rFonts w:eastAsia="標楷體" w:cs="標楷體"/>
          <w:bCs/>
          <w:kern w:val="0"/>
          <w:szCs w:val="24"/>
        </w:rPr>
      </w:pPr>
      <w:r w:rsidRPr="00D72CBB">
        <w:rPr>
          <w:rFonts w:eastAsia="標楷體" w:cs="標楷體"/>
          <w:bCs/>
          <w:kern w:val="0"/>
          <w:szCs w:val="24"/>
        </w:rPr>
        <w:t>決</w:t>
      </w:r>
      <w:r w:rsidRPr="00D72CBB">
        <w:rPr>
          <w:rFonts w:eastAsia="標楷體" w:cs="標楷體"/>
          <w:bCs/>
          <w:kern w:val="0"/>
          <w:szCs w:val="24"/>
        </w:rPr>
        <w:t xml:space="preserve">  </w:t>
      </w:r>
      <w:r w:rsidRPr="00D72CBB">
        <w:rPr>
          <w:rFonts w:eastAsia="標楷體" w:cs="標楷體"/>
          <w:bCs/>
          <w:kern w:val="0"/>
          <w:szCs w:val="24"/>
        </w:rPr>
        <w:t>議</w:t>
      </w:r>
      <w:r w:rsidR="00D801A7">
        <w:rPr>
          <w:rFonts w:eastAsia="標楷體" w:cs="標楷體" w:hint="eastAsia"/>
          <w:bCs/>
          <w:kern w:val="0"/>
          <w:szCs w:val="24"/>
        </w:rPr>
        <w:t>：</w:t>
      </w:r>
    </w:p>
    <w:p w14:paraId="6CD6FA4E" w14:textId="6901898C" w:rsidR="00D801A7" w:rsidRPr="00D801A7" w:rsidRDefault="00D801A7" w:rsidP="00D801A7">
      <w:pPr>
        <w:widowControl/>
        <w:numPr>
          <w:ilvl w:val="0"/>
          <w:numId w:val="7"/>
        </w:numPr>
        <w:autoSpaceDN w:val="0"/>
        <w:adjustRightInd w:val="0"/>
        <w:snapToGrid w:val="0"/>
        <w:spacing w:line="360" w:lineRule="exact"/>
        <w:ind w:left="1134" w:hanging="482"/>
        <w:jc w:val="both"/>
        <w:rPr>
          <w:rFonts w:eastAsia="標楷體"/>
          <w:kern w:val="0"/>
        </w:rPr>
      </w:pPr>
      <w:r>
        <w:rPr>
          <w:rFonts w:eastAsia="標楷體" w:hint="eastAsia"/>
          <w:kern w:val="0"/>
        </w:rPr>
        <w:t>有關備忘錄第二條</w:t>
      </w:r>
      <w:r>
        <w:rPr>
          <w:rFonts w:ascii="標楷體" w:eastAsia="標楷體" w:hAnsi="標楷體" w:hint="eastAsia"/>
          <w:kern w:val="0"/>
        </w:rPr>
        <w:t>「合作交流實施原則」中，將第(四)點調整為第(一)點，第(一)點調整為第(二)點，其餘刪除。</w:t>
      </w:r>
    </w:p>
    <w:p w14:paraId="7B069C3E" w14:textId="1819112D" w:rsidR="00D801A7" w:rsidRDefault="00D801A7" w:rsidP="00D801A7">
      <w:pPr>
        <w:widowControl/>
        <w:numPr>
          <w:ilvl w:val="0"/>
          <w:numId w:val="7"/>
        </w:numPr>
        <w:autoSpaceDN w:val="0"/>
        <w:adjustRightInd w:val="0"/>
        <w:snapToGrid w:val="0"/>
        <w:spacing w:line="360" w:lineRule="exact"/>
        <w:ind w:left="1134" w:hanging="482"/>
        <w:jc w:val="both"/>
        <w:rPr>
          <w:rFonts w:eastAsia="標楷體"/>
          <w:kern w:val="0"/>
        </w:rPr>
      </w:pPr>
      <w:r w:rsidRPr="00D801A7">
        <w:rPr>
          <w:rFonts w:eastAsia="標楷體" w:hint="eastAsia"/>
          <w:kern w:val="0"/>
        </w:rPr>
        <w:t>修正後通過。</w:t>
      </w:r>
    </w:p>
    <w:p w14:paraId="3E156DB3" w14:textId="77777777" w:rsidR="0054489F" w:rsidRDefault="0054489F" w:rsidP="0054489F">
      <w:pPr>
        <w:spacing w:line="360" w:lineRule="exact"/>
        <w:jc w:val="both"/>
        <w:rPr>
          <w:rFonts w:eastAsia="標楷體"/>
          <w:color w:val="0000FF"/>
        </w:rPr>
      </w:pPr>
    </w:p>
    <w:p w14:paraId="27056571" w14:textId="77777777" w:rsidR="00D801A7" w:rsidRDefault="00D801A7" w:rsidP="00D801A7">
      <w:pPr>
        <w:spacing w:line="440" w:lineRule="exact"/>
        <w:jc w:val="both"/>
        <w:rPr>
          <w:rFonts w:eastAsia="標楷體"/>
          <w:b/>
          <w:sz w:val="28"/>
        </w:rPr>
      </w:pPr>
      <w:bookmarkStart w:id="443" w:name="_Hlk180670280"/>
      <w:r>
        <w:rPr>
          <w:rFonts w:eastAsia="標楷體" w:hint="eastAsia"/>
          <w:b/>
          <w:sz w:val="28"/>
        </w:rPr>
        <w:t>副館長提示</w:t>
      </w:r>
    </w:p>
    <w:p w14:paraId="1511709A" w14:textId="456FB441" w:rsidR="00D801A7" w:rsidRDefault="00D801A7" w:rsidP="00B213FE">
      <w:pPr>
        <w:pStyle w:val="Standard"/>
        <w:widowControl/>
        <w:numPr>
          <w:ilvl w:val="0"/>
          <w:numId w:val="10"/>
        </w:numPr>
        <w:spacing w:line="440" w:lineRule="exact"/>
        <w:ind w:left="964" w:hanging="482"/>
        <w:rPr>
          <w:rFonts w:eastAsia="標楷體"/>
        </w:rPr>
      </w:pPr>
      <w:bookmarkStart w:id="444" w:name="_Hlk188461344"/>
      <w:r>
        <w:rPr>
          <w:rFonts w:eastAsia="標楷體" w:hint="eastAsia"/>
        </w:rPr>
        <w:t>有關公服組語音導覽委託製作，</w:t>
      </w:r>
      <w:r w:rsidRPr="00500389">
        <w:rPr>
          <w:rFonts w:eastAsia="標楷體" w:hint="eastAsia"/>
        </w:rPr>
        <w:t>目前建置</w:t>
      </w:r>
      <w:r>
        <w:rPr>
          <w:rFonts w:eastAsia="標楷體" w:hint="eastAsia"/>
        </w:rPr>
        <w:t>之</w:t>
      </w:r>
      <w:r w:rsidRPr="00500389">
        <w:rPr>
          <w:rFonts w:eastAsia="標楷體" w:hint="eastAsia"/>
        </w:rPr>
        <w:t>語音導覽展示單元已整合進入掌握科工中，可於網站直接聽</w:t>
      </w:r>
      <w:r>
        <w:rPr>
          <w:rFonts w:eastAsia="標楷體" w:hint="eastAsia"/>
        </w:rPr>
        <w:t>取</w:t>
      </w:r>
      <w:r w:rsidRPr="00500389">
        <w:rPr>
          <w:rFonts w:eastAsia="標楷體" w:hint="eastAsia"/>
        </w:rPr>
        <w:t>或至現場掃</w:t>
      </w:r>
      <w:r w:rsidRPr="00500389">
        <w:rPr>
          <w:rFonts w:eastAsia="標楷體" w:hint="eastAsia"/>
        </w:rPr>
        <w:t>QR code</w:t>
      </w:r>
      <w:r w:rsidRPr="00500389">
        <w:rPr>
          <w:rFonts w:eastAsia="標楷體" w:hint="eastAsia"/>
        </w:rPr>
        <w:t>使用。公服組應思考科技運用與人力服務的平衡，新聘導覽志工與科技導覽如何區分，應有完整規劃</w:t>
      </w:r>
      <w:r>
        <w:rPr>
          <w:rFonts w:eastAsia="標楷體" w:hint="eastAsia"/>
        </w:rPr>
        <w:t>，後續</w:t>
      </w:r>
      <w:r w:rsidRPr="00500389">
        <w:rPr>
          <w:rFonts w:eastAsia="標楷體" w:hint="eastAsia"/>
        </w:rPr>
        <w:t>建置與維運</w:t>
      </w:r>
      <w:r>
        <w:rPr>
          <w:rFonts w:eastAsia="標楷體" w:hint="eastAsia"/>
        </w:rPr>
        <w:t>亦</w:t>
      </w:r>
      <w:r w:rsidRPr="00500389">
        <w:rPr>
          <w:rFonts w:eastAsia="標楷體" w:hint="eastAsia"/>
        </w:rPr>
        <w:t>應一併思考。</w:t>
      </w:r>
      <w:r>
        <w:rPr>
          <w:rFonts w:eastAsia="標楷體" w:hint="eastAsia"/>
        </w:rPr>
        <w:t>請</w:t>
      </w:r>
      <w:r>
        <w:rPr>
          <w:rFonts w:eastAsia="標楷體" w:hint="eastAsia"/>
        </w:rPr>
        <w:t>(</w:t>
      </w:r>
      <w:r>
        <w:rPr>
          <w:rFonts w:eastAsia="標楷體" w:hint="eastAsia"/>
        </w:rPr>
        <w:t>一</w:t>
      </w:r>
      <w:r>
        <w:rPr>
          <w:rFonts w:eastAsia="標楷體" w:hint="eastAsia"/>
        </w:rPr>
        <w:t>)</w:t>
      </w:r>
      <w:r>
        <w:rPr>
          <w:rFonts w:eastAsia="標楷體" w:hint="eastAsia"/>
        </w:rPr>
        <w:t>、展示組責成展廳召集人，盤點現存語音導覽展示單元，釐清現況。</w:t>
      </w:r>
      <w:r>
        <w:rPr>
          <w:rFonts w:eastAsia="標楷體" w:hint="eastAsia"/>
        </w:rPr>
        <w:t>(</w:t>
      </w:r>
      <w:r>
        <w:rPr>
          <w:rFonts w:eastAsia="標楷體" w:hint="eastAsia"/>
        </w:rPr>
        <w:t>二</w:t>
      </w:r>
      <w:r>
        <w:rPr>
          <w:rFonts w:eastAsia="標楷體" w:hint="eastAsia"/>
        </w:rPr>
        <w:t>)</w:t>
      </w:r>
      <w:r>
        <w:rPr>
          <w:rFonts w:eastAsia="標楷體" w:hint="eastAsia"/>
        </w:rPr>
        <w:t>、新建置</w:t>
      </w:r>
      <w:r>
        <w:rPr>
          <w:rFonts w:eastAsia="標楷體" w:hint="eastAsia"/>
        </w:rPr>
        <w:t>60</w:t>
      </w:r>
      <w:r>
        <w:rPr>
          <w:rFonts w:eastAsia="標楷體" w:hint="eastAsia"/>
        </w:rPr>
        <w:t>展示單元及</w:t>
      </w:r>
      <w:r>
        <w:rPr>
          <w:rFonts w:eastAsia="標楷體" w:hint="eastAsia"/>
        </w:rPr>
        <w:t>210</w:t>
      </w:r>
      <w:r>
        <w:rPr>
          <w:rFonts w:eastAsia="標楷體" w:hint="eastAsia"/>
        </w:rPr>
        <w:t>個多語言別，包含臺語、客語、英語等，請思考如何發揮後續效益，並與團體預約做連結。</w:t>
      </w:r>
    </w:p>
    <w:p w14:paraId="59198189" w14:textId="740FB579" w:rsidR="00D801A7" w:rsidRPr="00FD3B96" w:rsidRDefault="00D801A7" w:rsidP="00B213FE">
      <w:pPr>
        <w:pStyle w:val="Standard"/>
        <w:widowControl/>
        <w:numPr>
          <w:ilvl w:val="0"/>
          <w:numId w:val="10"/>
        </w:numPr>
        <w:spacing w:line="440" w:lineRule="exact"/>
        <w:ind w:left="964" w:hanging="482"/>
        <w:rPr>
          <w:rFonts w:eastAsia="標楷體"/>
        </w:rPr>
      </w:pPr>
      <w:r w:rsidRPr="00FD3B96">
        <w:rPr>
          <w:rFonts w:eastAsia="標楷體" w:hint="eastAsia"/>
        </w:rPr>
        <w:t>公服組為鼓勵志工增加支援，以本館展示廳或電影院票券再加價</w:t>
      </w:r>
      <w:r w:rsidRPr="00FD3B96">
        <w:rPr>
          <w:rFonts w:eastAsia="標楷體" w:hint="eastAsia"/>
        </w:rPr>
        <w:t>50</w:t>
      </w:r>
      <w:r w:rsidRPr="00FD3B96">
        <w:rPr>
          <w:rFonts w:eastAsia="標楷體" w:hint="eastAsia"/>
        </w:rPr>
        <w:t>元換購樂齡創客課程</w:t>
      </w:r>
      <w:r w:rsidRPr="00FD3B96">
        <w:rPr>
          <w:rFonts w:eastAsia="標楷體" w:hint="eastAsia"/>
        </w:rPr>
        <w:t>(</w:t>
      </w:r>
      <w:r w:rsidRPr="00FD3B96">
        <w:rPr>
          <w:rFonts w:eastAsia="標楷體" w:hint="eastAsia"/>
        </w:rPr>
        <w:t>單堂</w:t>
      </w:r>
      <w:r w:rsidRPr="00FD3B96">
        <w:rPr>
          <w:rFonts w:eastAsia="標楷體" w:hint="eastAsia"/>
        </w:rPr>
        <w:t>400</w:t>
      </w:r>
      <w:r w:rsidRPr="00FD3B96">
        <w:rPr>
          <w:rFonts w:eastAsia="標楷體" w:hint="eastAsia"/>
        </w:rPr>
        <w:t>元</w:t>
      </w:r>
      <w:r w:rsidRPr="00FD3B96">
        <w:rPr>
          <w:rFonts w:eastAsia="標楷體" w:hint="eastAsia"/>
        </w:rPr>
        <w:t>)</w:t>
      </w:r>
      <w:r w:rsidRPr="00FD3B96">
        <w:rPr>
          <w:rFonts w:eastAsia="標楷體" w:hint="eastAsia"/>
        </w:rPr>
        <w:t>的策略，應審慎評估，考量成本效益。</w:t>
      </w:r>
    </w:p>
    <w:p w14:paraId="428B4A73" w14:textId="3812DFFB" w:rsidR="00D801A7" w:rsidRPr="00FD3B96" w:rsidRDefault="00D801A7" w:rsidP="00B213FE">
      <w:pPr>
        <w:pStyle w:val="Standard"/>
        <w:widowControl/>
        <w:numPr>
          <w:ilvl w:val="0"/>
          <w:numId w:val="10"/>
        </w:numPr>
        <w:spacing w:line="440" w:lineRule="exact"/>
        <w:ind w:left="964" w:hanging="482"/>
        <w:rPr>
          <w:rFonts w:eastAsia="標楷體"/>
        </w:rPr>
      </w:pPr>
      <w:r w:rsidRPr="00FD3B96">
        <w:rPr>
          <w:rFonts w:eastAsia="標楷體" w:hint="eastAsia"/>
        </w:rPr>
        <w:t>近期觀眾反映有關停車場管理，停車場尋位系統偵測錯誤導致可停車位數落差問題，公服組應督導委外廠商至現場處理，遮蔽可停車位告示燈號及指揮民眾至他處停車，並請留意現場人員語氣；近期亦發現民眾騎車逆向自地下停車場入口騎上來，請督導委外廠商</w:t>
      </w:r>
      <w:r w:rsidR="007C5797" w:rsidRPr="00FD3B96">
        <w:rPr>
          <w:rFonts w:eastAsia="標楷體" w:hint="eastAsia"/>
        </w:rPr>
        <w:t>落實現場</w:t>
      </w:r>
      <w:r w:rsidRPr="00FD3B96">
        <w:rPr>
          <w:rFonts w:eastAsia="標楷體" w:hint="eastAsia"/>
        </w:rPr>
        <w:t>管理。</w:t>
      </w:r>
    </w:p>
    <w:bookmarkEnd w:id="443"/>
    <w:bookmarkEnd w:id="444"/>
    <w:p w14:paraId="74B3E3E8" w14:textId="77777777" w:rsidR="00D801A7" w:rsidRPr="00FD3B96" w:rsidRDefault="00D801A7" w:rsidP="00D801A7">
      <w:pPr>
        <w:spacing w:line="440" w:lineRule="exact"/>
        <w:jc w:val="both"/>
        <w:rPr>
          <w:rFonts w:eastAsia="標楷體"/>
          <w:b/>
          <w:sz w:val="28"/>
        </w:rPr>
      </w:pPr>
    </w:p>
    <w:p w14:paraId="43A82D1D" w14:textId="77777777" w:rsidR="00483933" w:rsidRPr="00FD3B96" w:rsidRDefault="00483933" w:rsidP="00483933">
      <w:pPr>
        <w:spacing w:line="440" w:lineRule="exact"/>
        <w:jc w:val="both"/>
        <w:rPr>
          <w:rFonts w:eastAsia="標楷體"/>
          <w:b/>
          <w:sz w:val="28"/>
        </w:rPr>
      </w:pPr>
      <w:bookmarkStart w:id="445" w:name="_Hlk188461368"/>
      <w:r w:rsidRPr="00FD3B96">
        <w:rPr>
          <w:rFonts w:eastAsia="標楷體" w:hint="eastAsia"/>
          <w:b/>
          <w:sz w:val="28"/>
        </w:rPr>
        <w:t>主席指示</w:t>
      </w:r>
    </w:p>
    <w:bookmarkEnd w:id="445"/>
    <w:p w14:paraId="25D77785" w14:textId="6FF07F67" w:rsidR="00483933" w:rsidRPr="00FD3B96" w:rsidRDefault="00483933" w:rsidP="00483933">
      <w:pPr>
        <w:pStyle w:val="Standard"/>
        <w:widowControl/>
        <w:numPr>
          <w:ilvl w:val="0"/>
          <w:numId w:val="6"/>
        </w:numPr>
        <w:spacing w:line="440" w:lineRule="exact"/>
        <w:rPr>
          <w:rFonts w:eastAsia="標楷體"/>
        </w:rPr>
      </w:pPr>
      <w:r w:rsidRPr="00FD3B96">
        <w:rPr>
          <w:rFonts w:eastAsia="標楷體" w:hint="eastAsia"/>
        </w:rPr>
        <w:t>本館</w:t>
      </w:r>
      <w:r w:rsidRPr="00FD3B96">
        <w:rPr>
          <w:rFonts w:eastAsia="標楷體" w:hint="eastAsia"/>
        </w:rPr>
        <w:t>115</w:t>
      </w:r>
      <w:r w:rsidRPr="00FD3B96">
        <w:rPr>
          <w:rFonts w:eastAsia="標楷體" w:hint="eastAsia"/>
        </w:rPr>
        <w:t>年預算因財政劃分法關係，預計減少百分之</w:t>
      </w:r>
      <w:r w:rsidRPr="00FD3B96">
        <w:rPr>
          <w:rFonts w:eastAsia="標楷體" w:hint="eastAsia"/>
        </w:rPr>
        <w:t>25</w:t>
      </w:r>
      <w:r w:rsidRPr="00FD3B96">
        <w:rPr>
          <w:rFonts w:eastAsia="標楷體" w:hint="eastAsia"/>
        </w:rPr>
        <w:t>，其他部會給予本館補助亦</w:t>
      </w:r>
      <w:r w:rsidR="007C5797" w:rsidRPr="00FD3B96">
        <w:rPr>
          <w:rFonts w:eastAsia="標楷體" w:hint="eastAsia"/>
        </w:rPr>
        <w:t>可能</w:t>
      </w:r>
      <w:r w:rsidRPr="00FD3B96">
        <w:rPr>
          <w:rFonts w:eastAsia="標楷體" w:hint="eastAsia"/>
        </w:rPr>
        <w:t>減少，直接影響整體營運。請各組室從</w:t>
      </w:r>
      <w:r w:rsidRPr="00FD3B96">
        <w:rPr>
          <w:rFonts w:eastAsia="標楷體" w:hint="eastAsia"/>
        </w:rPr>
        <w:t>114</w:t>
      </w:r>
      <w:r w:rsidRPr="00FD3B96">
        <w:rPr>
          <w:rFonts w:eastAsia="標楷體" w:hint="eastAsia"/>
        </w:rPr>
        <w:t>年開始逐步</w:t>
      </w:r>
      <w:r w:rsidR="007C5797" w:rsidRPr="00FD3B96">
        <w:rPr>
          <w:rFonts w:eastAsia="標楷體" w:hint="eastAsia"/>
        </w:rPr>
        <w:t>調整、</w:t>
      </w:r>
      <w:r w:rsidRPr="00FD3B96">
        <w:rPr>
          <w:rFonts w:eastAsia="標楷體" w:hint="eastAsia"/>
        </w:rPr>
        <w:t>樽節經費、檢討業務與用人必要性、成本效益及開館推遲的可能性，為</w:t>
      </w:r>
      <w:r w:rsidRPr="00FD3B96">
        <w:rPr>
          <w:rFonts w:eastAsia="標楷體" w:hint="eastAsia"/>
        </w:rPr>
        <w:t>115</w:t>
      </w:r>
      <w:r w:rsidRPr="00FD3B96">
        <w:rPr>
          <w:rFonts w:eastAsia="標楷體" w:hint="eastAsia"/>
        </w:rPr>
        <w:t>年</w:t>
      </w:r>
      <w:r w:rsidR="007C5797" w:rsidRPr="00FD3B96">
        <w:rPr>
          <w:rFonts w:eastAsia="標楷體" w:hint="eastAsia"/>
        </w:rPr>
        <w:t>可能預算刪減</w:t>
      </w:r>
      <w:r w:rsidRPr="00FD3B96">
        <w:rPr>
          <w:rFonts w:eastAsia="標楷體" w:hint="eastAsia"/>
        </w:rPr>
        <w:t>做好準備。</w:t>
      </w:r>
    </w:p>
    <w:p w14:paraId="5610F5D1" w14:textId="77777777" w:rsidR="00483933" w:rsidRPr="00FD3B96" w:rsidRDefault="00483933" w:rsidP="00483933">
      <w:pPr>
        <w:pStyle w:val="Standard"/>
        <w:widowControl/>
        <w:numPr>
          <w:ilvl w:val="0"/>
          <w:numId w:val="6"/>
        </w:numPr>
        <w:spacing w:line="440" w:lineRule="exact"/>
        <w:rPr>
          <w:rFonts w:eastAsia="標楷體"/>
        </w:rPr>
      </w:pPr>
      <w:r w:rsidRPr="00FD3B96">
        <w:rPr>
          <w:rFonts w:eastAsia="標楷體" w:hint="eastAsia"/>
        </w:rPr>
        <w:t>管考案第</w:t>
      </w:r>
      <w:r w:rsidRPr="00FD3B96">
        <w:rPr>
          <w:rFonts w:eastAsia="標楷體" w:hint="eastAsia"/>
        </w:rPr>
        <w:t>113-274</w:t>
      </w:r>
      <w:bookmarkStart w:id="446" w:name="_Hlk190261177"/>
      <w:r w:rsidRPr="00FD3B96">
        <w:rPr>
          <w:rFonts w:eastAsia="標楷體" w:hint="eastAsia"/>
        </w:rPr>
        <w:t>【工業史蹟館展廳更新案】</w:t>
      </w:r>
      <w:bookmarkEnd w:id="446"/>
      <w:r w:rsidRPr="00FD3B96">
        <w:rPr>
          <w:rFonts w:eastAsia="標楷體" w:hint="eastAsia"/>
        </w:rPr>
        <w:t>辦理情形部分，請蒐研組調整內容，展示組配合，並依副館長意見修正。以特展方式規劃，結合本館</w:t>
      </w:r>
      <w:r w:rsidRPr="00FD3B96">
        <w:rPr>
          <w:rFonts w:eastAsia="標楷體" w:hint="eastAsia"/>
        </w:rPr>
        <w:t>30</w:t>
      </w:r>
      <w:r w:rsidRPr="00FD3B96">
        <w:rPr>
          <w:rFonts w:eastAsia="標楷體" w:hint="eastAsia"/>
        </w:rPr>
        <w:t>周年活動進行研究。</w:t>
      </w:r>
    </w:p>
    <w:p w14:paraId="63B33E39" w14:textId="77777777" w:rsidR="00483933" w:rsidRPr="00FD3B96" w:rsidRDefault="00483933" w:rsidP="00483933">
      <w:pPr>
        <w:pStyle w:val="Standard"/>
        <w:widowControl/>
        <w:numPr>
          <w:ilvl w:val="0"/>
          <w:numId w:val="6"/>
        </w:numPr>
        <w:spacing w:line="440" w:lineRule="exact"/>
        <w:rPr>
          <w:rFonts w:eastAsia="標楷體"/>
        </w:rPr>
      </w:pPr>
      <w:r w:rsidRPr="00FD3B96">
        <w:rPr>
          <w:rFonts w:eastAsia="標楷體" w:hint="eastAsia"/>
        </w:rPr>
        <w:t>蒐研組及展示組拜訪遊艇產業一案，應多拜訪幾家公司，了解產業生態、涉及專業項目、可合作對象後，再行深入研究。請蒐研組吳慶泰加入展示組捷克合作案團隊。</w:t>
      </w:r>
    </w:p>
    <w:p w14:paraId="6E66EEBD" w14:textId="77777777" w:rsidR="00483933" w:rsidRPr="00FD3B96" w:rsidRDefault="00483933" w:rsidP="00483933">
      <w:pPr>
        <w:pStyle w:val="Standard"/>
        <w:widowControl/>
        <w:numPr>
          <w:ilvl w:val="0"/>
          <w:numId w:val="6"/>
        </w:numPr>
        <w:spacing w:line="440" w:lineRule="exact"/>
        <w:rPr>
          <w:rFonts w:eastAsia="標楷體"/>
        </w:rPr>
      </w:pPr>
      <w:r w:rsidRPr="00FD3B96">
        <w:rPr>
          <w:rFonts w:eastAsia="標楷體" w:hint="eastAsia"/>
        </w:rPr>
        <w:t>蒐研組報告之伍、其他</w:t>
      </w:r>
      <w:r w:rsidRPr="00FD3B96">
        <w:rPr>
          <w:rFonts w:eastAsia="標楷體" w:hint="eastAsia"/>
        </w:rPr>
        <w:t>(</w:t>
      </w:r>
      <w:r w:rsidRPr="00FD3B96">
        <w:rPr>
          <w:rFonts w:eastAsia="標楷體" w:hint="eastAsia"/>
        </w:rPr>
        <w:t>待協調事項</w:t>
      </w:r>
      <w:r w:rsidRPr="00FD3B96">
        <w:rPr>
          <w:rFonts w:eastAsia="標楷體" w:hint="eastAsia"/>
        </w:rPr>
        <w:t>)</w:t>
      </w:r>
      <w:r w:rsidRPr="00FD3B96">
        <w:rPr>
          <w:rFonts w:eastAsia="標楷體" w:hint="eastAsia"/>
        </w:rPr>
        <w:t>中，一、</w:t>
      </w:r>
      <w:r w:rsidRPr="00FD3B96">
        <w:rPr>
          <w:rFonts w:eastAsia="標楷體" w:hint="eastAsia"/>
        </w:rPr>
        <w:t>113</w:t>
      </w:r>
      <w:r w:rsidRPr="00FD3B96">
        <w:rPr>
          <w:rFonts w:eastAsia="標楷體" w:hint="eastAsia"/>
        </w:rPr>
        <w:t>年簽請指派專業人員進行物件評估進度表，目前執行情形與次月工作規劃之撰寫，應呈現重要時間點</w:t>
      </w:r>
      <w:r w:rsidRPr="00FD3B96">
        <w:rPr>
          <w:rFonts w:eastAsia="標楷體" w:hint="eastAsia"/>
        </w:rPr>
        <w:t>(</w:t>
      </w:r>
      <w:r w:rsidRPr="00FD3B96">
        <w:rPr>
          <w:rFonts w:eastAsia="標楷體" w:hint="eastAsia"/>
        </w:rPr>
        <w:t>月日</w:t>
      </w:r>
      <w:r w:rsidRPr="00FD3B96">
        <w:rPr>
          <w:rFonts w:eastAsia="標楷體" w:hint="eastAsia"/>
        </w:rPr>
        <w:t>)</w:t>
      </w:r>
      <w:r w:rsidRPr="00FD3B96">
        <w:rPr>
          <w:rFonts w:eastAsia="標楷體" w:hint="eastAsia"/>
        </w:rPr>
        <w:t>，如預定完成時間，請通盤修正。</w:t>
      </w:r>
    </w:p>
    <w:p w14:paraId="7DE1C749" w14:textId="6E3DEC98" w:rsidR="00483933" w:rsidRPr="00FD3B96" w:rsidRDefault="00483933" w:rsidP="00483933">
      <w:pPr>
        <w:pStyle w:val="Standard"/>
        <w:widowControl/>
        <w:numPr>
          <w:ilvl w:val="0"/>
          <w:numId w:val="6"/>
        </w:numPr>
        <w:spacing w:line="440" w:lineRule="exact"/>
        <w:rPr>
          <w:rFonts w:eastAsia="標楷體"/>
        </w:rPr>
      </w:pPr>
      <w:r w:rsidRPr="00FD3B96">
        <w:rPr>
          <w:rFonts w:eastAsia="標楷體" w:hint="eastAsia"/>
        </w:rPr>
        <w:t>國立臺灣圖書館取消捐贈微縮膠卷拍攝機，本館如有該儀器蒐存需求，可多方徵詢其他圖書館是否有合適儀器捐贈。</w:t>
      </w:r>
    </w:p>
    <w:p w14:paraId="72A1E9C1" w14:textId="77777777" w:rsidR="00483933" w:rsidRPr="00FD3B96" w:rsidRDefault="00483933" w:rsidP="00483933">
      <w:pPr>
        <w:pStyle w:val="Standard"/>
        <w:widowControl/>
        <w:numPr>
          <w:ilvl w:val="0"/>
          <w:numId w:val="6"/>
        </w:numPr>
        <w:spacing w:line="440" w:lineRule="exact"/>
        <w:rPr>
          <w:rFonts w:eastAsia="標楷體"/>
        </w:rPr>
      </w:pPr>
      <w:r w:rsidRPr="00FD3B96">
        <w:rPr>
          <w:rFonts w:eastAsia="標楷體" w:hint="eastAsia"/>
        </w:rPr>
        <w:lastRenderedPageBreak/>
        <w:t>科教組趣自造工程案辦理進度，應先完成室裝圖審申請後再辦理消防圖審作業；辦理進度應先與廠商確認可依時間配合辦理，而非本館自行規劃時間。工程進度掌握請科教組務必積極辦理，秘書室積極協助，提供文字說明建議，以釐清責任歸屬，以科工館為一體來考慮。科教組王主任請假期間，王專員珠玲應負起責任積極辦理，確實督導承辦人；秘書室指定專人積極協助，每週應向首長報告執行進度。</w:t>
      </w:r>
    </w:p>
    <w:p w14:paraId="48918E65" w14:textId="5521785A" w:rsidR="00483933" w:rsidRPr="00FD3B96" w:rsidRDefault="00483933" w:rsidP="00483933">
      <w:pPr>
        <w:pStyle w:val="Standard"/>
        <w:widowControl/>
        <w:numPr>
          <w:ilvl w:val="0"/>
          <w:numId w:val="6"/>
        </w:numPr>
        <w:spacing w:line="440" w:lineRule="exact"/>
        <w:rPr>
          <w:rFonts w:eastAsia="標楷體"/>
        </w:rPr>
      </w:pPr>
      <w:r w:rsidRPr="00FD3B96">
        <w:rPr>
          <w:rFonts w:eastAsia="標楷體" w:hint="eastAsia"/>
        </w:rPr>
        <w:t>趣自造原空間規劃，上課教室可看到外面綠地，惟現況卻成為承租廠商辦公室及儲藏空間，教室被包在中間看不到外面綠地。請要求承租商將可看綠地的牆面整理出來，達到櫥窗效果，吸引外面的人進來參觀</w:t>
      </w:r>
      <w:r w:rsidR="007C5797" w:rsidRPr="00FD3B96">
        <w:rPr>
          <w:rFonts w:eastAsia="標楷體" w:hint="eastAsia"/>
        </w:rPr>
        <w:t>上課</w:t>
      </w:r>
      <w:r w:rsidRPr="00FD3B96">
        <w:rPr>
          <w:rFonts w:eastAsia="標楷體" w:hint="eastAsia"/>
        </w:rPr>
        <w:t>，請</w:t>
      </w:r>
      <w:r w:rsidR="007C5797" w:rsidRPr="00FD3B96">
        <w:rPr>
          <w:rFonts w:eastAsia="標楷體" w:hint="eastAsia"/>
        </w:rPr>
        <w:t>科教組</w:t>
      </w:r>
      <w:r w:rsidRPr="00FD3B96">
        <w:rPr>
          <w:rFonts w:eastAsia="標楷體" w:hint="eastAsia"/>
        </w:rPr>
        <w:t>與承租廠商研議</w:t>
      </w:r>
      <w:r w:rsidR="007C5797" w:rsidRPr="00FD3B96">
        <w:rPr>
          <w:rFonts w:eastAsia="標楷體" w:hint="eastAsia"/>
        </w:rPr>
        <w:t>配合辦理</w:t>
      </w:r>
      <w:r w:rsidRPr="00FD3B96">
        <w:rPr>
          <w:rFonts w:eastAsia="標楷體" w:hint="eastAsia"/>
        </w:rPr>
        <w:t>。</w:t>
      </w:r>
    </w:p>
    <w:p w14:paraId="13108725" w14:textId="170B7820" w:rsidR="00483933" w:rsidRPr="00FD3B96" w:rsidRDefault="00483933" w:rsidP="00483933">
      <w:pPr>
        <w:pStyle w:val="Standard"/>
        <w:widowControl/>
        <w:numPr>
          <w:ilvl w:val="0"/>
          <w:numId w:val="6"/>
        </w:numPr>
        <w:spacing w:line="440" w:lineRule="exact"/>
        <w:rPr>
          <w:rFonts w:eastAsia="標楷體"/>
        </w:rPr>
      </w:pPr>
      <w:r w:rsidRPr="00FD3B96">
        <w:rPr>
          <w:rFonts w:eastAsia="標楷體" w:hint="eastAsia"/>
        </w:rPr>
        <w:t>113</w:t>
      </w:r>
      <w:r w:rsidRPr="00FD3B96">
        <w:rPr>
          <w:rFonts w:eastAsia="標楷體" w:hint="eastAsia"/>
        </w:rPr>
        <w:t>年</w:t>
      </w:r>
      <w:r w:rsidRPr="00FD3B96">
        <w:rPr>
          <w:rFonts w:eastAsia="標楷體" w:hint="eastAsia"/>
        </w:rPr>
        <w:t>9</w:t>
      </w:r>
      <w:r w:rsidRPr="00FD3B96">
        <w:rPr>
          <w:rFonts w:eastAsia="標楷體" w:hint="eastAsia"/>
        </w:rPr>
        <w:t>月到</w:t>
      </w:r>
      <w:r w:rsidRPr="00FD3B96">
        <w:rPr>
          <w:rFonts w:eastAsia="標楷體" w:hint="eastAsia"/>
        </w:rPr>
        <w:t>12</w:t>
      </w:r>
      <w:r w:rsidRPr="00FD3B96">
        <w:rPr>
          <w:rFonts w:eastAsia="標楷體" w:hint="eastAsia"/>
        </w:rPr>
        <w:t>月創客課程辦理</w:t>
      </w:r>
      <w:r w:rsidRPr="00FD3B96">
        <w:rPr>
          <w:rFonts w:eastAsia="標楷體" w:hint="eastAsia"/>
        </w:rPr>
        <w:t>22</w:t>
      </w:r>
      <w:r w:rsidRPr="00FD3B96">
        <w:rPr>
          <w:rFonts w:eastAsia="標楷體" w:hint="eastAsia"/>
        </w:rPr>
        <w:t>場，總計</w:t>
      </w:r>
      <w:r w:rsidRPr="00FD3B96">
        <w:rPr>
          <w:rFonts w:eastAsia="標楷體" w:hint="eastAsia"/>
        </w:rPr>
        <w:t>154</w:t>
      </w:r>
      <w:r w:rsidRPr="00FD3B96">
        <w:rPr>
          <w:rFonts w:eastAsia="標楷體" w:hint="eastAsia"/>
        </w:rPr>
        <w:t>人參與，平均每場次僅為個位數</w:t>
      </w:r>
      <w:r w:rsidRPr="00FD3B96">
        <w:rPr>
          <w:rFonts w:eastAsia="標楷體" w:hint="eastAsia"/>
        </w:rPr>
        <w:t>(7</w:t>
      </w:r>
      <w:r w:rsidRPr="00FD3B96">
        <w:rPr>
          <w:rFonts w:eastAsia="標楷體" w:hint="eastAsia"/>
        </w:rPr>
        <w:t>人</w:t>
      </w:r>
      <w:r w:rsidRPr="00FD3B96">
        <w:rPr>
          <w:rFonts w:eastAsia="標楷體" w:hint="eastAsia"/>
        </w:rPr>
        <w:t>)</w:t>
      </w:r>
      <w:r w:rsidRPr="00FD3B96">
        <w:rPr>
          <w:rFonts w:eastAsia="標楷體" w:hint="eastAsia"/>
        </w:rPr>
        <w:t>，收支無法平衡。請科教組確實檢討創客工場自設立以來的營運績效、未來發展空間、</w:t>
      </w:r>
      <w:r w:rsidRPr="00FD3B96">
        <w:rPr>
          <w:rFonts w:eastAsia="標楷體" w:hint="eastAsia"/>
        </w:rPr>
        <w:t>114</w:t>
      </w:r>
      <w:r w:rsidRPr="00FD3B96">
        <w:rPr>
          <w:rFonts w:eastAsia="標楷體" w:hint="eastAsia"/>
        </w:rPr>
        <w:t>年新開課程是否能吸引成年民眾參與，</w:t>
      </w:r>
      <w:r w:rsidR="007C5797" w:rsidRPr="00FD3B96">
        <w:rPr>
          <w:rFonts w:eastAsia="標楷體" w:hint="eastAsia"/>
        </w:rPr>
        <w:t>績效成果</w:t>
      </w:r>
      <w:r w:rsidRPr="00FD3B96">
        <w:rPr>
          <w:rFonts w:eastAsia="標楷體" w:hint="eastAsia"/>
        </w:rPr>
        <w:t>列入</w:t>
      </w:r>
      <w:r w:rsidRPr="00FD3B96">
        <w:rPr>
          <w:rFonts w:eastAsia="標楷體" w:hint="eastAsia"/>
        </w:rPr>
        <w:t>115</w:t>
      </w:r>
      <w:r w:rsidRPr="00FD3B96">
        <w:rPr>
          <w:rFonts w:eastAsia="標楷體" w:hint="eastAsia"/>
        </w:rPr>
        <w:t>年用人調整參考。</w:t>
      </w:r>
    </w:p>
    <w:p w14:paraId="7C1D50BB" w14:textId="1D6FEFBD" w:rsidR="00483933" w:rsidRPr="00FD3B96" w:rsidRDefault="00483933" w:rsidP="00483933">
      <w:pPr>
        <w:pStyle w:val="Standard"/>
        <w:widowControl/>
        <w:numPr>
          <w:ilvl w:val="0"/>
          <w:numId w:val="6"/>
        </w:numPr>
        <w:spacing w:line="440" w:lineRule="exact"/>
        <w:rPr>
          <w:rFonts w:eastAsia="標楷體"/>
        </w:rPr>
      </w:pPr>
      <w:r w:rsidRPr="00FD3B96">
        <w:rPr>
          <w:rFonts w:eastAsia="標楷體" w:hint="eastAsia"/>
        </w:rPr>
        <w:t>臺灣的高齡化社會越發嚴峻，本館如不能在過程當中有效逐步轉型服務對象，往上推升至樂齡民眾，如</w:t>
      </w:r>
      <w:r w:rsidR="007C5797" w:rsidRPr="00FD3B96">
        <w:rPr>
          <w:rFonts w:eastAsia="標楷體" w:hint="eastAsia"/>
        </w:rPr>
        <w:t>仍舊</w:t>
      </w:r>
      <w:r w:rsidRPr="00FD3B96">
        <w:rPr>
          <w:rFonts w:eastAsia="標楷體" w:hint="eastAsia"/>
        </w:rPr>
        <w:t>只靠</w:t>
      </w:r>
      <w:r w:rsidR="007C5797" w:rsidRPr="00FD3B96">
        <w:rPr>
          <w:rFonts w:eastAsia="標楷體" w:hint="eastAsia"/>
        </w:rPr>
        <w:t>國民中小學</w:t>
      </w:r>
      <w:r w:rsidRPr="00FD3B96">
        <w:rPr>
          <w:rFonts w:eastAsia="標楷體" w:hint="eastAsia"/>
        </w:rPr>
        <w:t>民眾，無法撐起本館營運。請科教組用心規劃大人的科學，吸引親子家庭、年輕人、樂齡民眾等，是科教組研究員的重點工作。研究員第一年辦理活動建置工作，模式建構完成後</w:t>
      </w:r>
      <w:r w:rsidR="001F0170" w:rsidRPr="00FD3B96">
        <w:rPr>
          <w:rFonts w:eastAsia="標楷體" w:hint="eastAsia"/>
        </w:rPr>
        <w:t>，</w:t>
      </w:r>
      <w:r w:rsidRPr="00FD3B96">
        <w:rPr>
          <w:rFonts w:eastAsia="標楷體" w:hint="eastAsia"/>
        </w:rPr>
        <w:t>第二年應交予</w:t>
      </w:r>
      <w:r w:rsidR="001F0170" w:rsidRPr="00FD3B96">
        <w:rPr>
          <w:rFonts w:eastAsia="標楷體" w:hint="eastAsia"/>
        </w:rPr>
        <w:t>副</w:t>
      </w:r>
      <w:r w:rsidRPr="00FD3B96">
        <w:rPr>
          <w:rFonts w:eastAsia="標楷體" w:hint="eastAsia"/>
        </w:rPr>
        <w:t>研究員或</w:t>
      </w:r>
      <w:r w:rsidR="001F0170" w:rsidRPr="00FD3B96">
        <w:rPr>
          <w:rFonts w:eastAsia="標楷體" w:hint="eastAsia"/>
        </w:rPr>
        <w:t>助理</w:t>
      </w:r>
      <w:r w:rsidRPr="00FD3B96">
        <w:rPr>
          <w:rFonts w:eastAsia="標楷體" w:hint="eastAsia"/>
        </w:rPr>
        <w:t>研究員繼續執行</w:t>
      </w:r>
      <w:r w:rsidR="001F0170" w:rsidRPr="00FD3B96">
        <w:rPr>
          <w:rFonts w:eastAsia="標楷體" w:hint="eastAsia"/>
        </w:rPr>
        <w:t>；</w:t>
      </w:r>
      <w:r w:rsidRPr="00FD3B96">
        <w:rPr>
          <w:rFonts w:eastAsia="標楷體" w:hint="eastAsia"/>
        </w:rPr>
        <w:t>研究員應做好研發工作，發想新創意，檢討每月執行進度是否朝績效目標前進，請科教組務必落實。</w:t>
      </w:r>
    </w:p>
    <w:p w14:paraId="0BAF2247" w14:textId="448A85B8" w:rsidR="00483933" w:rsidRPr="00FD3B96" w:rsidRDefault="00483933" w:rsidP="00483933">
      <w:pPr>
        <w:pStyle w:val="Standard"/>
        <w:widowControl/>
        <w:numPr>
          <w:ilvl w:val="0"/>
          <w:numId w:val="6"/>
        </w:numPr>
        <w:spacing w:line="440" w:lineRule="exact"/>
        <w:rPr>
          <w:rFonts w:eastAsia="標楷體"/>
        </w:rPr>
      </w:pPr>
      <w:r w:rsidRPr="00FD3B96">
        <w:rPr>
          <w:rFonts w:eastAsia="標楷體" w:hint="eastAsia"/>
        </w:rPr>
        <w:t>各組室館務會報所填資料應包含上月執行成果</w:t>
      </w:r>
      <w:r w:rsidR="007C5797" w:rsidRPr="00FD3B96">
        <w:rPr>
          <w:rFonts w:eastAsia="標楷體" w:hint="eastAsia"/>
        </w:rPr>
        <w:t>、當</w:t>
      </w:r>
      <w:r w:rsidRPr="00FD3B96">
        <w:rPr>
          <w:rFonts w:eastAsia="標楷體" w:hint="eastAsia"/>
        </w:rPr>
        <w:t>月</w:t>
      </w:r>
      <w:r w:rsidR="007C5797" w:rsidRPr="00FD3B96">
        <w:rPr>
          <w:rFonts w:eastAsia="標楷體" w:hint="eastAsia"/>
        </w:rPr>
        <w:t>應</w:t>
      </w:r>
      <w:r w:rsidRPr="00FD3B96">
        <w:rPr>
          <w:rFonts w:eastAsia="標楷體" w:hint="eastAsia"/>
        </w:rPr>
        <w:t>辦事項，</w:t>
      </w:r>
      <w:r w:rsidR="007C5797" w:rsidRPr="00FD3B96">
        <w:rPr>
          <w:rFonts w:eastAsia="標楷體" w:hint="eastAsia"/>
        </w:rPr>
        <w:t>及</w:t>
      </w:r>
      <w:r w:rsidRPr="00FD3B96">
        <w:rPr>
          <w:rFonts w:eastAsia="標楷體" w:hint="eastAsia"/>
        </w:rPr>
        <w:t>業務會報決議</w:t>
      </w:r>
      <w:r w:rsidR="007C5797" w:rsidRPr="00FD3B96">
        <w:rPr>
          <w:rFonts w:eastAsia="標楷體" w:hint="eastAsia"/>
        </w:rPr>
        <w:t>之</w:t>
      </w:r>
      <w:r w:rsidRPr="00FD3B96">
        <w:rPr>
          <w:rFonts w:eastAsia="標楷體" w:hint="eastAsia"/>
        </w:rPr>
        <w:t>辦理情形。</w:t>
      </w:r>
    </w:p>
    <w:p w14:paraId="58C2B982" w14:textId="77777777" w:rsidR="00483933" w:rsidRPr="00FD3B96" w:rsidRDefault="00483933" w:rsidP="00483933">
      <w:pPr>
        <w:pStyle w:val="Standard"/>
        <w:widowControl/>
        <w:numPr>
          <w:ilvl w:val="0"/>
          <w:numId w:val="6"/>
        </w:numPr>
        <w:spacing w:line="440" w:lineRule="exact"/>
        <w:rPr>
          <w:rFonts w:eastAsia="標楷體"/>
        </w:rPr>
      </w:pPr>
      <w:r w:rsidRPr="00FD3B96">
        <w:rPr>
          <w:rFonts w:eastAsia="標楷體" w:hint="eastAsia"/>
        </w:rPr>
        <w:t>本館受補助辦理原住民族教育活動及相關展品設計計畫，應配合補助項目，研發設計符合在地原住民科學特色的活動與展品。</w:t>
      </w:r>
    </w:p>
    <w:p w14:paraId="4153A783" w14:textId="23A7587B" w:rsidR="00483933" w:rsidRPr="00FD3B96" w:rsidRDefault="00483933" w:rsidP="00483933">
      <w:pPr>
        <w:pStyle w:val="Standard"/>
        <w:widowControl/>
        <w:numPr>
          <w:ilvl w:val="0"/>
          <w:numId w:val="6"/>
        </w:numPr>
        <w:spacing w:line="440" w:lineRule="exact"/>
        <w:rPr>
          <w:rFonts w:eastAsia="標楷體"/>
        </w:rPr>
      </w:pPr>
      <w:r w:rsidRPr="00FD3B96">
        <w:rPr>
          <w:rFonts w:eastAsia="標楷體" w:hint="eastAsia"/>
        </w:rPr>
        <w:t>教育部中程計畫</w:t>
      </w:r>
      <w:r w:rsidRPr="00FD3B96">
        <w:rPr>
          <w:rFonts w:eastAsia="標楷體" w:hint="eastAsia"/>
        </w:rPr>
        <w:t>-</w:t>
      </w:r>
      <w:r w:rsidRPr="00FD3B96">
        <w:rPr>
          <w:rFonts w:eastAsia="標楷體" w:hint="eastAsia"/>
        </w:rPr>
        <w:t>智慧化導覽服務之語音導覽委託製作及推廣，預計建置</w:t>
      </w:r>
      <w:r w:rsidRPr="00FD3B96">
        <w:rPr>
          <w:rFonts w:eastAsia="標楷體" w:hint="eastAsia"/>
        </w:rPr>
        <w:t>60</w:t>
      </w:r>
      <w:r w:rsidRPr="00FD3B96">
        <w:rPr>
          <w:rFonts w:eastAsia="標楷體" w:hint="eastAsia"/>
        </w:rPr>
        <w:t>個展示單元，不要分散在很多展廳。每年的社教機構發展補助經費逐年減少，未來需</w:t>
      </w:r>
      <w:r w:rsidR="007C5797" w:rsidRPr="00FD3B96">
        <w:rPr>
          <w:rFonts w:eastAsia="標楷體" w:hint="eastAsia"/>
        </w:rPr>
        <w:t>更</w:t>
      </w:r>
      <w:r w:rsidRPr="00FD3B96">
        <w:rPr>
          <w:rFonts w:eastAsia="標楷體" w:hint="eastAsia"/>
        </w:rPr>
        <w:t>審慎規劃。</w:t>
      </w:r>
    </w:p>
    <w:p w14:paraId="414E2D06" w14:textId="4263D04A" w:rsidR="00483933" w:rsidRPr="00FD3B96" w:rsidRDefault="00483933" w:rsidP="00483933">
      <w:pPr>
        <w:pStyle w:val="Standard"/>
        <w:widowControl/>
        <w:numPr>
          <w:ilvl w:val="0"/>
          <w:numId w:val="6"/>
        </w:numPr>
        <w:spacing w:line="440" w:lineRule="exact"/>
        <w:rPr>
          <w:rFonts w:eastAsia="標楷體"/>
        </w:rPr>
      </w:pPr>
      <w:r w:rsidRPr="00FD3B96">
        <w:rPr>
          <w:rFonts w:eastAsia="標楷體" w:hint="eastAsia"/>
        </w:rPr>
        <w:t>志工交流會於每月</w:t>
      </w:r>
      <w:r w:rsidRPr="00FD3B96">
        <w:rPr>
          <w:rFonts w:eastAsia="標楷體" w:hint="eastAsia"/>
        </w:rPr>
        <w:t>20</w:t>
      </w:r>
      <w:r w:rsidRPr="00FD3B96">
        <w:rPr>
          <w:rFonts w:eastAsia="標楷體" w:hint="eastAsia"/>
        </w:rPr>
        <w:t>日舉辦，請轉達給志工利用本會反映意見，</w:t>
      </w:r>
      <w:r w:rsidR="007C5797" w:rsidRPr="00FD3B96">
        <w:rPr>
          <w:rFonts w:eastAsia="標楷體" w:hint="eastAsia"/>
        </w:rPr>
        <w:t>本年</w:t>
      </w:r>
      <w:r w:rsidR="007C5797" w:rsidRPr="00FD3B96">
        <w:rPr>
          <w:rFonts w:eastAsia="標楷體" w:hint="eastAsia"/>
        </w:rPr>
        <w:t>2</w:t>
      </w:r>
      <w:r w:rsidR="007C5797" w:rsidRPr="00FD3B96">
        <w:rPr>
          <w:rFonts w:eastAsia="標楷體" w:hint="eastAsia"/>
        </w:rPr>
        <w:t>月</w:t>
      </w:r>
      <w:r w:rsidR="007C5797" w:rsidRPr="00FD3B96">
        <w:rPr>
          <w:rFonts w:eastAsia="標楷體" w:hint="eastAsia"/>
        </w:rPr>
        <w:t>20</w:t>
      </w:r>
      <w:r w:rsidR="007C5797" w:rsidRPr="00FD3B96">
        <w:rPr>
          <w:rFonts w:eastAsia="標楷體" w:hint="eastAsia"/>
        </w:rPr>
        <w:t>日為第</w:t>
      </w:r>
      <w:r w:rsidR="007C5797" w:rsidRPr="00FD3B96">
        <w:rPr>
          <w:rFonts w:eastAsia="標楷體" w:hint="eastAsia"/>
        </w:rPr>
        <w:t>1</w:t>
      </w:r>
      <w:r w:rsidR="007C5797" w:rsidRPr="00FD3B96">
        <w:rPr>
          <w:rFonts w:eastAsia="標楷體" w:hint="eastAsia"/>
        </w:rPr>
        <w:t>次</w:t>
      </w:r>
      <w:r w:rsidRPr="00FD3B96">
        <w:rPr>
          <w:rFonts w:eastAsia="標楷體" w:hint="eastAsia"/>
        </w:rPr>
        <w:t>由首長出席，</w:t>
      </w:r>
      <w:r w:rsidR="007C5797" w:rsidRPr="00FD3B96">
        <w:rPr>
          <w:rFonts w:eastAsia="標楷體" w:hint="eastAsia"/>
        </w:rPr>
        <w:t>第</w:t>
      </w:r>
      <w:r w:rsidR="007C5797" w:rsidRPr="00FD3B96">
        <w:rPr>
          <w:rFonts w:eastAsia="標楷體" w:hint="eastAsia"/>
        </w:rPr>
        <w:t>2</w:t>
      </w:r>
      <w:r w:rsidR="007C5797" w:rsidRPr="00FD3B96">
        <w:rPr>
          <w:rFonts w:eastAsia="標楷體" w:hint="eastAsia"/>
        </w:rPr>
        <w:t>次</w:t>
      </w:r>
      <w:r w:rsidRPr="00FD3B96">
        <w:rPr>
          <w:rFonts w:eastAsia="標楷體" w:hint="eastAsia"/>
        </w:rPr>
        <w:t>由副館長出席，後續</w:t>
      </w:r>
      <w:r w:rsidR="00A17E68" w:rsidRPr="00FD3B96">
        <w:rPr>
          <w:rFonts w:eastAsia="標楷體" w:hint="eastAsia"/>
        </w:rPr>
        <w:t>原則</w:t>
      </w:r>
      <w:r w:rsidRPr="00FD3B96">
        <w:rPr>
          <w:rFonts w:eastAsia="標楷體" w:hint="eastAsia"/>
        </w:rPr>
        <w:t>由公服組主任代表出席。</w:t>
      </w:r>
    </w:p>
    <w:p w14:paraId="6F221040" w14:textId="77777777" w:rsidR="00483933" w:rsidRPr="00FD3B96" w:rsidRDefault="00483933" w:rsidP="00483933">
      <w:pPr>
        <w:pStyle w:val="Standard"/>
        <w:widowControl/>
        <w:numPr>
          <w:ilvl w:val="0"/>
          <w:numId w:val="6"/>
        </w:numPr>
        <w:spacing w:line="440" w:lineRule="exact"/>
        <w:rPr>
          <w:rFonts w:eastAsia="標楷體"/>
        </w:rPr>
      </w:pPr>
      <w:r w:rsidRPr="00FD3B96">
        <w:rPr>
          <w:rFonts w:eastAsia="標楷體" w:hint="eastAsia"/>
        </w:rPr>
        <w:t>志工專長調查於</w:t>
      </w:r>
      <w:r w:rsidRPr="00FD3B96">
        <w:rPr>
          <w:rFonts w:eastAsia="標楷體" w:hint="eastAsia"/>
        </w:rPr>
        <w:t>3</w:t>
      </w:r>
      <w:r w:rsidRPr="00FD3B96">
        <w:rPr>
          <w:rFonts w:eastAsia="標楷體" w:hint="eastAsia"/>
        </w:rPr>
        <w:t>月底完成後，將調查結果提供予展廳召集人及相關同仁參考，結合展廳特色與志工專長，並思考與成人科學的關聯性，開設活動與課程，持續追蹤後續辦理情形。</w:t>
      </w:r>
    </w:p>
    <w:p w14:paraId="08D655A0" w14:textId="45597747" w:rsidR="00483933" w:rsidRPr="00FD3B96" w:rsidRDefault="00483933" w:rsidP="00483933">
      <w:pPr>
        <w:pStyle w:val="Standard"/>
        <w:widowControl/>
        <w:numPr>
          <w:ilvl w:val="0"/>
          <w:numId w:val="6"/>
        </w:numPr>
        <w:spacing w:line="440" w:lineRule="exact"/>
        <w:rPr>
          <w:rFonts w:eastAsia="標楷體"/>
        </w:rPr>
      </w:pPr>
      <w:r w:rsidRPr="00FD3B96">
        <w:rPr>
          <w:rFonts w:eastAsia="標楷體" w:hint="eastAsia"/>
        </w:rPr>
        <w:t>管考案第</w:t>
      </w:r>
      <w:r w:rsidRPr="00FD3B96">
        <w:rPr>
          <w:rFonts w:eastAsia="標楷體" w:hint="eastAsia"/>
        </w:rPr>
        <w:t>114-007</w:t>
      </w:r>
      <w:r w:rsidRPr="00FD3B96">
        <w:rPr>
          <w:rFonts w:eastAsia="標楷體" w:hint="eastAsia"/>
        </w:rPr>
        <w:t>【本館規費收費標準調整案】，未確認可於本年</w:t>
      </w:r>
      <w:r w:rsidRPr="00FD3B96">
        <w:rPr>
          <w:rFonts w:eastAsia="標楷體" w:hint="eastAsia"/>
        </w:rPr>
        <w:t>7</w:t>
      </w:r>
      <w:r w:rsidRPr="00FD3B96">
        <w:rPr>
          <w:rFonts w:eastAsia="標楷體" w:hint="eastAsia"/>
        </w:rPr>
        <w:t>月調漲前，勿於本館官網宣告，應配合行政院公報預告進行。請公服組向教育部釐清後續程序再行辦理，掌握時效。如</w:t>
      </w:r>
      <w:r w:rsidR="00A17E68" w:rsidRPr="00FD3B96">
        <w:rPr>
          <w:rFonts w:eastAsia="標楷體" w:hint="eastAsia"/>
        </w:rPr>
        <w:t>無法</w:t>
      </w:r>
      <w:r w:rsidRPr="00FD3B96">
        <w:rPr>
          <w:rFonts w:eastAsia="標楷體" w:hint="eastAsia"/>
        </w:rPr>
        <w:t>與國立科學自然博物館調漲時間一致，不必強求。</w:t>
      </w:r>
    </w:p>
    <w:p w14:paraId="219F7DAB" w14:textId="77777777" w:rsidR="00483933" w:rsidRPr="00FD3B96" w:rsidRDefault="00483933" w:rsidP="00483933">
      <w:pPr>
        <w:pStyle w:val="Standard"/>
        <w:widowControl/>
        <w:numPr>
          <w:ilvl w:val="0"/>
          <w:numId w:val="6"/>
        </w:numPr>
        <w:spacing w:line="440" w:lineRule="exact"/>
        <w:rPr>
          <w:rFonts w:eastAsia="標楷體"/>
        </w:rPr>
      </w:pPr>
      <w:r w:rsidRPr="00FD3B96">
        <w:rPr>
          <w:rFonts w:eastAsia="標楷體" w:hint="eastAsia"/>
        </w:rPr>
        <w:lastRenderedPageBreak/>
        <w:t>委外廠商</w:t>
      </w:r>
      <w:r w:rsidRPr="00FD3B96">
        <w:rPr>
          <w:rFonts w:eastAsia="標楷體" w:hint="eastAsia"/>
        </w:rPr>
        <w:t>(</w:t>
      </w:r>
      <w:r w:rsidRPr="00FD3B96">
        <w:rPr>
          <w:rFonts w:eastAsia="標楷體" w:hint="eastAsia"/>
        </w:rPr>
        <w:t>停車場</w:t>
      </w:r>
      <w:r w:rsidRPr="00FD3B96">
        <w:rPr>
          <w:rFonts w:eastAsia="標楷體"/>
        </w:rPr>
        <w:t>)</w:t>
      </w:r>
      <w:r w:rsidRPr="00FD3B96">
        <w:rPr>
          <w:rFonts w:eastAsia="標楷體" w:hint="eastAsia"/>
        </w:rPr>
        <w:t>之員工亦為本館門面之一，服務不佳會造成本館服務品質負面印象，應於定期評鑑會議中，就缺失部分列入下個月督導事項，請廠商限期提出改善策略並積極改進，列入績效考核。</w:t>
      </w:r>
    </w:p>
    <w:p w14:paraId="7EA4D8D7" w14:textId="3F0C8278" w:rsidR="00483933" w:rsidRPr="00FD3B96" w:rsidRDefault="00483933" w:rsidP="00483933">
      <w:pPr>
        <w:pStyle w:val="Standard"/>
        <w:widowControl/>
        <w:numPr>
          <w:ilvl w:val="0"/>
          <w:numId w:val="6"/>
        </w:numPr>
        <w:spacing w:line="440" w:lineRule="exact"/>
        <w:rPr>
          <w:rFonts w:eastAsia="標楷體"/>
        </w:rPr>
      </w:pPr>
      <w:r w:rsidRPr="00FD3B96">
        <w:rPr>
          <w:rFonts w:eastAsia="標楷體" w:hint="eastAsia"/>
        </w:rPr>
        <w:t>志工幹部會議中所提，兩張展廳票兌換一張電影票。未來做各種優惠時，務必考慮成本與效益問題，不</w:t>
      </w:r>
      <w:r w:rsidR="00A17E68" w:rsidRPr="00FD3B96">
        <w:rPr>
          <w:rFonts w:eastAsia="標楷體" w:hint="eastAsia"/>
        </w:rPr>
        <w:t>任意康</w:t>
      </w:r>
      <w:r w:rsidRPr="00FD3B96">
        <w:rPr>
          <w:rFonts w:eastAsia="標楷體" w:hint="eastAsia"/>
        </w:rPr>
        <w:t>館所之慨，越廉價的東西越不被珍惜。</w:t>
      </w:r>
    </w:p>
    <w:p w14:paraId="57CE861B" w14:textId="77777777" w:rsidR="00483933" w:rsidRPr="00FD3B96" w:rsidRDefault="00483933" w:rsidP="00483933">
      <w:pPr>
        <w:pStyle w:val="Standard"/>
        <w:widowControl/>
        <w:numPr>
          <w:ilvl w:val="0"/>
          <w:numId w:val="6"/>
        </w:numPr>
        <w:spacing w:line="440" w:lineRule="exact"/>
        <w:rPr>
          <w:rFonts w:eastAsia="標楷體"/>
        </w:rPr>
      </w:pPr>
      <w:r w:rsidRPr="00FD3B96">
        <w:rPr>
          <w:rFonts w:eastAsia="標楷體" w:hint="eastAsia"/>
        </w:rPr>
        <w:t>有關採購驗收</w:t>
      </w:r>
      <w:r w:rsidRPr="00FD3B96">
        <w:rPr>
          <w:rFonts w:eastAsia="標楷體" w:hint="eastAsia"/>
        </w:rPr>
        <w:t>SOP</w:t>
      </w:r>
      <w:r w:rsidRPr="00FD3B96">
        <w:rPr>
          <w:rFonts w:eastAsia="標楷體" w:hint="eastAsia"/>
        </w:rPr>
        <w:t>流程圖或其他相關流程圖，應持續追蹤，並請資訊小組同仁協助。</w:t>
      </w:r>
    </w:p>
    <w:p w14:paraId="28FB9FCA" w14:textId="77777777" w:rsidR="00483933" w:rsidRPr="00FD3B96" w:rsidRDefault="00483933" w:rsidP="00483933">
      <w:pPr>
        <w:pStyle w:val="Standard"/>
        <w:widowControl/>
        <w:numPr>
          <w:ilvl w:val="0"/>
          <w:numId w:val="6"/>
        </w:numPr>
        <w:spacing w:line="440" w:lineRule="exact"/>
        <w:rPr>
          <w:rFonts w:eastAsia="標楷體"/>
        </w:rPr>
      </w:pPr>
      <w:r w:rsidRPr="00FD3B96">
        <w:rPr>
          <w:rFonts w:eastAsia="標楷體" w:hint="eastAsia"/>
        </w:rPr>
        <w:t>秘書室執行教育部計畫附表中辦理情形，應詳細說明並標註日期。</w:t>
      </w:r>
    </w:p>
    <w:p w14:paraId="58AA7F39" w14:textId="55B0234D" w:rsidR="00483933" w:rsidRPr="00FD3B96" w:rsidRDefault="00483933" w:rsidP="00483933">
      <w:pPr>
        <w:pStyle w:val="Standard"/>
        <w:widowControl/>
        <w:numPr>
          <w:ilvl w:val="0"/>
          <w:numId w:val="6"/>
        </w:numPr>
        <w:spacing w:line="440" w:lineRule="exact"/>
        <w:rPr>
          <w:rFonts w:eastAsia="標楷體"/>
        </w:rPr>
      </w:pPr>
      <w:r w:rsidRPr="00FD3B96">
        <w:rPr>
          <w:rFonts w:eastAsia="標楷體" w:hint="eastAsia"/>
        </w:rPr>
        <w:t>今年度體驗設施部分僅剩</w:t>
      </w:r>
      <w:r w:rsidRPr="00FD3B96">
        <w:rPr>
          <w:rFonts w:eastAsia="標楷體" w:hint="eastAsia"/>
        </w:rPr>
        <w:t>7</w:t>
      </w:r>
      <w:r w:rsidRPr="00FD3B96">
        <w:rPr>
          <w:rFonts w:eastAsia="標楷體" w:hint="eastAsia"/>
        </w:rPr>
        <w:t>項，後續對收入的影響需適時的報告，項目減少但</w:t>
      </w:r>
      <w:r w:rsidR="00A17E68" w:rsidRPr="00FD3B96">
        <w:rPr>
          <w:rFonts w:eastAsia="標楷體" w:hint="eastAsia"/>
        </w:rPr>
        <w:t>期望</w:t>
      </w:r>
      <w:r w:rsidRPr="00FD3B96">
        <w:rPr>
          <w:rFonts w:eastAsia="標楷體" w:hint="eastAsia"/>
        </w:rPr>
        <w:t>盡量不影響收入，</w:t>
      </w:r>
      <w:r w:rsidR="00A17E68" w:rsidRPr="00FD3B96">
        <w:rPr>
          <w:rFonts w:eastAsia="標楷體" w:hint="eastAsia"/>
        </w:rPr>
        <w:t>請公服組能適時</w:t>
      </w:r>
      <w:r w:rsidRPr="00FD3B96">
        <w:rPr>
          <w:rFonts w:eastAsia="標楷體" w:hint="eastAsia"/>
        </w:rPr>
        <w:t>進行策略行銷提升績效。</w:t>
      </w:r>
    </w:p>
    <w:p w14:paraId="571E52E7" w14:textId="77777777" w:rsidR="0054489F" w:rsidRPr="00483933" w:rsidRDefault="0054489F" w:rsidP="0054489F">
      <w:pPr>
        <w:spacing w:line="360" w:lineRule="exact"/>
        <w:jc w:val="both"/>
        <w:rPr>
          <w:rFonts w:eastAsia="標楷體"/>
          <w:color w:val="0000FF"/>
        </w:rPr>
      </w:pPr>
    </w:p>
    <w:p w14:paraId="6041A444" w14:textId="77777777" w:rsidR="00483933" w:rsidRPr="008E39D1" w:rsidRDefault="00483933" w:rsidP="00483933">
      <w:pPr>
        <w:autoSpaceDE w:val="0"/>
        <w:autoSpaceDN w:val="0"/>
        <w:adjustRightInd w:val="0"/>
        <w:spacing w:line="360" w:lineRule="exact"/>
        <w:rPr>
          <w:rFonts w:eastAsia="標楷體"/>
          <w:b/>
          <w:kern w:val="0"/>
          <w:sz w:val="28"/>
        </w:rPr>
      </w:pPr>
      <w:bookmarkStart w:id="447" w:name="_Hlk180670507"/>
      <w:r w:rsidRPr="008E39D1">
        <w:rPr>
          <w:rFonts w:eastAsia="標楷體" w:hint="eastAsia"/>
          <w:b/>
          <w:kern w:val="0"/>
          <w:sz w:val="28"/>
        </w:rPr>
        <w:t>散會。</w:t>
      </w:r>
      <w:r>
        <w:rPr>
          <w:rFonts w:eastAsia="標楷體" w:hint="eastAsia"/>
          <w:b/>
          <w:kern w:val="0"/>
          <w:sz w:val="28"/>
        </w:rPr>
        <w:t>上</w:t>
      </w:r>
      <w:r w:rsidRPr="008E39D1">
        <w:rPr>
          <w:rFonts w:eastAsia="標楷體" w:hint="eastAsia"/>
          <w:b/>
          <w:kern w:val="0"/>
          <w:sz w:val="28"/>
        </w:rPr>
        <w:t>午</w:t>
      </w:r>
      <w:r w:rsidRPr="008E39D1">
        <w:rPr>
          <w:rFonts w:eastAsia="標楷體"/>
          <w:b/>
          <w:kern w:val="0"/>
          <w:sz w:val="28"/>
        </w:rPr>
        <w:t>1</w:t>
      </w:r>
      <w:r>
        <w:rPr>
          <w:rFonts w:eastAsia="標楷體" w:hint="eastAsia"/>
          <w:b/>
          <w:kern w:val="0"/>
          <w:sz w:val="28"/>
        </w:rPr>
        <w:t>1</w:t>
      </w:r>
      <w:r w:rsidRPr="008E39D1">
        <w:rPr>
          <w:rFonts w:eastAsia="標楷體" w:hint="eastAsia"/>
          <w:b/>
          <w:kern w:val="0"/>
          <w:sz w:val="28"/>
        </w:rPr>
        <w:t>時</w:t>
      </w:r>
      <w:r>
        <w:rPr>
          <w:rFonts w:eastAsia="標楷體" w:hint="eastAsia"/>
          <w:b/>
          <w:kern w:val="0"/>
          <w:sz w:val="28"/>
        </w:rPr>
        <w:t>47</w:t>
      </w:r>
      <w:r w:rsidRPr="008E39D1">
        <w:rPr>
          <w:rFonts w:eastAsia="標楷體" w:hint="eastAsia"/>
          <w:b/>
          <w:kern w:val="0"/>
          <w:sz w:val="28"/>
        </w:rPr>
        <w:t>分。</w:t>
      </w:r>
    </w:p>
    <w:bookmarkEnd w:id="447"/>
    <w:p w14:paraId="415F50D1" w14:textId="77777777" w:rsidR="0054489F" w:rsidRPr="00CC2AC8" w:rsidRDefault="0054489F" w:rsidP="0054489F">
      <w:pPr>
        <w:spacing w:line="360" w:lineRule="exact"/>
        <w:jc w:val="both"/>
        <w:rPr>
          <w:rFonts w:eastAsia="標楷體"/>
          <w:color w:val="0000FF"/>
        </w:rPr>
      </w:pPr>
    </w:p>
    <w:p w14:paraId="00AC4728" w14:textId="77777777" w:rsidR="0054489F" w:rsidRDefault="0054489F" w:rsidP="0054489F">
      <w:pPr>
        <w:widowControl/>
        <w:suppressAutoHyphens/>
        <w:spacing w:line="360" w:lineRule="exact"/>
        <w:ind w:left="960" w:hangingChars="400" w:hanging="960"/>
        <w:rPr>
          <w:rStyle w:val="a8"/>
          <w:rFonts w:ascii="標楷體" w:eastAsia="標楷體" w:hAnsi="標楷體"/>
          <w:b w:val="0"/>
          <w:szCs w:val="24"/>
        </w:rPr>
      </w:pPr>
    </w:p>
    <w:p w14:paraId="6C328C37" w14:textId="77777777" w:rsidR="00CC40E6" w:rsidRDefault="00CC40E6">
      <w:pPr>
        <w:widowControl/>
        <w:rPr>
          <w:rFonts w:eastAsia="標楷體"/>
          <w:color w:val="0000FF"/>
        </w:rPr>
      </w:pPr>
      <w:r>
        <w:rPr>
          <w:rFonts w:eastAsia="標楷體"/>
          <w:color w:val="0000FF"/>
        </w:rPr>
        <w:br w:type="page"/>
      </w:r>
    </w:p>
    <w:p w14:paraId="7D8EC54A" w14:textId="7A11F99E" w:rsidR="00CC40E6" w:rsidRDefault="00FA205A" w:rsidP="00FA205A">
      <w:pPr>
        <w:spacing w:line="360" w:lineRule="exact"/>
        <w:jc w:val="both"/>
        <w:rPr>
          <w:rFonts w:ascii="標楷體" w:eastAsia="標楷體" w:hAnsi="標楷體" w:cs="新細明體"/>
          <w:bCs/>
          <w:color w:val="0000FF"/>
          <w:kern w:val="0"/>
          <w:sz w:val="28"/>
          <w:szCs w:val="28"/>
        </w:rPr>
      </w:pPr>
      <w:r>
        <w:rPr>
          <w:rFonts w:eastAsia="標楷體"/>
          <w:b/>
          <w:bCs/>
          <w:noProof/>
          <w:color w:val="0000FF"/>
          <w:bdr w:val="single" w:sz="4" w:space="0" w:color="auto"/>
        </w:rPr>
        <w:lastRenderedPageBreak/>
        <w:drawing>
          <wp:anchor distT="0" distB="0" distL="114300" distR="114300" simplePos="0" relativeHeight="251658241" behindDoc="0" locked="0" layoutInCell="1" allowOverlap="1" wp14:anchorId="49DD87CF" wp14:editId="5157B7B2">
            <wp:simplePos x="0" y="0"/>
            <wp:positionH relativeFrom="margin">
              <wp:posOffset>160655</wp:posOffset>
            </wp:positionH>
            <wp:positionV relativeFrom="paragraph">
              <wp:posOffset>348615</wp:posOffset>
            </wp:positionV>
            <wp:extent cx="6545580" cy="9259570"/>
            <wp:effectExtent l="0" t="0" r="7620" b="0"/>
            <wp:wrapThrough wrapText="bothSides">
              <wp:wrapPolygon edited="0">
                <wp:start x="0" y="0"/>
                <wp:lineTo x="0" y="21553"/>
                <wp:lineTo x="21562" y="21553"/>
                <wp:lineTo x="21562" y="0"/>
                <wp:lineTo x="0" y="0"/>
              </wp:wrapPolygon>
            </wp:wrapThrough>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7">
                      <a:extLst>
                        <a:ext uri="{28A0092B-C50C-407E-A947-70E740481C1C}">
                          <a14:useLocalDpi xmlns:a14="http://schemas.microsoft.com/office/drawing/2010/main" val="0"/>
                        </a:ext>
                      </a:extLst>
                    </a:blip>
                    <a:stretch>
                      <a:fillRect/>
                    </a:stretch>
                  </pic:blipFill>
                  <pic:spPr>
                    <a:xfrm>
                      <a:off x="0" y="0"/>
                      <a:ext cx="6545580" cy="9259570"/>
                    </a:xfrm>
                    <a:prstGeom prst="rect">
                      <a:avLst/>
                    </a:prstGeom>
                  </pic:spPr>
                </pic:pic>
              </a:graphicData>
            </a:graphic>
            <wp14:sizeRelH relativeFrom="margin">
              <wp14:pctWidth>0</wp14:pctWidth>
            </wp14:sizeRelH>
            <wp14:sizeRelV relativeFrom="margin">
              <wp14:pctHeight>0</wp14:pctHeight>
            </wp14:sizeRelV>
          </wp:anchor>
        </w:drawing>
      </w:r>
      <w:r w:rsidR="0054489F" w:rsidRPr="00D72CBB">
        <w:rPr>
          <w:rFonts w:eastAsia="標楷體" w:hint="eastAsia"/>
          <w:b/>
          <w:bCs/>
          <w:bdr w:val="single" w:sz="4" w:space="0" w:color="auto"/>
        </w:rPr>
        <w:t>提案討論　案由一附件</w:t>
      </w:r>
    </w:p>
    <w:p w14:paraId="171385CD" w14:textId="0CAF0BA5" w:rsidR="000D2FFA" w:rsidRDefault="00FA205A">
      <w:pPr>
        <w:widowControl/>
        <w:rPr>
          <w:rFonts w:ascii="標楷體" w:eastAsia="標楷體" w:hAnsi="標楷體" w:cs="新細明體"/>
          <w:bCs/>
          <w:color w:val="0000FF"/>
          <w:kern w:val="0"/>
          <w:sz w:val="28"/>
          <w:szCs w:val="28"/>
        </w:rPr>
      </w:pPr>
      <w:r>
        <w:rPr>
          <w:rFonts w:ascii="標楷體" w:eastAsia="標楷體" w:hAnsi="標楷體" w:cs="新細明體"/>
          <w:bCs/>
          <w:color w:val="0000FF"/>
          <w:kern w:val="0"/>
          <w:sz w:val="28"/>
          <w:szCs w:val="28"/>
        </w:rPr>
        <w:br w:type="page"/>
      </w:r>
      <w:r w:rsidR="000D2FFA">
        <w:rPr>
          <w:rFonts w:ascii="標楷體" w:eastAsia="標楷體" w:hAnsi="標楷體" w:cs="新細明體" w:hint="eastAsia"/>
          <w:bCs/>
          <w:noProof/>
          <w:color w:val="0000FF"/>
          <w:kern w:val="0"/>
          <w:sz w:val="28"/>
          <w:szCs w:val="28"/>
        </w:rPr>
        <w:lastRenderedPageBreak/>
        <w:drawing>
          <wp:anchor distT="0" distB="0" distL="114300" distR="114300" simplePos="0" relativeHeight="251658242" behindDoc="0" locked="0" layoutInCell="1" allowOverlap="1" wp14:anchorId="7CC430B6" wp14:editId="077A70F9">
            <wp:simplePos x="0" y="0"/>
            <wp:positionH relativeFrom="column">
              <wp:posOffset>229235</wp:posOffset>
            </wp:positionH>
            <wp:positionV relativeFrom="paragraph">
              <wp:posOffset>441325</wp:posOffset>
            </wp:positionV>
            <wp:extent cx="6479540" cy="9166860"/>
            <wp:effectExtent l="0" t="0" r="0" b="0"/>
            <wp:wrapThrough wrapText="bothSides">
              <wp:wrapPolygon edited="0">
                <wp:start x="0" y="0"/>
                <wp:lineTo x="0" y="21546"/>
                <wp:lineTo x="21528" y="21546"/>
                <wp:lineTo x="21528" y="0"/>
                <wp:lineTo x="0" y="0"/>
              </wp:wrapPolygon>
            </wp:wrapThrough>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8">
                      <a:extLst>
                        <a:ext uri="{28A0092B-C50C-407E-A947-70E740481C1C}">
                          <a14:useLocalDpi xmlns:a14="http://schemas.microsoft.com/office/drawing/2010/main" val="0"/>
                        </a:ext>
                      </a:extLst>
                    </a:blip>
                    <a:stretch>
                      <a:fillRect/>
                    </a:stretch>
                  </pic:blipFill>
                  <pic:spPr>
                    <a:xfrm>
                      <a:off x="0" y="0"/>
                      <a:ext cx="6479540" cy="9166860"/>
                    </a:xfrm>
                    <a:prstGeom prst="rect">
                      <a:avLst/>
                    </a:prstGeom>
                  </pic:spPr>
                </pic:pic>
              </a:graphicData>
            </a:graphic>
          </wp:anchor>
        </w:drawing>
      </w:r>
      <w:r w:rsidR="000D2FFA">
        <w:rPr>
          <w:rFonts w:ascii="標楷體" w:eastAsia="標楷體" w:hAnsi="標楷體" w:cs="新細明體"/>
          <w:bCs/>
          <w:color w:val="0000FF"/>
          <w:kern w:val="0"/>
          <w:sz w:val="28"/>
          <w:szCs w:val="28"/>
        </w:rPr>
        <w:br w:type="page"/>
      </w:r>
    </w:p>
    <w:p w14:paraId="7E652E86" w14:textId="325E6932" w:rsidR="00FA205A" w:rsidRDefault="00FA205A" w:rsidP="00FA205A">
      <w:pPr>
        <w:widowControl/>
        <w:rPr>
          <w:rFonts w:ascii="標楷體" w:eastAsia="標楷體" w:hAnsi="標楷體" w:cs="新細明體"/>
          <w:bCs/>
          <w:color w:val="0000FF"/>
          <w:kern w:val="0"/>
          <w:sz w:val="28"/>
          <w:szCs w:val="28"/>
        </w:rPr>
      </w:pPr>
    </w:p>
    <w:p w14:paraId="6AF67C1A" w14:textId="40D5E889" w:rsidR="000D2FFA" w:rsidRPr="00CC40E6" w:rsidRDefault="000D2FFA" w:rsidP="00FA205A">
      <w:pPr>
        <w:widowControl/>
        <w:rPr>
          <w:rFonts w:ascii="標楷體" w:eastAsia="標楷體" w:hAnsi="標楷體" w:cs="新細明體"/>
          <w:bCs/>
          <w:color w:val="0000FF"/>
          <w:kern w:val="0"/>
          <w:sz w:val="28"/>
          <w:szCs w:val="28"/>
        </w:rPr>
      </w:pPr>
      <w:r>
        <w:rPr>
          <w:rFonts w:ascii="標楷體" w:eastAsia="標楷體" w:hAnsi="標楷體" w:cs="新細明體" w:hint="eastAsia"/>
          <w:bCs/>
          <w:noProof/>
          <w:color w:val="0000FF"/>
          <w:kern w:val="0"/>
          <w:sz w:val="28"/>
          <w:szCs w:val="28"/>
        </w:rPr>
        <w:drawing>
          <wp:inline distT="0" distB="0" distL="0" distR="0" wp14:anchorId="69469A19" wp14:editId="09EF91AE">
            <wp:extent cx="6479540" cy="916686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9">
                      <a:extLst>
                        <a:ext uri="{28A0092B-C50C-407E-A947-70E740481C1C}">
                          <a14:useLocalDpi xmlns:a14="http://schemas.microsoft.com/office/drawing/2010/main" val="0"/>
                        </a:ext>
                      </a:extLst>
                    </a:blip>
                    <a:stretch>
                      <a:fillRect/>
                    </a:stretch>
                  </pic:blipFill>
                  <pic:spPr>
                    <a:xfrm>
                      <a:off x="0" y="0"/>
                      <a:ext cx="6479540" cy="9166860"/>
                    </a:xfrm>
                    <a:prstGeom prst="rect">
                      <a:avLst/>
                    </a:prstGeom>
                  </pic:spPr>
                </pic:pic>
              </a:graphicData>
            </a:graphic>
          </wp:inline>
        </w:drawing>
      </w:r>
    </w:p>
    <w:sectPr w:rsidR="000D2FFA" w:rsidRPr="00CC40E6" w:rsidSect="00E42D38">
      <w:footerReference w:type="default" r:id="rId20"/>
      <w:pgSz w:w="11906" w:h="16838"/>
      <w:pgMar w:top="851" w:right="851" w:bottom="851" w:left="851" w:header="851" w:footer="204"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F7AFFE" w14:textId="77777777" w:rsidR="00B2560D" w:rsidRDefault="00B2560D">
      <w:r>
        <w:separator/>
      </w:r>
    </w:p>
  </w:endnote>
  <w:endnote w:type="continuationSeparator" w:id="0">
    <w:p w14:paraId="1C4E265A" w14:textId="77777777" w:rsidR="00B2560D" w:rsidRDefault="00B2560D">
      <w:r>
        <w:continuationSeparator/>
      </w:r>
    </w:p>
  </w:endnote>
  <w:endnote w:type="continuationNotice" w:id="1">
    <w:p w14:paraId="1B79F729" w14:textId="77777777" w:rsidR="00B2560D" w:rsidRDefault="00B256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標楷體">
    <w:altName w:val="微軟正黑體"/>
    <w:panose1 w:val="020B0604020202020204"/>
    <w:charset w:val="88"/>
    <w:family w:val="script"/>
    <w:pitch w:val="fixed"/>
    <w:sig w:usb0="00000003" w:usb1="080E0000" w:usb2="00000016" w:usb3="00000000" w:csb0="00100001" w:csb1="00000000"/>
  </w:font>
  <w:font w:name="Wingdings">
    <w:panose1 w:val="05000000000000000000"/>
    <w:charset w:val="00"/>
    <w:family w:val="decorative"/>
    <w:pitch w:val="variable"/>
    <w:sig w:usb0="00000003" w:usb1="00000000" w:usb2="00000000" w:usb3="00000000" w:csb0="80000001" w:csb1="00000000"/>
  </w:font>
  <w:font w:name="微軟正黑體">
    <w:altName w:val="Microsoft JhengHei"/>
    <w:panose1 w:val="020B0604030504040204"/>
    <w:charset w:val="88"/>
    <w:family w:val="swiss"/>
    <w:pitch w:val="variable"/>
    <w:sig w:usb0="00000087" w:usb1="288F40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ヒラギノ角ゴ Pro W3">
    <w:panose1 w:val="020B0604020202020204"/>
    <w:charset w:val="80"/>
    <w:family w:val="auto"/>
    <w:pitch w:val="variable"/>
    <w:sig w:usb0="00000000" w:usb1="7AC7FFFF" w:usb2="00000012" w:usb3="00000000" w:csb0="0002000D" w:csb1="00000000"/>
  </w:font>
  <w:font w:name="Helvetica">
    <w:panose1 w:val="00000000000000000000"/>
    <w:charset w:val="00"/>
    <w:family w:val="auto"/>
    <w:pitch w:val="variable"/>
    <w:sig w:usb0="E00002FF" w:usb1="5000785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華康儷楷書">
    <w:panose1 w:val="020B0604020202020204"/>
    <w:charset w:val="88"/>
    <w:family w:val="script"/>
    <w:pitch w:val="fixed"/>
    <w:sig w:usb0="80000001" w:usb1="28091800" w:usb2="00000016" w:usb3="00000000" w:csb0="00100000" w:csb1="00000000"/>
  </w:font>
  <w:font w:name="sөũ">
    <w:altName w:val="Times New Roman"/>
    <w:panose1 w:val="020B0604020202020204"/>
    <w:charset w:val="00"/>
    <w:family w:val="roman"/>
    <w:notTrueType/>
    <w:pitch w:val="default"/>
  </w:font>
  <w:font w:name="зũ">
    <w:altName w:val="新細明體"/>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AR Heiti Medium B5">
    <w:altName w:val="微軟正黑體"/>
    <w:panose1 w:val="020B0604020202020204"/>
    <w:charset w:val="88"/>
    <w:family w:val="modern"/>
    <w:pitch w:val="variable"/>
    <w:sig w:usb0="00000001" w:usb1="08080000" w:usb2="00000010" w:usb3="00000000" w:csb0="00100000"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華康楷書體W5">
    <w:panose1 w:val="020B0604020202020204"/>
    <w:charset w:val="88"/>
    <w:family w:val="script"/>
    <w:pitch w:val="fixed"/>
    <w:sig w:usb0="80000001" w:usb1="28091800" w:usb2="00000016" w:usb3="00000000" w:csb0="00100000" w:csb1="00000000"/>
  </w:font>
  <w:font w:name="Arial Unicode MS">
    <w:panose1 w:val="020B0604020202020204"/>
    <w:charset w:val="80"/>
    <w:family w:val="swiss"/>
    <w:pitch w:val="variable"/>
    <w:sig w:usb0="F7FFAFFF" w:usb1="E9DFFFFF" w:usb2="0000003F" w:usb3="00000000" w:csb0="003F01FF" w:csb1="00000000"/>
  </w:font>
  <w:font w:name="全真楷書">
    <w:altName w:val="細明體"/>
    <w:panose1 w:val="020B0604020202020204"/>
    <w:charset w:val="88"/>
    <w:family w:val="modern"/>
    <w:pitch w:val="fixed"/>
    <w:sig w:usb0="00000001" w:usb1="08080000" w:usb2="00000010" w:usb3="00000000" w:csb0="00100000" w:csb1="00000000"/>
  </w:font>
  <w:font w:name="Garamond">
    <w:panose1 w:val="02020404030301010803"/>
    <w:charset w:val="00"/>
    <w:family w:val="roman"/>
    <w:pitch w:val="variable"/>
    <w:sig w:usb0="00000287" w:usb1="00000002" w:usb2="00000000" w:usb3="00000000" w:csb0="0000009F" w:csb1="00000000"/>
  </w:font>
  <w:font w:name="sө">
    <w:altName w:val="Times New Roman"/>
    <w:panose1 w:val="020B0604020202020204"/>
    <w:charset w:val="00"/>
    <w:family w:val="roman"/>
    <w:notTrueType/>
    <w:pitch w:val="default"/>
  </w:font>
  <w:font w:name="DF Kai Shu">
    <w:panose1 w:val="020B0604020202020204"/>
    <w:charset w:val="00"/>
    <w:family w:val="roman"/>
    <w:notTrueType/>
    <w:pitch w:val="default"/>
    <w:sig w:usb0="00000003" w:usb1="00000000" w:usb2="00000000" w:usb3="00000000" w:csb0="00000001" w:csb1="00000000"/>
  </w:font>
  <w:font w:name="新細明體, PMingLiU">
    <w:altName w:val="Times New Roman"/>
    <w:panose1 w:val="020B0604020202020204"/>
    <w:charset w:val="00"/>
    <w:family w:val="auto"/>
    <w:pitch w:val="variable"/>
  </w:font>
  <w:font w:name="CIDFont+F1">
    <w:altName w:val="微軟正黑體"/>
    <w:panose1 w:val="020B0604020202020204"/>
    <w:charset w:val="88"/>
    <w:family w:val="auto"/>
    <w:notTrueType/>
    <w:pitch w:val="default"/>
    <w:sig w:usb0="00000001" w:usb1="08080000" w:usb2="00000010" w:usb3="00000000" w:csb0="00100000" w:csb1="00000000"/>
  </w:font>
  <w:font w:name="Segoe UI Symbol">
    <w:panose1 w:val="020B0502040204020203"/>
    <w:charset w:val="00"/>
    <w:family w:val="swiss"/>
    <w:pitch w:val="variable"/>
    <w:sig w:usb0="800001E3" w:usb1="1200FFEF" w:usb2="00040000" w:usb3="00000000" w:csb0="00000001" w:csb1="00000000"/>
  </w:font>
  <w:font w:name="KaiTi">
    <w:panose1 w:val="02010609060101010101"/>
    <w:charset w:val="86"/>
    <w:family w:val="modern"/>
    <w:pitch w:val="fixed"/>
    <w:sig w:usb0="800002BF" w:usb1="38CF7CFA" w:usb2="00000016" w:usb3="00000000" w:csb0="00040001" w:csb1="00000000"/>
  </w:font>
  <w:font w:name="標楷體-WinCharSetFFFF-H">
    <w:altName w:val="Arial Unicode MS"/>
    <w:panose1 w:val="020B0604020202020204"/>
    <w:charset w:val="88"/>
    <w:family w:val="auto"/>
    <w:notTrueType/>
    <w:pitch w:val="default"/>
    <w:sig w:usb0="00000001" w:usb1="08080000" w:usb2="00000010" w:usb3="00000000" w:csb0="00100000" w:csb1="00000000"/>
  </w:font>
  <w:font w:name="夹发砰-WinCharSetFFFF-H">
    <w:altName w:val="Arial Unicode MS"/>
    <w:panose1 w:val="020B0604020202020204"/>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48EB8F" w14:textId="77777777" w:rsidR="00C805C9" w:rsidRDefault="00C805C9">
    <w:pPr>
      <w:pStyle w:val="a5"/>
      <w:jc w:val="center"/>
    </w:pPr>
    <w:r>
      <w:fldChar w:fldCharType="begin"/>
    </w:r>
    <w:r>
      <w:instrText xml:space="preserve"> PAGE   \* MERGEFORMAT </w:instrText>
    </w:r>
    <w:r>
      <w:fldChar w:fldCharType="separate"/>
    </w:r>
    <w:r w:rsidR="00DB71BA" w:rsidRPr="00DB71BA">
      <w:rPr>
        <w:noProof/>
        <w:lang w:val="zh-TW"/>
      </w:rPr>
      <w:t>15</w:t>
    </w:r>
    <w:r>
      <w:rPr>
        <w:noProof/>
        <w:lang w:val="zh-TW"/>
      </w:rPr>
      <w:fldChar w:fldCharType="end"/>
    </w:r>
  </w:p>
  <w:p w14:paraId="4B81A01F" w14:textId="77777777" w:rsidR="00C805C9" w:rsidRDefault="00C805C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91341D" w14:textId="77777777" w:rsidR="00B2560D" w:rsidRDefault="00B2560D">
      <w:r>
        <w:separator/>
      </w:r>
    </w:p>
  </w:footnote>
  <w:footnote w:type="continuationSeparator" w:id="0">
    <w:p w14:paraId="298217B9" w14:textId="77777777" w:rsidR="00B2560D" w:rsidRDefault="00B2560D">
      <w:r>
        <w:continuationSeparator/>
      </w:r>
    </w:p>
  </w:footnote>
  <w:footnote w:type="continuationNotice" w:id="1">
    <w:p w14:paraId="48C01F69" w14:textId="77777777" w:rsidR="00B2560D" w:rsidRDefault="00B2560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37FCD"/>
    <w:multiLevelType w:val="hybridMultilevel"/>
    <w:tmpl w:val="99DC2012"/>
    <w:lvl w:ilvl="0" w:tplc="FFFFFFFF">
      <w:start w:val="1"/>
      <w:numFmt w:val="decimal"/>
      <w:lvlText w:val="%1."/>
      <w:lvlJc w:val="left"/>
      <w:pPr>
        <w:ind w:left="1494" w:hanging="360"/>
      </w:pPr>
    </w:lvl>
    <w:lvl w:ilvl="1" w:tplc="FFFFFFFF">
      <w:start w:val="1"/>
      <w:numFmt w:val="ideographTraditional"/>
      <w:lvlText w:val="%2、"/>
      <w:lvlJc w:val="left"/>
      <w:pPr>
        <w:ind w:left="2094" w:hanging="480"/>
      </w:pPr>
    </w:lvl>
    <w:lvl w:ilvl="2" w:tplc="FFFFFFFF">
      <w:start w:val="1"/>
      <w:numFmt w:val="lowerRoman"/>
      <w:lvlText w:val="%3."/>
      <w:lvlJc w:val="right"/>
      <w:pPr>
        <w:ind w:left="2574" w:hanging="480"/>
      </w:pPr>
    </w:lvl>
    <w:lvl w:ilvl="3" w:tplc="FFFFFFFF">
      <w:start w:val="1"/>
      <w:numFmt w:val="decimal"/>
      <w:lvlText w:val="%4."/>
      <w:lvlJc w:val="left"/>
      <w:pPr>
        <w:ind w:left="3054" w:hanging="480"/>
      </w:pPr>
    </w:lvl>
    <w:lvl w:ilvl="4" w:tplc="FFFFFFFF">
      <w:start w:val="1"/>
      <w:numFmt w:val="ideographTraditional"/>
      <w:lvlText w:val="%5、"/>
      <w:lvlJc w:val="left"/>
      <w:pPr>
        <w:ind w:left="3534" w:hanging="480"/>
      </w:pPr>
    </w:lvl>
    <w:lvl w:ilvl="5" w:tplc="FFFFFFFF">
      <w:start w:val="1"/>
      <w:numFmt w:val="lowerRoman"/>
      <w:lvlText w:val="%6."/>
      <w:lvlJc w:val="right"/>
      <w:pPr>
        <w:ind w:left="4014" w:hanging="480"/>
      </w:pPr>
    </w:lvl>
    <w:lvl w:ilvl="6" w:tplc="FFFFFFFF">
      <w:start w:val="1"/>
      <w:numFmt w:val="decimal"/>
      <w:lvlText w:val="%7."/>
      <w:lvlJc w:val="left"/>
      <w:pPr>
        <w:ind w:left="4494" w:hanging="480"/>
      </w:pPr>
    </w:lvl>
    <w:lvl w:ilvl="7" w:tplc="FFFFFFFF">
      <w:start w:val="1"/>
      <w:numFmt w:val="ideographTraditional"/>
      <w:lvlText w:val="%8、"/>
      <w:lvlJc w:val="left"/>
      <w:pPr>
        <w:ind w:left="4974" w:hanging="480"/>
      </w:pPr>
    </w:lvl>
    <w:lvl w:ilvl="8" w:tplc="FFFFFFFF">
      <w:start w:val="1"/>
      <w:numFmt w:val="lowerRoman"/>
      <w:lvlText w:val="%9."/>
      <w:lvlJc w:val="right"/>
      <w:pPr>
        <w:ind w:left="5454" w:hanging="480"/>
      </w:pPr>
    </w:lvl>
  </w:abstractNum>
  <w:abstractNum w:abstractNumId="1" w15:restartNumberingAfterBreak="0">
    <w:nsid w:val="02785BF4"/>
    <w:multiLevelType w:val="hybridMultilevel"/>
    <w:tmpl w:val="EDAA477C"/>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4E153B1"/>
    <w:multiLevelType w:val="hybridMultilevel"/>
    <w:tmpl w:val="F210CF90"/>
    <w:lvl w:ilvl="0" w:tplc="9688884E">
      <w:start w:val="1"/>
      <w:numFmt w:val="taiwaneseCountingThousand"/>
      <w:lvlText w:val="%1、"/>
      <w:lvlJc w:val="left"/>
      <w:pPr>
        <w:ind w:left="480" w:hanging="480"/>
      </w:pPr>
      <w:rPr>
        <w:rFonts w:hint="default"/>
        <w:lang w:val="en-US"/>
      </w:rPr>
    </w:lvl>
    <w:lvl w:ilvl="1" w:tplc="250CC810">
      <w:start w:val="1"/>
      <w:numFmt w:val="taiwaneseCountingThousand"/>
      <w:lvlText w:val="(%2)"/>
      <w:lvlJc w:val="left"/>
      <w:pPr>
        <w:ind w:left="960" w:hanging="480"/>
      </w:pPr>
      <w:rPr>
        <w:rFonts w:hint="default"/>
        <w:b w:val="0"/>
        <w:bCs w:val="0"/>
        <w:color w:val="auto"/>
      </w:rPr>
    </w:lvl>
    <w:lvl w:ilvl="2" w:tplc="D8165A5C">
      <w:start w:val="1"/>
      <w:numFmt w:val="decimal"/>
      <w:lvlText w:val="%3."/>
      <w:lvlJc w:val="left"/>
      <w:pPr>
        <w:ind w:left="1440" w:hanging="480"/>
      </w:pPr>
      <w:rPr>
        <w:color w:val="auto"/>
      </w:rPr>
    </w:lvl>
    <w:lvl w:ilvl="3" w:tplc="01E069B0">
      <w:start w:val="1"/>
      <w:numFmt w:val="decimal"/>
      <w:lvlText w:val="(%4)"/>
      <w:lvlJc w:val="left"/>
      <w:pPr>
        <w:ind w:left="1920" w:hanging="480"/>
      </w:pPr>
      <w:rPr>
        <w:rFonts w:hint="eastAsia"/>
      </w:r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5BD5B91"/>
    <w:multiLevelType w:val="hybridMultilevel"/>
    <w:tmpl w:val="0D7236D6"/>
    <w:lvl w:ilvl="0" w:tplc="0409000F">
      <w:start w:val="1"/>
      <w:numFmt w:val="decimal"/>
      <w:lvlText w:val="%1."/>
      <w:lvlJc w:val="left"/>
      <w:pPr>
        <w:ind w:left="1440" w:hanging="360"/>
      </w:pPr>
    </w:lvl>
    <w:lvl w:ilvl="1" w:tplc="04090019">
      <w:start w:val="1"/>
      <w:numFmt w:val="ideographTraditional"/>
      <w:lvlText w:val="%2、"/>
      <w:lvlJc w:val="left"/>
      <w:pPr>
        <w:ind w:left="2040" w:hanging="480"/>
      </w:pPr>
    </w:lvl>
    <w:lvl w:ilvl="2" w:tplc="0409001B">
      <w:start w:val="1"/>
      <w:numFmt w:val="lowerRoman"/>
      <w:lvlText w:val="%3."/>
      <w:lvlJc w:val="right"/>
      <w:pPr>
        <w:ind w:left="2520" w:hanging="480"/>
      </w:pPr>
    </w:lvl>
    <w:lvl w:ilvl="3" w:tplc="0409000F">
      <w:start w:val="1"/>
      <w:numFmt w:val="decimal"/>
      <w:lvlText w:val="%4."/>
      <w:lvlJc w:val="left"/>
      <w:pPr>
        <w:ind w:left="3000" w:hanging="480"/>
      </w:pPr>
    </w:lvl>
    <w:lvl w:ilvl="4" w:tplc="04090019">
      <w:start w:val="1"/>
      <w:numFmt w:val="ideographTraditional"/>
      <w:lvlText w:val="%5、"/>
      <w:lvlJc w:val="left"/>
      <w:pPr>
        <w:ind w:left="3480" w:hanging="480"/>
      </w:pPr>
    </w:lvl>
    <w:lvl w:ilvl="5" w:tplc="0409001B">
      <w:start w:val="1"/>
      <w:numFmt w:val="lowerRoman"/>
      <w:lvlText w:val="%6."/>
      <w:lvlJc w:val="right"/>
      <w:pPr>
        <w:ind w:left="3960" w:hanging="480"/>
      </w:pPr>
    </w:lvl>
    <w:lvl w:ilvl="6" w:tplc="0409000F">
      <w:start w:val="1"/>
      <w:numFmt w:val="decimal"/>
      <w:lvlText w:val="%7."/>
      <w:lvlJc w:val="left"/>
      <w:pPr>
        <w:ind w:left="4440" w:hanging="480"/>
      </w:pPr>
    </w:lvl>
    <w:lvl w:ilvl="7" w:tplc="04090019">
      <w:start w:val="1"/>
      <w:numFmt w:val="ideographTraditional"/>
      <w:lvlText w:val="%8、"/>
      <w:lvlJc w:val="left"/>
      <w:pPr>
        <w:ind w:left="4920" w:hanging="480"/>
      </w:pPr>
    </w:lvl>
    <w:lvl w:ilvl="8" w:tplc="0409001B">
      <w:start w:val="1"/>
      <w:numFmt w:val="lowerRoman"/>
      <w:lvlText w:val="%9."/>
      <w:lvlJc w:val="right"/>
      <w:pPr>
        <w:ind w:left="5400" w:hanging="480"/>
      </w:pPr>
    </w:lvl>
  </w:abstractNum>
  <w:abstractNum w:abstractNumId="4" w15:restartNumberingAfterBreak="0">
    <w:nsid w:val="09D736E9"/>
    <w:multiLevelType w:val="multilevel"/>
    <w:tmpl w:val="A5B21778"/>
    <w:styleLink w:val="1"/>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ascii="標楷體" w:eastAsia="標楷體" w:hAnsi="標楷體" w:hint="eastAsia"/>
        <w:b w:val="0"/>
        <w:color w:val="auto"/>
        <w:sz w:val="24"/>
        <w:szCs w:val="24"/>
      </w:rPr>
    </w:lvl>
    <w:lvl w:ilvl="2">
      <w:start w:val="1"/>
      <w:numFmt w:val="decimal"/>
      <w:lvlText w:val="%1.%2.%3"/>
      <w:lvlJc w:val="left"/>
      <w:pPr>
        <w:tabs>
          <w:tab w:val="num" w:pos="1571"/>
        </w:tabs>
        <w:ind w:left="1418" w:hanging="567"/>
      </w:pPr>
      <w:rPr>
        <w:rFonts w:ascii="標楷體" w:eastAsia="標楷體" w:hAnsi="標楷體" w:hint="eastAsia"/>
        <w:color w:val="auto"/>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5" w15:restartNumberingAfterBreak="0">
    <w:nsid w:val="104E2E3E"/>
    <w:multiLevelType w:val="hybridMultilevel"/>
    <w:tmpl w:val="71C04578"/>
    <w:lvl w:ilvl="0" w:tplc="0409000F">
      <w:start w:val="1"/>
      <w:numFmt w:val="decimal"/>
      <w:lvlText w:val="%1."/>
      <w:lvlJc w:val="left"/>
      <w:pPr>
        <w:ind w:left="360" w:hanging="480"/>
      </w:p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6" w15:restartNumberingAfterBreak="0">
    <w:nsid w:val="113D0D3C"/>
    <w:multiLevelType w:val="hybridMultilevel"/>
    <w:tmpl w:val="E72C41AC"/>
    <w:lvl w:ilvl="0" w:tplc="04090015">
      <w:start w:val="1"/>
      <w:numFmt w:val="taiwaneseCountingThousand"/>
      <w:lvlText w:val="%1、"/>
      <w:lvlJc w:val="left"/>
      <w:pPr>
        <w:ind w:left="1834" w:hanging="480"/>
      </w:pPr>
    </w:lvl>
    <w:lvl w:ilvl="1" w:tplc="04090019">
      <w:start w:val="1"/>
      <w:numFmt w:val="ideographTraditional"/>
      <w:lvlText w:val="%2、"/>
      <w:lvlJc w:val="left"/>
      <w:pPr>
        <w:ind w:left="2314" w:hanging="480"/>
      </w:pPr>
    </w:lvl>
    <w:lvl w:ilvl="2" w:tplc="0409001B">
      <w:start w:val="1"/>
      <w:numFmt w:val="lowerRoman"/>
      <w:lvlText w:val="%3."/>
      <w:lvlJc w:val="right"/>
      <w:pPr>
        <w:ind w:left="2794" w:hanging="480"/>
      </w:pPr>
    </w:lvl>
    <w:lvl w:ilvl="3" w:tplc="0409000F">
      <w:start w:val="1"/>
      <w:numFmt w:val="decimal"/>
      <w:lvlText w:val="%4."/>
      <w:lvlJc w:val="left"/>
      <w:pPr>
        <w:ind w:left="3274" w:hanging="480"/>
      </w:pPr>
    </w:lvl>
    <w:lvl w:ilvl="4" w:tplc="04090019">
      <w:start w:val="1"/>
      <w:numFmt w:val="ideographTraditional"/>
      <w:lvlText w:val="%5、"/>
      <w:lvlJc w:val="left"/>
      <w:pPr>
        <w:ind w:left="3754" w:hanging="480"/>
      </w:pPr>
    </w:lvl>
    <w:lvl w:ilvl="5" w:tplc="0409001B">
      <w:start w:val="1"/>
      <w:numFmt w:val="lowerRoman"/>
      <w:lvlText w:val="%6."/>
      <w:lvlJc w:val="right"/>
      <w:pPr>
        <w:ind w:left="4234" w:hanging="480"/>
      </w:pPr>
    </w:lvl>
    <w:lvl w:ilvl="6" w:tplc="0409000F">
      <w:start w:val="1"/>
      <w:numFmt w:val="decimal"/>
      <w:lvlText w:val="%7."/>
      <w:lvlJc w:val="left"/>
      <w:pPr>
        <w:ind w:left="4714" w:hanging="480"/>
      </w:pPr>
    </w:lvl>
    <w:lvl w:ilvl="7" w:tplc="04090019">
      <w:start w:val="1"/>
      <w:numFmt w:val="ideographTraditional"/>
      <w:lvlText w:val="%8、"/>
      <w:lvlJc w:val="left"/>
      <w:pPr>
        <w:ind w:left="5194" w:hanging="480"/>
      </w:pPr>
    </w:lvl>
    <w:lvl w:ilvl="8" w:tplc="0409001B">
      <w:start w:val="1"/>
      <w:numFmt w:val="lowerRoman"/>
      <w:lvlText w:val="%9."/>
      <w:lvlJc w:val="right"/>
      <w:pPr>
        <w:ind w:left="5674" w:hanging="480"/>
      </w:pPr>
    </w:lvl>
  </w:abstractNum>
  <w:abstractNum w:abstractNumId="7" w15:restartNumberingAfterBreak="0">
    <w:nsid w:val="116F7A9D"/>
    <w:multiLevelType w:val="multilevel"/>
    <w:tmpl w:val="A40024A6"/>
    <w:lvl w:ilvl="0">
      <w:start w:val="1"/>
      <w:numFmt w:val="taiwaneseCountingThousand"/>
      <w:lvlText w:val="%1、"/>
      <w:lvlJc w:val="left"/>
      <w:pPr>
        <w:tabs>
          <w:tab w:val="num" w:pos="425"/>
        </w:tabs>
        <w:ind w:left="425" w:hanging="425"/>
      </w:pPr>
      <w:rPr>
        <w:rFonts w:hint="eastAsia"/>
        <w:color w:val="auto"/>
      </w:rPr>
    </w:lvl>
    <w:lvl w:ilvl="1">
      <w:start w:val="1"/>
      <w:numFmt w:val="taiwaneseCountingThousand"/>
      <w:lvlText w:val="(%2)、"/>
      <w:lvlJc w:val="left"/>
      <w:pPr>
        <w:tabs>
          <w:tab w:val="num" w:pos="851"/>
        </w:tabs>
        <w:ind w:left="992" w:hanging="567"/>
      </w:pPr>
      <w:rPr>
        <w:rFonts w:ascii="Times New Roman" w:eastAsia="標楷體" w:hAnsi="Times New Roman" w:cs="Times New Roman" w:hint="default"/>
        <w:b w:val="0"/>
        <w:color w:val="auto"/>
        <w:sz w:val="24"/>
        <w:szCs w:val="24"/>
      </w:rPr>
    </w:lvl>
    <w:lvl w:ilvl="2">
      <w:start w:val="1"/>
      <w:numFmt w:val="decimal"/>
      <w:lvlText w:val="%3."/>
      <w:lvlJc w:val="left"/>
      <w:pPr>
        <w:tabs>
          <w:tab w:val="num" w:pos="1418"/>
        </w:tabs>
        <w:ind w:left="1418" w:hanging="567"/>
      </w:pPr>
      <w:rPr>
        <w:rFonts w:ascii="Times New Roman" w:eastAsia="標楷體" w:hAnsi="Times New Roman" w:cs="Times New Roman" w:hint="default"/>
        <w:color w:val="auto"/>
      </w:rPr>
    </w:lvl>
    <w:lvl w:ilvl="3">
      <w:start w:val="1"/>
      <w:numFmt w:val="decimal"/>
      <w:lvlText w:val="(%4)."/>
      <w:lvlJc w:val="left"/>
      <w:pPr>
        <w:tabs>
          <w:tab w:val="num" w:pos="1814"/>
        </w:tabs>
        <w:ind w:left="1984" w:hanging="708"/>
      </w:pPr>
      <w:rPr>
        <w:rFonts w:hint="eastAsia"/>
        <w:b w:val="0"/>
      </w:rPr>
    </w:lvl>
    <w:lvl w:ilvl="4">
      <w:start w:val="1"/>
      <w:numFmt w:val="upperLetter"/>
      <w:lvlText w:val="%5."/>
      <w:lvlJc w:val="left"/>
      <w:pPr>
        <w:tabs>
          <w:tab w:val="num" w:pos="2155"/>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8" w15:restartNumberingAfterBreak="0">
    <w:nsid w:val="11D12A26"/>
    <w:multiLevelType w:val="hybridMultilevel"/>
    <w:tmpl w:val="6936C0A2"/>
    <w:lvl w:ilvl="0" w:tplc="9688884E">
      <w:start w:val="1"/>
      <w:numFmt w:val="taiwaneseCountingThousand"/>
      <w:lvlText w:val="%1、"/>
      <w:lvlJc w:val="left"/>
      <w:pPr>
        <w:ind w:left="906" w:hanging="480"/>
      </w:pPr>
      <w:rPr>
        <w:rFonts w:hint="default"/>
        <w:lang w:val="en-US"/>
      </w:rPr>
    </w:lvl>
    <w:lvl w:ilvl="1" w:tplc="38B84848">
      <w:start w:val="1"/>
      <w:numFmt w:val="taiwaneseCountingThousand"/>
      <w:lvlText w:val="(%2)、"/>
      <w:lvlJc w:val="left"/>
      <w:pPr>
        <w:ind w:left="1386" w:hanging="480"/>
      </w:pPr>
      <w:rPr>
        <w:rFonts w:hint="eastAsia"/>
        <w:b w:val="0"/>
        <w:bCs w:val="0"/>
        <w:color w:val="auto"/>
      </w:rPr>
    </w:lvl>
    <w:lvl w:ilvl="2" w:tplc="D8165A5C">
      <w:start w:val="1"/>
      <w:numFmt w:val="decimal"/>
      <w:lvlText w:val="%3."/>
      <w:lvlJc w:val="left"/>
      <w:pPr>
        <w:ind w:left="1866" w:hanging="480"/>
      </w:pPr>
      <w:rPr>
        <w:color w:val="auto"/>
      </w:rPr>
    </w:lvl>
    <w:lvl w:ilvl="3" w:tplc="01E069B0">
      <w:start w:val="1"/>
      <w:numFmt w:val="decimal"/>
      <w:lvlText w:val="(%4)"/>
      <w:lvlJc w:val="left"/>
      <w:pPr>
        <w:ind w:left="2346" w:hanging="480"/>
      </w:pPr>
      <w:rPr>
        <w:rFonts w:hint="eastAsia"/>
      </w:r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9" w15:restartNumberingAfterBreak="0">
    <w:nsid w:val="12BB3F6F"/>
    <w:multiLevelType w:val="hybridMultilevel"/>
    <w:tmpl w:val="071AEE38"/>
    <w:lvl w:ilvl="0" w:tplc="CE94929A">
      <w:start w:val="1"/>
      <w:numFmt w:val="decimal"/>
      <w:lvlText w:val="(%1)"/>
      <w:lvlJc w:val="left"/>
      <w:pPr>
        <w:ind w:left="2400" w:hanging="480"/>
      </w:pPr>
    </w:lvl>
    <w:lvl w:ilvl="1" w:tplc="69A68584">
      <w:start w:val="1"/>
      <w:numFmt w:val="lowerLetter"/>
      <w:lvlText w:val="%2."/>
      <w:lvlJc w:val="left"/>
      <w:pPr>
        <w:ind w:left="2880" w:hanging="480"/>
      </w:pPr>
    </w:lvl>
    <w:lvl w:ilvl="2" w:tplc="0409001B">
      <w:start w:val="1"/>
      <w:numFmt w:val="lowerRoman"/>
      <w:lvlText w:val="%3."/>
      <w:lvlJc w:val="right"/>
      <w:pPr>
        <w:ind w:left="3360" w:hanging="480"/>
      </w:pPr>
    </w:lvl>
    <w:lvl w:ilvl="3" w:tplc="0409000F">
      <w:start w:val="1"/>
      <w:numFmt w:val="decimal"/>
      <w:lvlText w:val="%4."/>
      <w:lvlJc w:val="left"/>
      <w:pPr>
        <w:ind w:left="3840" w:hanging="480"/>
      </w:pPr>
    </w:lvl>
    <w:lvl w:ilvl="4" w:tplc="04090019">
      <w:start w:val="1"/>
      <w:numFmt w:val="ideographTraditional"/>
      <w:lvlText w:val="%5、"/>
      <w:lvlJc w:val="left"/>
      <w:pPr>
        <w:ind w:left="4320" w:hanging="480"/>
      </w:pPr>
    </w:lvl>
    <w:lvl w:ilvl="5" w:tplc="0409001B">
      <w:start w:val="1"/>
      <w:numFmt w:val="lowerRoman"/>
      <w:lvlText w:val="%6."/>
      <w:lvlJc w:val="right"/>
      <w:pPr>
        <w:ind w:left="4800" w:hanging="480"/>
      </w:pPr>
    </w:lvl>
    <w:lvl w:ilvl="6" w:tplc="0409000F">
      <w:start w:val="1"/>
      <w:numFmt w:val="decimal"/>
      <w:lvlText w:val="%7."/>
      <w:lvlJc w:val="left"/>
      <w:pPr>
        <w:ind w:left="5280" w:hanging="480"/>
      </w:pPr>
    </w:lvl>
    <w:lvl w:ilvl="7" w:tplc="04090019">
      <w:start w:val="1"/>
      <w:numFmt w:val="ideographTraditional"/>
      <w:lvlText w:val="%8、"/>
      <w:lvlJc w:val="left"/>
      <w:pPr>
        <w:ind w:left="5760" w:hanging="480"/>
      </w:pPr>
    </w:lvl>
    <w:lvl w:ilvl="8" w:tplc="0409001B">
      <w:start w:val="1"/>
      <w:numFmt w:val="lowerRoman"/>
      <w:lvlText w:val="%9."/>
      <w:lvlJc w:val="right"/>
      <w:pPr>
        <w:ind w:left="6240" w:hanging="480"/>
      </w:pPr>
    </w:lvl>
  </w:abstractNum>
  <w:abstractNum w:abstractNumId="10" w15:restartNumberingAfterBreak="0">
    <w:nsid w:val="135261F7"/>
    <w:multiLevelType w:val="hybridMultilevel"/>
    <w:tmpl w:val="79F89758"/>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143B428D"/>
    <w:multiLevelType w:val="hybridMultilevel"/>
    <w:tmpl w:val="D3D2BA46"/>
    <w:lvl w:ilvl="0" w:tplc="9688884E">
      <w:start w:val="1"/>
      <w:numFmt w:val="taiwaneseCountingThousand"/>
      <w:lvlText w:val="%1、"/>
      <w:lvlJc w:val="left"/>
      <w:pPr>
        <w:ind w:left="480" w:hanging="480"/>
      </w:pPr>
      <w:rPr>
        <w:lang w:val="en-US"/>
      </w:rPr>
    </w:lvl>
    <w:lvl w:ilvl="1" w:tplc="38B84848">
      <w:start w:val="1"/>
      <w:numFmt w:val="taiwaneseCountingThousand"/>
      <w:lvlText w:val="(%2)、"/>
      <w:lvlJc w:val="left"/>
      <w:pPr>
        <w:ind w:left="960" w:hanging="480"/>
      </w:pPr>
      <w:rPr>
        <w:b w:val="0"/>
        <w:bCs w:val="0"/>
        <w:color w:val="auto"/>
      </w:rPr>
    </w:lvl>
    <w:lvl w:ilvl="2" w:tplc="FF88C072">
      <w:start w:val="1"/>
      <w:numFmt w:val="taiwaneseCountingThousand"/>
      <w:lvlText w:val="(%3)"/>
      <w:lvlJc w:val="left"/>
      <w:pPr>
        <w:ind w:left="1440" w:hanging="480"/>
      </w:pPr>
      <w:rPr>
        <w:color w:val="auto"/>
      </w:rPr>
    </w:lvl>
    <w:lvl w:ilvl="3" w:tplc="01E069B0">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2" w15:restartNumberingAfterBreak="0">
    <w:nsid w:val="1BAB38A3"/>
    <w:multiLevelType w:val="hybridMultilevel"/>
    <w:tmpl w:val="6936C0A2"/>
    <w:lvl w:ilvl="0" w:tplc="9688884E">
      <w:start w:val="1"/>
      <w:numFmt w:val="taiwaneseCountingThousand"/>
      <w:lvlText w:val="%1、"/>
      <w:lvlJc w:val="left"/>
      <w:pPr>
        <w:ind w:left="764" w:hanging="480"/>
      </w:pPr>
      <w:rPr>
        <w:rFonts w:hint="default"/>
        <w:lang w:val="en-US"/>
      </w:rPr>
    </w:lvl>
    <w:lvl w:ilvl="1" w:tplc="38B84848">
      <w:start w:val="1"/>
      <w:numFmt w:val="taiwaneseCountingThousand"/>
      <w:lvlText w:val="(%2)、"/>
      <w:lvlJc w:val="left"/>
      <w:pPr>
        <w:ind w:left="1244" w:hanging="480"/>
      </w:pPr>
      <w:rPr>
        <w:rFonts w:hint="eastAsia"/>
        <w:b w:val="0"/>
        <w:bCs w:val="0"/>
        <w:color w:val="auto"/>
      </w:rPr>
    </w:lvl>
    <w:lvl w:ilvl="2" w:tplc="D8165A5C">
      <w:start w:val="1"/>
      <w:numFmt w:val="decimal"/>
      <w:lvlText w:val="%3."/>
      <w:lvlJc w:val="left"/>
      <w:pPr>
        <w:ind w:left="1724" w:hanging="480"/>
      </w:pPr>
      <w:rPr>
        <w:color w:val="auto"/>
      </w:rPr>
    </w:lvl>
    <w:lvl w:ilvl="3" w:tplc="01E069B0">
      <w:start w:val="1"/>
      <w:numFmt w:val="decimal"/>
      <w:lvlText w:val="(%4)"/>
      <w:lvlJc w:val="left"/>
      <w:pPr>
        <w:ind w:left="2204" w:hanging="480"/>
      </w:pPr>
      <w:rPr>
        <w:rFonts w:hint="eastAsia"/>
      </w:r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13" w15:restartNumberingAfterBreak="0">
    <w:nsid w:val="1CA9380F"/>
    <w:multiLevelType w:val="hybridMultilevel"/>
    <w:tmpl w:val="4E28E91E"/>
    <w:lvl w:ilvl="0" w:tplc="878C826E">
      <w:start w:val="3"/>
      <w:numFmt w:val="taiwaneseCountingThousand"/>
      <w:lvlText w:val="%1、"/>
      <w:lvlJc w:val="left"/>
      <w:pPr>
        <w:ind w:left="764" w:hanging="480"/>
      </w:pPr>
      <w:rPr>
        <w:rFonts w:hint="eastAsia"/>
      </w:rPr>
    </w:lvl>
    <w:lvl w:ilvl="1" w:tplc="04090019" w:tentative="1">
      <w:start w:val="1"/>
      <w:numFmt w:val="ideographTraditional"/>
      <w:lvlText w:val="%2、"/>
      <w:lvlJc w:val="left"/>
      <w:pPr>
        <w:ind w:left="-110" w:hanging="480"/>
      </w:pPr>
    </w:lvl>
    <w:lvl w:ilvl="2" w:tplc="0409001B" w:tentative="1">
      <w:start w:val="1"/>
      <w:numFmt w:val="lowerRoman"/>
      <w:lvlText w:val="%3."/>
      <w:lvlJc w:val="right"/>
      <w:pPr>
        <w:ind w:left="370" w:hanging="480"/>
      </w:pPr>
    </w:lvl>
    <w:lvl w:ilvl="3" w:tplc="D35E703E">
      <w:start w:val="1"/>
      <w:numFmt w:val="taiwaneseCountingThousand"/>
      <w:lvlText w:val="(%4)"/>
      <w:lvlJc w:val="left"/>
      <w:pPr>
        <w:ind w:left="1332" w:hanging="480"/>
      </w:pPr>
      <w:rPr>
        <w:rFonts w:ascii="Times New Roman" w:eastAsia="標楷體" w:hAnsi="Times New Roman" w:cs="Times New Roman"/>
        <w:color w:val="auto"/>
      </w:rPr>
    </w:lvl>
    <w:lvl w:ilvl="4" w:tplc="B47809F2">
      <w:start w:val="1"/>
      <w:numFmt w:val="decimal"/>
      <w:lvlText w:val="%5."/>
      <w:lvlJc w:val="left"/>
      <w:pPr>
        <w:ind w:left="1330" w:hanging="480"/>
      </w:pPr>
      <w:rPr>
        <w:rFonts w:ascii="Times New Roman" w:eastAsia="標楷體" w:hAnsi="Times New Roman" w:cs="Times New Roman"/>
      </w:rPr>
    </w:lvl>
    <w:lvl w:ilvl="5" w:tplc="0409001B">
      <w:start w:val="1"/>
      <w:numFmt w:val="lowerRoman"/>
      <w:lvlText w:val="%6."/>
      <w:lvlJc w:val="right"/>
      <w:pPr>
        <w:ind w:left="1810" w:hanging="480"/>
      </w:pPr>
    </w:lvl>
    <w:lvl w:ilvl="6" w:tplc="0409000F" w:tentative="1">
      <w:start w:val="1"/>
      <w:numFmt w:val="decimal"/>
      <w:lvlText w:val="%7."/>
      <w:lvlJc w:val="left"/>
      <w:pPr>
        <w:ind w:left="2290" w:hanging="480"/>
      </w:pPr>
    </w:lvl>
    <w:lvl w:ilvl="7" w:tplc="04090019" w:tentative="1">
      <w:start w:val="1"/>
      <w:numFmt w:val="ideographTraditional"/>
      <w:lvlText w:val="%8、"/>
      <w:lvlJc w:val="left"/>
      <w:pPr>
        <w:ind w:left="2770" w:hanging="480"/>
      </w:pPr>
    </w:lvl>
    <w:lvl w:ilvl="8" w:tplc="0409001B" w:tentative="1">
      <w:start w:val="1"/>
      <w:numFmt w:val="lowerRoman"/>
      <w:lvlText w:val="%9."/>
      <w:lvlJc w:val="right"/>
      <w:pPr>
        <w:ind w:left="3250" w:hanging="480"/>
      </w:pPr>
    </w:lvl>
  </w:abstractNum>
  <w:abstractNum w:abstractNumId="14" w15:restartNumberingAfterBreak="0">
    <w:nsid w:val="1EB00BCA"/>
    <w:multiLevelType w:val="hybridMultilevel"/>
    <w:tmpl w:val="FF26EB4E"/>
    <w:lvl w:ilvl="0" w:tplc="7A6CF4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1FA543D5"/>
    <w:multiLevelType w:val="hybridMultilevel"/>
    <w:tmpl w:val="6936C0A2"/>
    <w:lvl w:ilvl="0" w:tplc="9688884E">
      <w:start w:val="1"/>
      <w:numFmt w:val="taiwaneseCountingThousand"/>
      <w:lvlText w:val="%1、"/>
      <w:lvlJc w:val="left"/>
      <w:pPr>
        <w:ind w:left="764" w:hanging="480"/>
      </w:pPr>
      <w:rPr>
        <w:rFonts w:hint="default"/>
        <w:lang w:val="en-US"/>
      </w:rPr>
    </w:lvl>
    <w:lvl w:ilvl="1" w:tplc="38B84848">
      <w:start w:val="1"/>
      <w:numFmt w:val="taiwaneseCountingThousand"/>
      <w:lvlText w:val="(%2)、"/>
      <w:lvlJc w:val="left"/>
      <w:pPr>
        <w:ind w:left="1244" w:hanging="480"/>
      </w:pPr>
      <w:rPr>
        <w:rFonts w:hint="eastAsia"/>
        <w:b w:val="0"/>
        <w:bCs w:val="0"/>
        <w:color w:val="auto"/>
      </w:rPr>
    </w:lvl>
    <w:lvl w:ilvl="2" w:tplc="D8165A5C">
      <w:start w:val="1"/>
      <w:numFmt w:val="decimal"/>
      <w:lvlText w:val="%3."/>
      <w:lvlJc w:val="left"/>
      <w:pPr>
        <w:ind w:left="1724" w:hanging="480"/>
      </w:pPr>
      <w:rPr>
        <w:color w:val="auto"/>
      </w:rPr>
    </w:lvl>
    <w:lvl w:ilvl="3" w:tplc="01E069B0">
      <w:start w:val="1"/>
      <w:numFmt w:val="decimal"/>
      <w:lvlText w:val="(%4)"/>
      <w:lvlJc w:val="left"/>
      <w:pPr>
        <w:ind w:left="2204" w:hanging="480"/>
      </w:pPr>
      <w:rPr>
        <w:rFonts w:hint="eastAsia"/>
      </w:r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16" w15:restartNumberingAfterBreak="0">
    <w:nsid w:val="212420F2"/>
    <w:multiLevelType w:val="multilevel"/>
    <w:tmpl w:val="84B6E27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rPr>
        <w:color w:val="auto"/>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7" w15:restartNumberingAfterBreak="0">
    <w:nsid w:val="22606D7C"/>
    <w:multiLevelType w:val="hybridMultilevel"/>
    <w:tmpl w:val="E9AC2646"/>
    <w:lvl w:ilvl="0" w:tplc="991AEE60">
      <w:start w:val="1"/>
      <w:numFmt w:val="ideographLegalTraditional"/>
      <w:lvlText w:val="%1、"/>
      <w:lvlJc w:val="left"/>
      <w:pPr>
        <w:ind w:left="480" w:hanging="480"/>
      </w:pPr>
      <w:rPr>
        <w:color w:val="auto"/>
        <w:lang w:val="en-US"/>
      </w:rPr>
    </w:lvl>
    <w:lvl w:ilvl="1" w:tplc="97CE676C">
      <w:start w:val="1"/>
      <w:numFmt w:val="taiwaneseCountingThousand"/>
      <w:lvlText w:val="%2、"/>
      <w:lvlJc w:val="left"/>
      <w:pPr>
        <w:ind w:left="960" w:hanging="480"/>
      </w:pPr>
      <w:rPr>
        <w:rFonts w:hint="default"/>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2403463F"/>
    <w:multiLevelType w:val="hybridMultilevel"/>
    <w:tmpl w:val="E9AC2646"/>
    <w:lvl w:ilvl="0" w:tplc="991AEE60">
      <w:start w:val="1"/>
      <w:numFmt w:val="ideographLegalTraditional"/>
      <w:lvlText w:val="%1、"/>
      <w:lvlJc w:val="left"/>
      <w:pPr>
        <w:ind w:left="480" w:hanging="480"/>
      </w:pPr>
      <w:rPr>
        <w:color w:val="auto"/>
        <w:lang w:val="en-US"/>
      </w:rPr>
    </w:lvl>
    <w:lvl w:ilvl="1" w:tplc="97CE676C">
      <w:start w:val="1"/>
      <w:numFmt w:val="taiwaneseCountingThousand"/>
      <w:lvlText w:val="%2、"/>
      <w:lvlJc w:val="left"/>
      <w:pPr>
        <w:ind w:left="960" w:hanging="480"/>
      </w:pPr>
      <w:rPr>
        <w:rFonts w:hint="default"/>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245C162A"/>
    <w:multiLevelType w:val="hybridMultilevel"/>
    <w:tmpl w:val="CB063D5A"/>
    <w:lvl w:ilvl="0" w:tplc="9942FB92">
      <w:start w:val="1"/>
      <w:numFmt w:val="taiwaneseCountingThousand"/>
      <w:suff w:val="space"/>
      <w:lvlText w:val="(%1)、"/>
      <w:lvlJc w:val="left"/>
      <w:pPr>
        <w:ind w:left="960" w:hanging="480"/>
      </w:pPr>
      <w:rPr>
        <w:b w:val="0"/>
        <w:bCs w:val="0"/>
        <w:color w:val="auto"/>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0" w15:restartNumberingAfterBreak="0">
    <w:nsid w:val="250C0378"/>
    <w:multiLevelType w:val="hybridMultilevel"/>
    <w:tmpl w:val="6936C0A2"/>
    <w:lvl w:ilvl="0" w:tplc="9688884E">
      <w:start w:val="1"/>
      <w:numFmt w:val="taiwaneseCountingThousand"/>
      <w:lvlText w:val="%1、"/>
      <w:lvlJc w:val="left"/>
      <w:pPr>
        <w:ind w:left="622" w:hanging="480"/>
      </w:pPr>
      <w:rPr>
        <w:rFonts w:hint="default"/>
        <w:lang w:val="en-US"/>
      </w:rPr>
    </w:lvl>
    <w:lvl w:ilvl="1" w:tplc="38B84848">
      <w:start w:val="1"/>
      <w:numFmt w:val="taiwaneseCountingThousand"/>
      <w:lvlText w:val="(%2)、"/>
      <w:lvlJc w:val="left"/>
      <w:pPr>
        <w:ind w:left="960" w:hanging="480"/>
      </w:pPr>
      <w:rPr>
        <w:rFonts w:hint="eastAsia"/>
        <w:b w:val="0"/>
        <w:bCs w:val="0"/>
        <w:color w:val="auto"/>
      </w:rPr>
    </w:lvl>
    <w:lvl w:ilvl="2" w:tplc="D8165A5C">
      <w:start w:val="1"/>
      <w:numFmt w:val="decimal"/>
      <w:lvlText w:val="%3."/>
      <w:lvlJc w:val="left"/>
      <w:pPr>
        <w:ind w:left="1440" w:hanging="480"/>
      </w:pPr>
      <w:rPr>
        <w:color w:val="auto"/>
      </w:rPr>
    </w:lvl>
    <w:lvl w:ilvl="3" w:tplc="01E069B0">
      <w:start w:val="1"/>
      <w:numFmt w:val="decimal"/>
      <w:lvlText w:val="(%4)"/>
      <w:lvlJc w:val="left"/>
      <w:pPr>
        <w:ind w:left="1920" w:hanging="480"/>
      </w:pPr>
      <w:rPr>
        <w:rFonts w:hint="eastAsia"/>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273D00C7"/>
    <w:multiLevelType w:val="hybridMultilevel"/>
    <w:tmpl w:val="80CC73C8"/>
    <w:lvl w:ilvl="0" w:tplc="FFFFFFFF">
      <w:start w:val="1"/>
      <w:numFmt w:val="taiwaneseCountingThousand"/>
      <w:lvlText w:val="(%1)、"/>
      <w:lvlJc w:val="left"/>
      <w:pPr>
        <w:ind w:left="960" w:hanging="480"/>
      </w:pPr>
      <w:rPr>
        <w:b w:val="0"/>
        <w:bCs w:val="0"/>
        <w:color w:val="auto"/>
      </w:rPr>
    </w:lvl>
    <w:lvl w:ilvl="1" w:tplc="FFFFFFFF">
      <w:start w:val="1"/>
      <w:numFmt w:val="ideographTraditional"/>
      <w:lvlText w:val="%2、"/>
      <w:lvlJc w:val="left"/>
      <w:pPr>
        <w:ind w:left="960" w:hanging="480"/>
      </w:pPr>
    </w:lvl>
    <w:lvl w:ilvl="2" w:tplc="FFFFFFFF">
      <w:start w:val="1"/>
      <w:numFmt w:val="lowerRoman"/>
      <w:lvlText w:val="%3."/>
      <w:lvlJc w:val="right"/>
      <w:pPr>
        <w:ind w:left="1440" w:hanging="480"/>
      </w:pPr>
    </w:lvl>
    <w:lvl w:ilvl="3" w:tplc="FFFFFFFF">
      <w:start w:val="1"/>
      <w:numFmt w:val="decimal"/>
      <w:lvlText w:val="%4."/>
      <w:lvlJc w:val="left"/>
      <w:pPr>
        <w:ind w:left="1920" w:hanging="480"/>
      </w:pPr>
    </w:lvl>
    <w:lvl w:ilvl="4" w:tplc="FFFFFFFF">
      <w:start w:val="1"/>
      <w:numFmt w:val="ideographTraditional"/>
      <w:lvlText w:val="%5、"/>
      <w:lvlJc w:val="left"/>
      <w:pPr>
        <w:ind w:left="2400" w:hanging="480"/>
      </w:pPr>
    </w:lvl>
    <w:lvl w:ilvl="5" w:tplc="FFFFFFFF">
      <w:start w:val="1"/>
      <w:numFmt w:val="lowerRoman"/>
      <w:lvlText w:val="%6."/>
      <w:lvlJc w:val="right"/>
      <w:pPr>
        <w:ind w:left="2880" w:hanging="480"/>
      </w:pPr>
    </w:lvl>
    <w:lvl w:ilvl="6" w:tplc="FFFFFFFF">
      <w:start w:val="1"/>
      <w:numFmt w:val="decimal"/>
      <w:lvlText w:val="%7."/>
      <w:lvlJc w:val="left"/>
      <w:pPr>
        <w:ind w:left="3360" w:hanging="480"/>
      </w:pPr>
    </w:lvl>
    <w:lvl w:ilvl="7" w:tplc="FFFFFFFF">
      <w:start w:val="1"/>
      <w:numFmt w:val="ideographTraditional"/>
      <w:lvlText w:val="%8、"/>
      <w:lvlJc w:val="left"/>
      <w:pPr>
        <w:ind w:left="3840" w:hanging="480"/>
      </w:pPr>
    </w:lvl>
    <w:lvl w:ilvl="8" w:tplc="FFFFFFFF">
      <w:start w:val="1"/>
      <w:numFmt w:val="lowerRoman"/>
      <w:lvlText w:val="%9."/>
      <w:lvlJc w:val="right"/>
      <w:pPr>
        <w:ind w:left="4320" w:hanging="480"/>
      </w:pPr>
    </w:lvl>
  </w:abstractNum>
  <w:abstractNum w:abstractNumId="22" w15:restartNumberingAfterBreak="0">
    <w:nsid w:val="27506549"/>
    <w:multiLevelType w:val="hybridMultilevel"/>
    <w:tmpl w:val="B86E0B1A"/>
    <w:lvl w:ilvl="0" w:tplc="FF88C072">
      <w:start w:val="1"/>
      <w:numFmt w:val="taiwaneseCountingThousand"/>
      <w:lvlText w:val="(%1)"/>
      <w:lvlJc w:val="left"/>
      <w:pPr>
        <w:ind w:left="1189" w:hanging="480"/>
      </w:pPr>
    </w:lvl>
    <w:lvl w:ilvl="1" w:tplc="04090019">
      <w:start w:val="1"/>
      <w:numFmt w:val="ideographTraditional"/>
      <w:lvlText w:val="%2、"/>
      <w:lvlJc w:val="left"/>
      <w:pPr>
        <w:ind w:left="1669" w:hanging="480"/>
      </w:pPr>
    </w:lvl>
    <w:lvl w:ilvl="2" w:tplc="0409001B">
      <w:start w:val="1"/>
      <w:numFmt w:val="lowerRoman"/>
      <w:lvlText w:val="%3."/>
      <w:lvlJc w:val="right"/>
      <w:pPr>
        <w:ind w:left="2149" w:hanging="480"/>
      </w:pPr>
    </w:lvl>
    <w:lvl w:ilvl="3" w:tplc="0409000F">
      <w:start w:val="1"/>
      <w:numFmt w:val="decimal"/>
      <w:lvlText w:val="%4."/>
      <w:lvlJc w:val="left"/>
      <w:pPr>
        <w:ind w:left="2629" w:hanging="480"/>
      </w:pPr>
    </w:lvl>
    <w:lvl w:ilvl="4" w:tplc="04090019">
      <w:start w:val="1"/>
      <w:numFmt w:val="ideographTraditional"/>
      <w:lvlText w:val="%5、"/>
      <w:lvlJc w:val="left"/>
      <w:pPr>
        <w:ind w:left="3109" w:hanging="480"/>
      </w:pPr>
    </w:lvl>
    <w:lvl w:ilvl="5" w:tplc="0409001B">
      <w:start w:val="1"/>
      <w:numFmt w:val="lowerRoman"/>
      <w:lvlText w:val="%6."/>
      <w:lvlJc w:val="right"/>
      <w:pPr>
        <w:ind w:left="3589" w:hanging="480"/>
      </w:pPr>
    </w:lvl>
    <w:lvl w:ilvl="6" w:tplc="0409000F">
      <w:start w:val="1"/>
      <w:numFmt w:val="decimal"/>
      <w:lvlText w:val="%7."/>
      <w:lvlJc w:val="left"/>
      <w:pPr>
        <w:ind w:left="4069" w:hanging="480"/>
      </w:pPr>
    </w:lvl>
    <w:lvl w:ilvl="7" w:tplc="04090019">
      <w:start w:val="1"/>
      <w:numFmt w:val="ideographTraditional"/>
      <w:lvlText w:val="%8、"/>
      <w:lvlJc w:val="left"/>
      <w:pPr>
        <w:ind w:left="4549" w:hanging="480"/>
      </w:pPr>
    </w:lvl>
    <w:lvl w:ilvl="8" w:tplc="0409001B">
      <w:start w:val="1"/>
      <w:numFmt w:val="lowerRoman"/>
      <w:lvlText w:val="%9."/>
      <w:lvlJc w:val="right"/>
      <w:pPr>
        <w:ind w:left="5029" w:hanging="480"/>
      </w:pPr>
    </w:lvl>
  </w:abstractNum>
  <w:abstractNum w:abstractNumId="23" w15:restartNumberingAfterBreak="0">
    <w:nsid w:val="27EE1540"/>
    <w:multiLevelType w:val="multilevel"/>
    <w:tmpl w:val="44A84548"/>
    <w:lvl w:ilvl="0">
      <w:start w:val="1"/>
      <w:numFmt w:val="taiwaneseCountingThousand"/>
      <w:lvlText w:val="%1、"/>
      <w:lvlJc w:val="left"/>
      <w:pPr>
        <w:tabs>
          <w:tab w:val="num" w:pos="425"/>
        </w:tabs>
        <w:ind w:left="425" w:hanging="425"/>
      </w:pPr>
      <w:rPr>
        <w:rFonts w:hint="eastAsia"/>
        <w:color w:val="auto"/>
      </w:rPr>
    </w:lvl>
    <w:lvl w:ilvl="1">
      <w:start w:val="3"/>
      <w:numFmt w:val="taiwaneseCountingThousand"/>
      <w:lvlText w:val="(%2)、"/>
      <w:lvlJc w:val="left"/>
      <w:pPr>
        <w:tabs>
          <w:tab w:val="num" w:pos="851"/>
        </w:tabs>
        <w:ind w:left="992" w:hanging="567"/>
      </w:pPr>
      <w:rPr>
        <w:rFonts w:ascii="Times New Roman" w:eastAsia="標楷體" w:hAnsi="Times New Roman" w:cs="Times New Roman" w:hint="default"/>
        <w:b w:val="0"/>
        <w:color w:val="auto"/>
        <w:sz w:val="24"/>
        <w:szCs w:val="24"/>
      </w:rPr>
    </w:lvl>
    <w:lvl w:ilvl="2">
      <w:start w:val="1"/>
      <w:numFmt w:val="decimal"/>
      <w:lvlText w:val="%3."/>
      <w:lvlJc w:val="left"/>
      <w:pPr>
        <w:tabs>
          <w:tab w:val="num" w:pos="1418"/>
        </w:tabs>
        <w:ind w:left="1418" w:hanging="567"/>
      </w:pPr>
      <w:rPr>
        <w:rFonts w:ascii="Times New Roman" w:eastAsia="標楷體" w:hAnsi="Times New Roman" w:cs="Times New Roman" w:hint="default"/>
        <w:color w:val="auto"/>
      </w:rPr>
    </w:lvl>
    <w:lvl w:ilvl="3">
      <w:start w:val="1"/>
      <w:numFmt w:val="decimal"/>
      <w:lvlText w:val="(%4)."/>
      <w:lvlJc w:val="left"/>
      <w:pPr>
        <w:tabs>
          <w:tab w:val="num" w:pos="1814"/>
        </w:tabs>
        <w:ind w:left="1984" w:hanging="708"/>
      </w:pPr>
      <w:rPr>
        <w:rFonts w:hint="eastAsia"/>
        <w:b w:val="0"/>
      </w:rPr>
    </w:lvl>
    <w:lvl w:ilvl="4">
      <w:start w:val="1"/>
      <w:numFmt w:val="upperLetter"/>
      <w:lvlText w:val="%5."/>
      <w:lvlJc w:val="left"/>
      <w:pPr>
        <w:tabs>
          <w:tab w:val="num" w:pos="2155"/>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4" w15:restartNumberingAfterBreak="0">
    <w:nsid w:val="28003AAE"/>
    <w:multiLevelType w:val="hybridMultilevel"/>
    <w:tmpl w:val="FF26EB4E"/>
    <w:lvl w:ilvl="0" w:tplc="7A6CF4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29BB2425"/>
    <w:multiLevelType w:val="hybridMultilevel"/>
    <w:tmpl w:val="9D2E91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2BB0421B"/>
    <w:multiLevelType w:val="hybridMultilevel"/>
    <w:tmpl w:val="6936C0A2"/>
    <w:lvl w:ilvl="0" w:tplc="9688884E">
      <w:start w:val="1"/>
      <w:numFmt w:val="taiwaneseCountingThousand"/>
      <w:lvlText w:val="%1、"/>
      <w:lvlJc w:val="left"/>
      <w:pPr>
        <w:ind w:left="764" w:hanging="480"/>
      </w:pPr>
      <w:rPr>
        <w:rFonts w:hint="default"/>
        <w:lang w:val="en-US"/>
      </w:rPr>
    </w:lvl>
    <w:lvl w:ilvl="1" w:tplc="38B84848">
      <w:start w:val="1"/>
      <w:numFmt w:val="taiwaneseCountingThousand"/>
      <w:lvlText w:val="(%2)、"/>
      <w:lvlJc w:val="left"/>
      <w:pPr>
        <w:ind w:left="1244" w:hanging="480"/>
      </w:pPr>
      <w:rPr>
        <w:rFonts w:hint="eastAsia"/>
        <w:b w:val="0"/>
        <w:bCs w:val="0"/>
        <w:color w:val="auto"/>
      </w:rPr>
    </w:lvl>
    <w:lvl w:ilvl="2" w:tplc="D8165A5C">
      <w:start w:val="1"/>
      <w:numFmt w:val="decimal"/>
      <w:lvlText w:val="%3."/>
      <w:lvlJc w:val="left"/>
      <w:pPr>
        <w:ind w:left="1724" w:hanging="480"/>
      </w:pPr>
      <w:rPr>
        <w:color w:val="auto"/>
      </w:rPr>
    </w:lvl>
    <w:lvl w:ilvl="3" w:tplc="01E069B0">
      <w:start w:val="1"/>
      <w:numFmt w:val="decimal"/>
      <w:lvlText w:val="(%4)"/>
      <w:lvlJc w:val="left"/>
      <w:pPr>
        <w:ind w:left="2204" w:hanging="480"/>
      </w:pPr>
      <w:rPr>
        <w:rFonts w:hint="eastAsia"/>
      </w:r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27" w15:restartNumberingAfterBreak="0">
    <w:nsid w:val="2C4101BD"/>
    <w:multiLevelType w:val="hybridMultilevel"/>
    <w:tmpl w:val="B1163360"/>
    <w:lvl w:ilvl="0" w:tplc="FFFFFFFF">
      <w:start w:val="1"/>
      <w:numFmt w:val="decimal"/>
      <w:lvlText w:val="%1."/>
      <w:lvlJc w:val="left"/>
      <w:pPr>
        <w:ind w:left="1494" w:hanging="360"/>
      </w:pPr>
    </w:lvl>
    <w:lvl w:ilvl="1" w:tplc="FFFFFFFF">
      <w:start w:val="1"/>
      <w:numFmt w:val="decimal"/>
      <w:lvlText w:val="(%2)"/>
      <w:lvlJc w:val="left"/>
      <w:pPr>
        <w:ind w:left="2094" w:hanging="480"/>
      </w:pPr>
    </w:lvl>
    <w:lvl w:ilvl="2" w:tplc="FFFFFFFF">
      <w:start w:val="1"/>
      <w:numFmt w:val="upperLetter"/>
      <w:lvlText w:val="%3."/>
      <w:lvlJc w:val="left"/>
      <w:pPr>
        <w:ind w:left="2574" w:hanging="480"/>
      </w:pPr>
    </w:lvl>
    <w:lvl w:ilvl="3" w:tplc="FFFFFFFF">
      <w:start w:val="1"/>
      <w:numFmt w:val="decimal"/>
      <w:lvlText w:val="%4."/>
      <w:lvlJc w:val="left"/>
      <w:pPr>
        <w:ind w:left="3054" w:hanging="480"/>
      </w:pPr>
    </w:lvl>
    <w:lvl w:ilvl="4" w:tplc="FFFFFFFF">
      <w:start w:val="1"/>
      <w:numFmt w:val="ideographTraditional"/>
      <w:lvlText w:val="%5、"/>
      <w:lvlJc w:val="left"/>
      <w:pPr>
        <w:ind w:left="3534" w:hanging="480"/>
      </w:pPr>
    </w:lvl>
    <w:lvl w:ilvl="5" w:tplc="FFFFFFFF">
      <w:start w:val="1"/>
      <w:numFmt w:val="lowerRoman"/>
      <w:lvlText w:val="%6."/>
      <w:lvlJc w:val="right"/>
      <w:pPr>
        <w:ind w:left="4014" w:hanging="480"/>
      </w:pPr>
    </w:lvl>
    <w:lvl w:ilvl="6" w:tplc="FFFFFFFF">
      <w:start w:val="1"/>
      <w:numFmt w:val="decimal"/>
      <w:lvlText w:val="%7."/>
      <w:lvlJc w:val="left"/>
      <w:pPr>
        <w:ind w:left="4494" w:hanging="480"/>
      </w:pPr>
    </w:lvl>
    <w:lvl w:ilvl="7" w:tplc="FFFFFFFF">
      <w:start w:val="1"/>
      <w:numFmt w:val="ideographTraditional"/>
      <w:lvlText w:val="%8、"/>
      <w:lvlJc w:val="left"/>
      <w:pPr>
        <w:ind w:left="4974" w:hanging="480"/>
      </w:pPr>
    </w:lvl>
    <w:lvl w:ilvl="8" w:tplc="FFFFFFFF">
      <w:start w:val="1"/>
      <w:numFmt w:val="lowerRoman"/>
      <w:lvlText w:val="%9."/>
      <w:lvlJc w:val="right"/>
      <w:pPr>
        <w:ind w:left="5454" w:hanging="480"/>
      </w:pPr>
    </w:lvl>
  </w:abstractNum>
  <w:abstractNum w:abstractNumId="28" w15:restartNumberingAfterBreak="0">
    <w:nsid w:val="2CA027A2"/>
    <w:multiLevelType w:val="hybridMultilevel"/>
    <w:tmpl w:val="CFB28F1A"/>
    <w:lvl w:ilvl="0" w:tplc="991AEE60">
      <w:start w:val="1"/>
      <w:numFmt w:val="ideographLegalTraditional"/>
      <w:lvlText w:val="%1、"/>
      <w:lvlJc w:val="left"/>
      <w:pPr>
        <w:ind w:left="480" w:hanging="480"/>
      </w:pPr>
      <w:rPr>
        <w:color w:val="auto"/>
        <w:lang w:val="en-US"/>
      </w:rPr>
    </w:lvl>
    <w:lvl w:ilvl="1" w:tplc="97CE676C">
      <w:start w:val="1"/>
      <w:numFmt w:val="taiwaneseCountingThousand"/>
      <w:lvlText w:val="%2、"/>
      <w:lvlJc w:val="left"/>
      <w:pPr>
        <w:ind w:left="960" w:hanging="480"/>
      </w:pPr>
      <w:rPr>
        <w:rFonts w:hint="default"/>
      </w:rPr>
    </w:lvl>
    <w:lvl w:ilvl="2" w:tplc="616027C6">
      <w:start w:val="1"/>
      <w:numFmt w:val="taiwaneseCountingThousand"/>
      <w:lvlText w:val="(%3)"/>
      <w:lvlJc w:val="right"/>
      <w:pPr>
        <w:ind w:left="1615" w:hanging="480"/>
      </w:pPr>
      <w:rPr>
        <w:rFonts w:ascii="標楷體" w:eastAsia="標楷體" w:hAnsi="標楷體" w:cs="Times New Roman"/>
      </w:r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2D4F7E2C"/>
    <w:multiLevelType w:val="hybridMultilevel"/>
    <w:tmpl w:val="4A78602C"/>
    <w:lvl w:ilvl="0" w:tplc="B750F2CC">
      <w:numFmt w:val="bullet"/>
      <w:lvlText w:val="•"/>
      <w:lvlJc w:val="left"/>
      <w:pPr>
        <w:ind w:left="480" w:hanging="480"/>
      </w:pPr>
      <w:rPr>
        <w:rFonts w:ascii="Times New Roman" w:eastAsia="微軟正黑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2FCA1BCE"/>
    <w:multiLevelType w:val="hybridMultilevel"/>
    <w:tmpl w:val="E9AC2646"/>
    <w:lvl w:ilvl="0" w:tplc="991AEE60">
      <w:start w:val="1"/>
      <w:numFmt w:val="ideographLegalTraditional"/>
      <w:lvlText w:val="%1、"/>
      <w:lvlJc w:val="left"/>
      <w:pPr>
        <w:ind w:left="480" w:hanging="480"/>
      </w:pPr>
      <w:rPr>
        <w:color w:val="auto"/>
        <w:lang w:val="en-US"/>
      </w:rPr>
    </w:lvl>
    <w:lvl w:ilvl="1" w:tplc="97CE676C">
      <w:start w:val="1"/>
      <w:numFmt w:val="taiwaneseCountingThousand"/>
      <w:lvlText w:val="%2、"/>
      <w:lvlJc w:val="left"/>
      <w:pPr>
        <w:ind w:left="960" w:hanging="480"/>
      </w:pPr>
      <w:rPr>
        <w:rFonts w:hint="default"/>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30056AF3"/>
    <w:multiLevelType w:val="hybridMultilevel"/>
    <w:tmpl w:val="EDAA477C"/>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32731C71"/>
    <w:multiLevelType w:val="multilevel"/>
    <w:tmpl w:val="A40024A6"/>
    <w:lvl w:ilvl="0">
      <w:start w:val="1"/>
      <w:numFmt w:val="taiwaneseCountingThousand"/>
      <w:lvlText w:val="%1、"/>
      <w:lvlJc w:val="left"/>
      <w:pPr>
        <w:tabs>
          <w:tab w:val="num" w:pos="425"/>
        </w:tabs>
        <w:ind w:left="425" w:hanging="425"/>
      </w:pPr>
      <w:rPr>
        <w:color w:val="auto"/>
      </w:rPr>
    </w:lvl>
    <w:lvl w:ilvl="1">
      <w:start w:val="1"/>
      <w:numFmt w:val="taiwaneseCountingThousand"/>
      <w:lvlText w:val="(%2)、"/>
      <w:lvlJc w:val="left"/>
      <w:pPr>
        <w:tabs>
          <w:tab w:val="num" w:pos="851"/>
        </w:tabs>
        <w:ind w:left="992" w:hanging="567"/>
      </w:pPr>
      <w:rPr>
        <w:rFonts w:ascii="Times New Roman" w:eastAsia="標楷體" w:hAnsi="Times New Roman" w:cs="Times New Roman" w:hint="default"/>
        <w:b w:val="0"/>
        <w:color w:val="auto"/>
        <w:sz w:val="24"/>
        <w:szCs w:val="24"/>
      </w:rPr>
    </w:lvl>
    <w:lvl w:ilvl="2">
      <w:start w:val="1"/>
      <w:numFmt w:val="decimal"/>
      <w:lvlText w:val="%3."/>
      <w:lvlJc w:val="left"/>
      <w:pPr>
        <w:tabs>
          <w:tab w:val="num" w:pos="1418"/>
        </w:tabs>
        <w:ind w:left="1418" w:hanging="567"/>
      </w:pPr>
      <w:rPr>
        <w:rFonts w:ascii="Times New Roman" w:eastAsia="標楷體" w:hAnsi="Times New Roman" w:cs="Times New Roman" w:hint="default"/>
        <w:color w:val="auto"/>
      </w:rPr>
    </w:lvl>
    <w:lvl w:ilvl="3">
      <w:start w:val="1"/>
      <w:numFmt w:val="decimal"/>
      <w:lvlText w:val="(%4)."/>
      <w:lvlJc w:val="left"/>
      <w:pPr>
        <w:tabs>
          <w:tab w:val="num" w:pos="1814"/>
        </w:tabs>
        <w:ind w:left="1984" w:hanging="708"/>
      </w:pPr>
      <w:rPr>
        <w:b w:val="0"/>
      </w:rPr>
    </w:lvl>
    <w:lvl w:ilvl="4">
      <w:start w:val="1"/>
      <w:numFmt w:val="upperLetter"/>
      <w:lvlText w:val="%5."/>
      <w:lvlJc w:val="left"/>
      <w:pPr>
        <w:tabs>
          <w:tab w:val="num" w:pos="2155"/>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33" w15:restartNumberingAfterBreak="0">
    <w:nsid w:val="34736C2B"/>
    <w:multiLevelType w:val="hybridMultilevel"/>
    <w:tmpl w:val="F63A9F0C"/>
    <w:lvl w:ilvl="0" w:tplc="991AEE60">
      <w:start w:val="1"/>
      <w:numFmt w:val="ideographLegalTraditional"/>
      <w:lvlText w:val="%1、"/>
      <w:lvlJc w:val="left"/>
      <w:pPr>
        <w:ind w:left="480" w:hanging="480"/>
      </w:pPr>
      <w:rPr>
        <w:color w:val="auto"/>
        <w:lang w:val="en-US"/>
      </w:rPr>
    </w:lvl>
    <w:lvl w:ilvl="1" w:tplc="97CE676C">
      <w:start w:val="1"/>
      <w:numFmt w:val="taiwaneseCountingThousand"/>
      <w:lvlText w:val="%2、"/>
      <w:lvlJc w:val="left"/>
      <w:pPr>
        <w:ind w:left="960" w:hanging="480"/>
      </w:pPr>
    </w:lvl>
    <w:lvl w:ilvl="2" w:tplc="250CC810">
      <w:start w:val="1"/>
      <w:numFmt w:val="taiwaneseCountingThousand"/>
      <w:lvlText w:val="(%3)"/>
      <w:lvlJc w:val="left"/>
      <w:pPr>
        <w:ind w:left="1440" w:hanging="480"/>
      </w:pPr>
      <w:rPr>
        <w:color w:val="auto"/>
      </w:rPr>
    </w:lvl>
    <w:lvl w:ilvl="3" w:tplc="0409000F">
      <w:start w:val="1"/>
      <w:numFmt w:val="decimal"/>
      <w:lvlText w:val="%4."/>
      <w:lvlJc w:val="left"/>
      <w:pPr>
        <w:ind w:left="1920" w:hanging="480"/>
      </w:pPr>
    </w:lvl>
    <w:lvl w:ilvl="4" w:tplc="CE94929A">
      <w:start w:val="1"/>
      <w:numFmt w:val="decim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4" w15:restartNumberingAfterBreak="0">
    <w:nsid w:val="35030132"/>
    <w:multiLevelType w:val="hybridMultilevel"/>
    <w:tmpl w:val="FAE016D2"/>
    <w:lvl w:ilvl="0" w:tplc="0409000F">
      <w:start w:val="1"/>
      <w:numFmt w:val="decimal"/>
      <w:lvlText w:val="%1."/>
      <w:lvlJc w:val="left"/>
      <w:pPr>
        <w:ind w:left="360" w:hanging="480"/>
      </w:p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35" w15:restartNumberingAfterBreak="0">
    <w:nsid w:val="366175CB"/>
    <w:multiLevelType w:val="hybridMultilevel"/>
    <w:tmpl w:val="80CC73C8"/>
    <w:lvl w:ilvl="0" w:tplc="38B84848">
      <w:start w:val="1"/>
      <w:numFmt w:val="taiwaneseCountingThousand"/>
      <w:lvlText w:val="(%1)、"/>
      <w:lvlJc w:val="left"/>
      <w:pPr>
        <w:ind w:left="960" w:hanging="480"/>
      </w:pPr>
      <w:rPr>
        <w:b w:val="0"/>
        <w:bCs w:val="0"/>
        <w:color w:val="auto"/>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6" w15:restartNumberingAfterBreak="0">
    <w:nsid w:val="396768F6"/>
    <w:multiLevelType w:val="hybridMultilevel"/>
    <w:tmpl w:val="360614A0"/>
    <w:lvl w:ilvl="0" w:tplc="7A6CF4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39EF3DEB"/>
    <w:multiLevelType w:val="hybridMultilevel"/>
    <w:tmpl w:val="5E5EA2D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8" w15:restartNumberingAfterBreak="0">
    <w:nsid w:val="3D0F29A5"/>
    <w:multiLevelType w:val="hybridMultilevel"/>
    <w:tmpl w:val="1F86BBBA"/>
    <w:lvl w:ilvl="0" w:tplc="B0F2B6D8">
      <w:start w:val="1"/>
      <w:numFmt w:val="decimal"/>
      <w:lvlText w:val="(%1)"/>
      <w:lvlJc w:val="left"/>
      <w:pPr>
        <w:ind w:left="2133" w:hanging="360"/>
      </w:pPr>
      <w:rPr>
        <w:rFonts w:hint="default"/>
      </w:rPr>
    </w:lvl>
    <w:lvl w:ilvl="1" w:tplc="04090019" w:tentative="1">
      <w:start w:val="1"/>
      <w:numFmt w:val="ideographTraditional"/>
      <w:lvlText w:val="%2、"/>
      <w:lvlJc w:val="left"/>
      <w:pPr>
        <w:ind w:left="2733" w:hanging="480"/>
      </w:pPr>
    </w:lvl>
    <w:lvl w:ilvl="2" w:tplc="0409001B" w:tentative="1">
      <w:start w:val="1"/>
      <w:numFmt w:val="lowerRoman"/>
      <w:lvlText w:val="%3."/>
      <w:lvlJc w:val="right"/>
      <w:pPr>
        <w:ind w:left="3213" w:hanging="480"/>
      </w:pPr>
    </w:lvl>
    <w:lvl w:ilvl="3" w:tplc="0409000F" w:tentative="1">
      <w:start w:val="1"/>
      <w:numFmt w:val="decimal"/>
      <w:lvlText w:val="%4."/>
      <w:lvlJc w:val="left"/>
      <w:pPr>
        <w:ind w:left="3693" w:hanging="480"/>
      </w:pPr>
    </w:lvl>
    <w:lvl w:ilvl="4" w:tplc="04090019" w:tentative="1">
      <w:start w:val="1"/>
      <w:numFmt w:val="ideographTraditional"/>
      <w:lvlText w:val="%5、"/>
      <w:lvlJc w:val="left"/>
      <w:pPr>
        <w:ind w:left="4173" w:hanging="480"/>
      </w:pPr>
    </w:lvl>
    <w:lvl w:ilvl="5" w:tplc="0409001B" w:tentative="1">
      <w:start w:val="1"/>
      <w:numFmt w:val="lowerRoman"/>
      <w:lvlText w:val="%6."/>
      <w:lvlJc w:val="right"/>
      <w:pPr>
        <w:ind w:left="4653" w:hanging="480"/>
      </w:pPr>
    </w:lvl>
    <w:lvl w:ilvl="6" w:tplc="0409000F" w:tentative="1">
      <w:start w:val="1"/>
      <w:numFmt w:val="decimal"/>
      <w:lvlText w:val="%7."/>
      <w:lvlJc w:val="left"/>
      <w:pPr>
        <w:ind w:left="5133" w:hanging="480"/>
      </w:pPr>
    </w:lvl>
    <w:lvl w:ilvl="7" w:tplc="04090019" w:tentative="1">
      <w:start w:val="1"/>
      <w:numFmt w:val="ideographTraditional"/>
      <w:lvlText w:val="%8、"/>
      <w:lvlJc w:val="left"/>
      <w:pPr>
        <w:ind w:left="5613" w:hanging="480"/>
      </w:pPr>
    </w:lvl>
    <w:lvl w:ilvl="8" w:tplc="0409001B" w:tentative="1">
      <w:start w:val="1"/>
      <w:numFmt w:val="lowerRoman"/>
      <w:lvlText w:val="%9."/>
      <w:lvlJc w:val="right"/>
      <w:pPr>
        <w:ind w:left="6093" w:hanging="480"/>
      </w:pPr>
    </w:lvl>
  </w:abstractNum>
  <w:abstractNum w:abstractNumId="39" w15:restartNumberingAfterBreak="0">
    <w:nsid w:val="3FFB505B"/>
    <w:multiLevelType w:val="hybridMultilevel"/>
    <w:tmpl w:val="B1163360"/>
    <w:lvl w:ilvl="0" w:tplc="FFFFFFFF">
      <w:start w:val="1"/>
      <w:numFmt w:val="decimal"/>
      <w:lvlText w:val="%1."/>
      <w:lvlJc w:val="left"/>
      <w:pPr>
        <w:ind w:left="1494" w:hanging="360"/>
      </w:pPr>
    </w:lvl>
    <w:lvl w:ilvl="1" w:tplc="01E069B0">
      <w:start w:val="1"/>
      <w:numFmt w:val="decimal"/>
      <w:lvlText w:val="(%2)"/>
      <w:lvlJc w:val="left"/>
      <w:pPr>
        <w:ind w:left="2094" w:hanging="480"/>
      </w:pPr>
    </w:lvl>
    <w:lvl w:ilvl="2" w:tplc="04090011">
      <w:start w:val="1"/>
      <w:numFmt w:val="upperLetter"/>
      <w:lvlText w:val="%3."/>
      <w:lvlJc w:val="left"/>
      <w:pPr>
        <w:ind w:left="2574" w:hanging="480"/>
      </w:pPr>
    </w:lvl>
    <w:lvl w:ilvl="3" w:tplc="FFFFFFFF">
      <w:start w:val="1"/>
      <w:numFmt w:val="decimal"/>
      <w:lvlText w:val="%4."/>
      <w:lvlJc w:val="left"/>
      <w:pPr>
        <w:ind w:left="3054" w:hanging="480"/>
      </w:pPr>
    </w:lvl>
    <w:lvl w:ilvl="4" w:tplc="FFFFFFFF">
      <w:start w:val="1"/>
      <w:numFmt w:val="ideographTraditional"/>
      <w:lvlText w:val="%5、"/>
      <w:lvlJc w:val="left"/>
      <w:pPr>
        <w:ind w:left="3534" w:hanging="480"/>
      </w:pPr>
    </w:lvl>
    <w:lvl w:ilvl="5" w:tplc="FFFFFFFF">
      <w:start w:val="1"/>
      <w:numFmt w:val="lowerRoman"/>
      <w:lvlText w:val="%6."/>
      <w:lvlJc w:val="right"/>
      <w:pPr>
        <w:ind w:left="4014" w:hanging="480"/>
      </w:pPr>
    </w:lvl>
    <w:lvl w:ilvl="6" w:tplc="FFFFFFFF">
      <w:start w:val="1"/>
      <w:numFmt w:val="decimal"/>
      <w:lvlText w:val="%7."/>
      <w:lvlJc w:val="left"/>
      <w:pPr>
        <w:ind w:left="4494" w:hanging="480"/>
      </w:pPr>
    </w:lvl>
    <w:lvl w:ilvl="7" w:tplc="FFFFFFFF">
      <w:start w:val="1"/>
      <w:numFmt w:val="ideographTraditional"/>
      <w:lvlText w:val="%8、"/>
      <w:lvlJc w:val="left"/>
      <w:pPr>
        <w:ind w:left="4974" w:hanging="480"/>
      </w:pPr>
    </w:lvl>
    <w:lvl w:ilvl="8" w:tplc="FFFFFFFF">
      <w:start w:val="1"/>
      <w:numFmt w:val="lowerRoman"/>
      <w:lvlText w:val="%9."/>
      <w:lvlJc w:val="right"/>
      <w:pPr>
        <w:ind w:left="5454" w:hanging="480"/>
      </w:pPr>
    </w:lvl>
  </w:abstractNum>
  <w:abstractNum w:abstractNumId="40" w15:restartNumberingAfterBreak="0">
    <w:nsid w:val="41103FDF"/>
    <w:multiLevelType w:val="hybridMultilevel"/>
    <w:tmpl w:val="99DC2012"/>
    <w:lvl w:ilvl="0" w:tplc="FFFFFFFF">
      <w:start w:val="1"/>
      <w:numFmt w:val="decimal"/>
      <w:lvlText w:val="%1."/>
      <w:lvlJc w:val="left"/>
      <w:pPr>
        <w:ind w:left="1494" w:hanging="360"/>
      </w:pPr>
    </w:lvl>
    <w:lvl w:ilvl="1" w:tplc="FFFFFFFF">
      <w:start w:val="1"/>
      <w:numFmt w:val="ideographTraditional"/>
      <w:lvlText w:val="%2、"/>
      <w:lvlJc w:val="left"/>
      <w:pPr>
        <w:ind w:left="2094" w:hanging="480"/>
      </w:pPr>
    </w:lvl>
    <w:lvl w:ilvl="2" w:tplc="FFFFFFFF">
      <w:start w:val="1"/>
      <w:numFmt w:val="lowerRoman"/>
      <w:lvlText w:val="%3."/>
      <w:lvlJc w:val="right"/>
      <w:pPr>
        <w:ind w:left="2574" w:hanging="480"/>
      </w:pPr>
    </w:lvl>
    <w:lvl w:ilvl="3" w:tplc="FFFFFFFF">
      <w:start w:val="1"/>
      <w:numFmt w:val="decimal"/>
      <w:lvlText w:val="%4."/>
      <w:lvlJc w:val="left"/>
      <w:pPr>
        <w:ind w:left="3054" w:hanging="480"/>
      </w:pPr>
    </w:lvl>
    <w:lvl w:ilvl="4" w:tplc="FFFFFFFF">
      <w:start w:val="1"/>
      <w:numFmt w:val="ideographTraditional"/>
      <w:lvlText w:val="%5、"/>
      <w:lvlJc w:val="left"/>
      <w:pPr>
        <w:ind w:left="3534" w:hanging="480"/>
      </w:pPr>
    </w:lvl>
    <w:lvl w:ilvl="5" w:tplc="FFFFFFFF">
      <w:start w:val="1"/>
      <w:numFmt w:val="lowerRoman"/>
      <w:lvlText w:val="%6."/>
      <w:lvlJc w:val="right"/>
      <w:pPr>
        <w:ind w:left="4014" w:hanging="480"/>
      </w:pPr>
    </w:lvl>
    <w:lvl w:ilvl="6" w:tplc="FFFFFFFF">
      <w:start w:val="1"/>
      <w:numFmt w:val="decimal"/>
      <w:lvlText w:val="%7."/>
      <w:lvlJc w:val="left"/>
      <w:pPr>
        <w:ind w:left="4494" w:hanging="480"/>
      </w:pPr>
    </w:lvl>
    <w:lvl w:ilvl="7" w:tplc="FFFFFFFF">
      <w:start w:val="1"/>
      <w:numFmt w:val="ideographTraditional"/>
      <w:lvlText w:val="%8、"/>
      <w:lvlJc w:val="left"/>
      <w:pPr>
        <w:ind w:left="4974" w:hanging="480"/>
      </w:pPr>
    </w:lvl>
    <w:lvl w:ilvl="8" w:tplc="FFFFFFFF">
      <w:start w:val="1"/>
      <w:numFmt w:val="lowerRoman"/>
      <w:lvlText w:val="%9."/>
      <w:lvlJc w:val="right"/>
      <w:pPr>
        <w:ind w:left="5454" w:hanging="480"/>
      </w:pPr>
    </w:lvl>
  </w:abstractNum>
  <w:abstractNum w:abstractNumId="41" w15:restartNumberingAfterBreak="0">
    <w:nsid w:val="41800DE9"/>
    <w:multiLevelType w:val="hybridMultilevel"/>
    <w:tmpl w:val="A34E5770"/>
    <w:lvl w:ilvl="0" w:tplc="04090015">
      <w:start w:val="1"/>
      <w:numFmt w:val="taiwaneseCountingThousand"/>
      <w:lvlText w:val="%1、"/>
      <w:lvlJc w:val="left"/>
      <w:pPr>
        <w:ind w:left="1834" w:hanging="480"/>
      </w:pPr>
    </w:lvl>
    <w:lvl w:ilvl="1" w:tplc="04090019">
      <w:start w:val="1"/>
      <w:numFmt w:val="ideographTraditional"/>
      <w:lvlText w:val="%2、"/>
      <w:lvlJc w:val="left"/>
      <w:pPr>
        <w:ind w:left="2314" w:hanging="480"/>
      </w:pPr>
    </w:lvl>
    <w:lvl w:ilvl="2" w:tplc="0409001B">
      <w:start w:val="1"/>
      <w:numFmt w:val="lowerRoman"/>
      <w:lvlText w:val="%3."/>
      <w:lvlJc w:val="right"/>
      <w:pPr>
        <w:ind w:left="2794" w:hanging="480"/>
      </w:pPr>
    </w:lvl>
    <w:lvl w:ilvl="3" w:tplc="0409000F">
      <w:start w:val="1"/>
      <w:numFmt w:val="decimal"/>
      <w:lvlText w:val="%4."/>
      <w:lvlJc w:val="left"/>
      <w:pPr>
        <w:ind w:left="3274" w:hanging="480"/>
      </w:pPr>
    </w:lvl>
    <w:lvl w:ilvl="4" w:tplc="04090019">
      <w:start w:val="1"/>
      <w:numFmt w:val="ideographTraditional"/>
      <w:lvlText w:val="%5、"/>
      <w:lvlJc w:val="left"/>
      <w:pPr>
        <w:ind w:left="3754" w:hanging="480"/>
      </w:pPr>
    </w:lvl>
    <w:lvl w:ilvl="5" w:tplc="0409001B">
      <w:start w:val="1"/>
      <w:numFmt w:val="lowerRoman"/>
      <w:lvlText w:val="%6."/>
      <w:lvlJc w:val="right"/>
      <w:pPr>
        <w:ind w:left="4234" w:hanging="480"/>
      </w:pPr>
    </w:lvl>
    <w:lvl w:ilvl="6" w:tplc="0409000F">
      <w:start w:val="1"/>
      <w:numFmt w:val="decimal"/>
      <w:lvlText w:val="%7."/>
      <w:lvlJc w:val="left"/>
      <w:pPr>
        <w:ind w:left="4714" w:hanging="480"/>
      </w:pPr>
    </w:lvl>
    <w:lvl w:ilvl="7" w:tplc="04090019">
      <w:start w:val="1"/>
      <w:numFmt w:val="ideographTraditional"/>
      <w:lvlText w:val="%8、"/>
      <w:lvlJc w:val="left"/>
      <w:pPr>
        <w:ind w:left="5194" w:hanging="480"/>
      </w:pPr>
    </w:lvl>
    <w:lvl w:ilvl="8" w:tplc="0409001B">
      <w:start w:val="1"/>
      <w:numFmt w:val="lowerRoman"/>
      <w:lvlText w:val="%9."/>
      <w:lvlJc w:val="right"/>
      <w:pPr>
        <w:ind w:left="5674" w:hanging="480"/>
      </w:pPr>
    </w:lvl>
  </w:abstractNum>
  <w:abstractNum w:abstractNumId="42" w15:restartNumberingAfterBreak="0">
    <w:nsid w:val="45FB7B89"/>
    <w:multiLevelType w:val="hybridMultilevel"/>
    <w:tmpl w:val="F41EB20C"/>
    <w:lvl w:ilvl="0" w:tplc="04090015">
      <w:start w:val="1"/>
      <w:numFmt w:val="taiwaneseCountingThousand"/>
      <w:lvlText w:val="%1、"/>
      <w:lvlJc w:val="left"/>
      <w:pPr>
        <w:ind w:left="764" w:hanging="480"/>
      </w:pPr>
    </w:lvl>
    <w:lvl w:ilvl="1" w:tplc="04090019">
      <w:start w:val="1"/>
      <w:numFmt w:val="ideographTraditional"/>
      <w:lvlText w:val="%2、"/>
      <w:lvlJc w:val="left"/>
      <w:pPr>
        <w:ind w:left="1244" w:hanging="480"/>
      </w:pPr>
    </w:lvl>
    <w:lvl w:ilvl="2" w:tplc="0409001B">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43" w15:restartNumberingAfterBreak="0">
    <w:nsid w:val="49CB3704"/>
    <w:multiLevelType w:val="hybridMultilevel"/>
    <w:tmpl w:val="6936C0A2"/>
    <w:lvl w:ilvl="0" w:tplc="9688884E">
      <w:start w:val="1"/>
      <w:numFmt w:val="taiwaneseCountingThousand"/>
      <w:lvlText w:val="%1、"/>
      <w:lvlJc w:val="left"/>
      <w:pPr>
        <w:ind w:left="764" w:hanging="480"/>
      </w:pPr>
      <w:rPr>
        <w:rFonts w:hint="default"/>
        <w:lang w:val="en-US"/>
      </w:rPr>
    </w:lvl>
    <w:lvl w:ilvl="1" w:tplc="38B84848">
      <w:start w:val="1"/>
      <w:numFmt w:val="taiwaneseCountingThousand"/>
      <w:lvlText w:val="(%2)、"/>
      <w:lvlJc w:val="left"/>
      <w:pPr>
        <w:ind w:left="1244" w:hanging="480"/>
      </w:pPr>
      <w:rPr>
        <w:rFonts w:hint="eastAsia"/>
        <w:b w:val="0"/>
        <w:bCs w:val="0"/>
        <w:color w:val="auto"/>
      </w:rPr>
    </w:lvl>
    <w:lvl w:ilvl="2" w:tplc="D8165A5C">
      <w:start w:val="1"/>
      <w:numFmt w:val="decimal"/>
      <w:lvlText w:val="%3."/>
      <w:lvlJc w:val="left"/>
      <w:pPr>
        <w:ind w:left="1724" w:hanging="480"/>
      </w:pPr>
      <w:rPr>
        <w:color w:val="auto"/>
      </w:rPr>
    </w:lvl>
    <w:lvl w:ilvl="3" w:tplc="01E069B0">
      <w:start w:val="1"/>
      <w:numFmt w:val="decimal"/>
      <w:lvlText w:val="(%4)"/>
      <w:lvlJc w:val="left"/>
      <w:pPr>
        <w:ind w:left="2204" w:hanging="480"/>
      </w:pPr>
      <w:rPr>
        <w:rFonts w:hint="eastAsia"/>
      </w:r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44" w15:restartNumberingAfterBreak="0">
    <w:nsid w:val="4A7E09CA"/>
    <w:multiLevelType w:val="hybridMultilevel"/>
    <w:tmpl w:val="6936C0A2"/>
    <w:lvl w:ilvl="0" w:tplc="9688884E">
      <w:start w:val="1"/>
      <w:numFmt w:val="taiwaneseCountingThousand"/>
      <w:lvlText w:val="%1、"/>
      <w:lvlJc w:val="left"/>
      <w:pPr>
        <w:ind w:left="906" w:hanging="480"/>
      </w:pPr>
      <w:rPr>
        <w:rFonts w:hint="default"/>
        <w:lang w:val="en-US"/>
      </w:rPr>
    </w:lvl>
    <w:lvl w:ilvl="1" w:tplc="38B84848">
      <w:start w:val="1"/>
      <w:numFmt w:val="taiwaneseCountingThousand"/>
      <w:lvlText w:val="(%2)、"/>
      <w:lvlJc w:val="left"/>
      <w:pPr>
        <w:ind w:left="1386" w:hanging="480"/>
      </w:pPr>
      <w:rPr>
        <w:rFonts w:hint="eastAsia"/>
        <w:b w:val="0"/>
        <w:bCs w:val="0"/>
        <w:color w:val="auto"/>
      </w:rPr>
    </w:lvl>
    <w:lvl w:ilvl="2" w:tplc="D8165A5C">
      <w:start w:val="1"/>
      <w:numFmt w:val="decimal"/>
      <w:lvlText w:val="%3."/>
      <w:lvlJc w:val="left"/>
      <w:pPr>
        <w:ind w:left="1473" w:hanging="480"/>
      </w:pPr>
      <w:rPr>
        <w:color w:val="auto"/>
      </w:rPr>
    </w:lvl>
    <w:lvl w:ilvl="3" w:tplc="01E069B0">
      <w:start w:val="1"/>
      <w:numFmt w:val="decimal"/>
      <w:lvlText w:val="(%4)"/>
      <w:lvlJc w:val="left"/>
      <w:pPr>
        <w:ind w:left="2346" w:hanging="480"/>
      </w:pPr>
      <w:rPr>
        <w:rFonts w:hint="eastAsia"/>
      </w:r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45" w15:restartNumberingAfterBreak="0">
    <w:nsid w:val="4B677D12"/>
    <w:multiLevelType w:val="hybridMultilevel"/>
    <w:tmpl w:val="5E066584"/>
    <w:lvl w:ilvl="0" w:tplc="D11EE3CA">
      <w:start w:val="1"/>
      <w:numFmt w:val="taiwaneseCountingThousand"/>
      <w:lvlText w:val="%1、"/>
      <w:lvlJc w:val="left"/>
      <w:pPr>
        <w:ind w:left="960" w:hanging="480"/>
      </w:pPr>
      <w:rPr>
        <w:rFonts w:hint="default"/>
        <w:lang w:val="en-US"/>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6" w15:restartNumberingAfterBreak="0">
    <w:nsid w:val="4C9C4091"/>
    <w:multiLevelType w:val="singleLevel"/>
    <w:tmpl w:val="9D8CB52C"/>
    <w:lvl w:ilvl="0">
      <w:start w:val="1"/>
      <w:numFmt w:val="taiwaneseCountingThousand"/>
      <w:pStyle w:val="a"/>
      <w:lvlText w:val="%1、"/>
      <w:lvlJc w:val="left"/>
      <w:pPr>
        <w:tabs>
          <w:tab w:val="num" w:pos="960"/>
        </w:tabs>
        <w:ind w:left="960" w:hanging="480"/>
      </w:pPr>
      <w:rPr>
        <w:rFonts w:hint="eastAsia"/>
        <w:lang w:val="en-US"/>
      </w:rPr>
    </w:lvl>
  </w:abstractNum>
  <w:abstractNum w:abstractNumId="47" w15:restartNumberingAfterBreak="0">
    <w:nsid w:val="4EB00A34"/>
    <w:multiLevelType w:val="hybridMultilevel"/>
    <w:tmpl w:val="E9AC2646"/>
    <w:lvl w:ilvl="0" w:tplc="991AEE60">
      <w:start w:val="1"/>
      <w:numFmt w:val="ideographLegalTraditional"/>
      <w:lvlText w:val="%1、"/>
      <w:lvlJc w:val="left"/>
      <w:pPr>
        <w:ind w:left="480" w:hanging="480"/>
      </w:pPr>
      <w:rPr>
        <w:color w:val="auto"/>
        <w:lang w:val="en-US"/>
      </w:rPr>
    </w:lvl>
    <w:lvl w:ilvl="1" w:tplc="97CE676C">
      <w:start w:val="1"/>
      <w:numFmt w:val="taiwaneseCountingThousand"/>
      <w:lvlText w:val="%2、"/>
      <w:lvlJc w:val="left"/>
      <w:pPr>
        <w:ind w:left="764" w:hanging="480"/>
      </w:pPr>
      <w:rPr>
        <w:rFonts w:hint="default"/>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8" w15:restartNumberingAfterBreak="0">
    <w:nsid w:val="4EE56ACC"/>
    <w:multiLevelType w:val="hybridMultilevel"/>
    <w:tmpl w:val="E9AC2646"/>
    <w:lvl w:ilvl="0" w:tplc="991AEE60">
      <w:start w:val="1"/>
      <w:numFmt w:val="ideographLegalTraditional"/>
      <w:lvlText w:val="%1、"/>
      <w:lvlJc w:val="left"/>
      <w:pPr>
        <w:ind w:left="480" w:hanging="480"/>
      </w:pPr>
      <w:rPr>
        <w:color w:val="auto"/>
        <w:lang w:val="en-US"/>
      </w:rPr>
    </w:lvl>
    <w:lvl w:ilvl="1" w:tplc="97CE676C">
      <w:start w:val="1"/>
      <w:numFmt w:val="taiwaneseCountingThousand"/>
      <w:lvlText w:val="%2、"/>
      <w:lvlJc w:val="left"/>
      <w:pPr>
        <w:ind w:left="960" w:hanging="480"/>
      </w:pPr>
      <w:rPr>
        <w:rFonts w:hint="default"/>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9" w15:restartNumberingAfterBreak="0">
    <w:nsid w:val="50B97C9A"/>
    <w:multiLevelType w:val="hybridMultilevel"/>
    <w:tmpl w:val="99DC2012"/>
    <w:lvl w:ilvl="0" w:tplc="FFFFFFFF">
      <w:start w:val="1"/>
      <w:numFmt w:val="decimal"/>
      <w:lvlText w:val="%1."/>
      <w:lvlJc w:val="left"/>
      <w:pPr>
        <w:ind w:left="1494" w:hanging="360"/>
      </w:pPr>
    </w:lvl>
    <w:lvl w:ilvl="1" w:tplc="FFFFFFFF">
      <w:start w:val="1"/>
      <w:numFmt w:val="ideographTraditional"/>
      <w:lvlText w:val="%2、"/>
      <w:lvlJc w:val="left"/>
      <w:pPr>
        <w:ind w:left="2094" w:hanging="480"/>
      </w:pPr>
    </w:lvl>
    <w:lvl w:ilvl="2" w:tplc="FFFFFFFF">
      <w:start w:val="1"/>
      <w:numFmt w:val="lowerRoman"/>
      <w:lvlText w:val="%3."/>
      <w:lvlJc w:val="right"/>
      <w:pPr>
        <w:ind w:left="2574" w:hanging="480"/>
      </w:pPr>
    </w:lvl>
    <w:lvl w:ilvl="3" w:tplc="FFFFFFFF">
      <w:start w:val="1"/>
      <w:numFmt w:val="decimal"/>
      <w:lvlText w:val="%4."/>
      <w:lvlJc w:val="left"/>
      <w:pPr>
        <w:ind w:left="3054" w:hanging="480"/>
      </w:pPr>
    </w:lvl>
    <w:lvl w:ilvl="4" w:tplc="FFFFFFFF">
      <w:start w:val="1"/>
      <w:numFmt w:val="ideographTraditional"/>
      <w:lvlText w:val="%5、"/>
      <w:lvlJc w:val="left"/>
      <w:pPr>
        <w:ind w:left="3534" w:hanging="480"/>
      </w:pPr>
    </w:lvl>
    <w:lvl w:ilvl="5" w:tplc="FFFFFFFF">
      <w:start w:val="1"/>
      <w:numFmt w:val="lowerRoman"/>
      <w:lvlText w:val="%6."/>
      <w:lvlJc w:val="right"/>
      <w:pPr>
        <w:ind w:left="4014" w:hanging="480"/>
      </w:pPr>
    </w:lvl>
    <w:lvl w:ilvl="6" w:tplc="FFFFFFFF">
      <w:start w:val="1"/>
      <w:numFmt w:val="decimal"/>
      <w:lvlText w:val="%7."/>
      <w:lvlJc w:val="left"/>
      <w:pPr>
        <w:ind w:left="4494" w:hanging="480"/>
      </w:pPr>
    </w:lvl>
    <w:lvl w:ilvl="7" w:tplc="FFFFFFFF">
      <w:start w:val="1"/>
      <w:numFmt w:val="ideographTraditional"/>
      <w:lvlText w:val="%8、"/>
      <w:lvlJc w:val="left"/>
      <w:pPr>
        <w:ind w:left="4974" w:hanging="480"/>
      </w:pPr>
    </w:lvl>
    <w:lvl w:ilvl="8" w:tplc="FFFFFFFF">
      <w:start w:val="1"/>
      <w:numFmt w:val="lowerRoman"/>
      <w:lvlText w:val="%9."/>
      <w:lvlJc w:val="right"/>
      <w:pPr>
        <w:ind w:left="5454" w:hanging="480"/>
      </w:pPr>
    </w:lvl>
  </w:abstractNum>
  <w:abstractNum w:abstractNumId="50" w15:restartNumberingAfterBreak="0">
    <w:nsid w:val="536E736E"/>
    <w:multiLevelType w:val="hybridMultilevel"/>
    <w:tmpl w:val="B1163360"/>
    <w:lvl w:ilvl="0" w:tplc="FFFFFFFF">
      <w:start w:val="1"/>
      <w:numFmt w:val="decimal"/>
      <w:lvlText w:val="%1."/>
      <w:lvlJc w:val="left"/>
      <w:pPr>
        <w:ind w:left="1494" w:hanging="360"/>
      </w:pPr>
    </w:lvl>
    <w:lvl w:ilvl="1" w:tplc="FFFFFFFF">
      <w:start w:val="1"/>
      <w:numFmt w:val="decimal"/>
      <w:lvlText w:val="(%2)"/>
      <w:lvlJc w:val="left"/>
      <w:pPr>
        <w:ind w:left="2094" w:hanging="480"/>
      </w:pPr>
    </w:lvl>
    <w:lvl w:ilvl="2" w:tplc="FFFFFFFF">
      <w:start w:val="1"/>
      <w:numFmt w:val="upperLetter"/>
      <w:lvlText w:val="%3."/>
      <w:lvlJc w:val="left"/>
      <w:pPr>
        <w:ind w:left="2574" w:hanging="480"/>
      </w:pPr>
    </w:lvl>
    <w:lvl w:ilvl="3" w:tplc="FFFFFFFF">
      <w:start w:val="1"/>
      <w:numFmt w:val="decimal"/>
      <w:lvlText w:val="%4."/>
      <w:lvlJc w:val="left"/>
      <w:pPr>
        <w:ind w:left="3054" w:hanging="480"/>
      </w:pPr>
    </w:lvl>
    <w:lvl w:ilvl="4" w:tplc="FFFFFFFF">
      <w:start w:val="1"/>
      <w:numFmt w:val="ideographTraditional"/>
      <w:lvlText w:val="%5、"/>
      <w:lvlJc w:val="left"/>
      <w:pPr>
        <w:ind w:left="3534" w:hanging="480"/>
      </w:pPr>
    </w:lvl>
    <w:lvl w:ilvl="5" w:tplc="FFFFFFFF">
      <w:start w:val="1"/>
      <w:numFmt w:val="lowerRoman"/>
      <w:lvlText w:val="%6."/>
      <w:lvlJc w:val="right"/>
      <w:pPr>
        <w:ind w:left="4014" w:hanging="480"/>
      </w:pPr>
    </w:lvl>
    <w:lvl w:ilvl="6" w:tplc="FFFFFFFF">
      <w:start w:val="1"/>
      <w:numFmt w:val="decimal"/>
      <w:lvlText w:val="%7."/>
      <w:lvlJc w:val="left"/>
      <w:pPr>
        <w:ind w:left="4494" w:hanging="480"/>
      </w:pPr>
    </w:lvl>
    <w:lvl w:ilvl="7" w:tplc="FFFFFFFF">
      <w:start w:val="1"/>
      <w:numFmt w:val="ideographTraditional"/>
      <w:lvlText w:val="%8、"/>
      <w:lvlJc w:val="left"/>
      <w:pPr>
        <w:ind w:left="4974" w:hanging="480"/>
      </w:pPr>
    </w:lvl>
    <w:lvl w:ilvl="8" w:tplc="FFFFFFFF">
      <w:start w:val="1"/>
      <w:numFmt w:val="lowerRoman"/>
      <w:lvlText w:val="%9."/>
      <w:lvlJc w:val="right"/>
      <w:pPr>
        <w:ind w:left="5454" w:hanging="480"/>
      </w:pPr>
    </w:lvl>
  </w:abstractNum>
  <w:abstractNum w:abstractNumId="51" w15:restartNumberingAfterBreak="0">
    <w:nsid w:val="53E137F6"/>
    <w:multiLevelType w:val="hybridMultilevel"/>
    <w:tmpl w:val="EE0016DC"/>
    <w:lvl w:ilvl="0" w:tplc="5A34FF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2" w15:restartNumberingAfterBreak="0">
    <w:nsid w:val="54B01EAD"/>
    <w:multiLevelType w:val="hybridMultilevel"/>
    <w:tmpl w:val="E75A1736"/>
    <w:lvl w:ilvl="0" w:tplc="A8AC608E">
      <w:start w:val="1"/>
      <w:numFmt w:val="taiwaneseCountingThousand"/>
      <w:lvlText w:val="(%1)"/>
      <w:lvlJc w:val="left"/>
      <w:pPr>
        <w:ind w:left="1400" w:hanging="408"/>
      </w:pPr>
    </w:lvl>
    <w:lvl w:ilvl="1" w:tplc="0409000F">
      <w:start w:val="1"/>
      <w:numFmt w:val="decimal"/>
      <w:lvlText w:val="%2."/>
      <w:lvlJc w:val="left"/>
      <w:pPr>
        <w:ind w:left="1952" w:hanging="480"/>
      </w:pPr>
    </w:lvl>
    <w:lvl w:ilvl="2" w:tplc="0409001B">
      <w:start w:val="1"/>
      <w:numFmt w:val="lowerRoman"/>
      <w:lvlText w:val="%3."/>
      <w:lvlJc w:val="right"/>
      <w:pPr>
        <w:ind w:left="2432" w:hanging="480"/>
      </w:pPr>
    </w:lvl>
    <w:lvl w:ilvl="3" w:tplc="0409000F">
      <w:start w:val="1"/>
      <w:numFmt w:val="decimal"/>
      <w:lvlText w:val="%4."/>
      <w:lvlJc w:val="left"/>
      <w:pPr>
        <w:ind w:left="2912" w:hanging="480"/>
      </w:pPr>
    </w:lvl>
    <w:lvl w:ilvl="4" w:tplc="04090019">
      <w:start w:val="1"/>
      <w:numFmt w:val="ideographTraditional"/>
      <w:lvlText w:val="%5、"/>
      <w:lvlJc w:val="left"/>
      <w:pPr>
        <w:ind w:left="3392" w:hanging="480"/>
      </w:pPr>
    </w:lvl>
    <w:lvl w:ilvl="5" w:tplc="0409001B">
      <w:start w:val="1"/>
      <w:numFmt w:val="lowerRoman"/>
      <w:lvlText w:val="%6."/>
      <w:lvlJc w:val="right"/>
      <w:pPr>
        <w:ind w:left="3872" w:hanging="480"/>
      </w:pPr>
    </w:lvl>
    <w:lvl w:ilvl="6" w:tplc="0409000F">
      <w:start w:val="1"/>
      <w:numFmt w:val="decimal"/>
      <w:lvlText w:val="%7."/>
      <w:lvlJc w:val="left"/>
      <w:pPr>
        <w:ind w:left="4352" w:hanging="480"/>
      </w:pPr>
    </w:lvl>
    <w:lvl w:ilvl="7" w:tplc="04090019">
      <w:start w:val="1"/>
      <w:numFmt w:val="ideographTraditional"/>
      <w:lvlText w:val="%8、"/>
      <w:lvlJc w:val="left"/>
      <w:pPr>
        <w:ind w:left="4832" w:hanging="480"/>
      </w:pPr>
    </w:lvl>
    <w:lvl w:ilvl="8" w:tplc="0409001B">
      <w:start w:val="1"/>
      <w:numFmt w:val="lowerRoman"/>
      <w:lvlText w:val="%9."/>
      <w:lvlJc w:val="right"/>
      <w:pPr>
        <w:ind w:left="5312" w:hanging="480"/>
      </w:pPr>
    </w:lvl>
  </w:abstractNum>
  <w:abstractNum w:abstractNumId="53" w15:restartNumberingAfterBreak="0">
    <w:nsid w:val="566B060B"/>
    <w:multiLevelType w:val="hybridMultilevel"/>
    <w:tmpl w:val="DDAC9A42"/>
    <w:lvl w:ilvl="0" w:tplc="04090015">
      <w:start w:val="1"/>
      <w:numFmt w:val="taiwaneseCountingThousand"/>
      <w:lvlText w:val="%1、"/>
      <w:lvlJc w:val="left"/>
      <w:pPr>
        <w:ind w:left="480" w:hanging="480"/>
      </w:pPr>
    </w:lvl>
    <w:lvl w:ilvl="1" w:tplc="30080C86">
      <w:start w:val="1"/>
      <w:numFmt w:val="taiwaneseCountingThousand"/>
      <w:lvlText w:val="(%2)"/>
      <w:lvlJc w:val="left"/>
      <w:pPr>
        <w:ind w:left="960" w:hanging="480"/>
      </w:pPr>
      <w:rPr>
        <w:rFonts w:hint="eastAsia"/>
      </w:rPr>
    </w:lvl>
    <w:lvl w:ilvl="2" w:tplc="90101ABA">
      <w:start w:val="1"/>
      <w:numFmt w:val="decimal"/>
      <w:lvlText w:val="%3、"/>
      <w:lvlJc w:val="left"/>
      <w:pPr>
        <w:ind w:left="1440" w:hanging="480"/>
      </w:pPr>
      <w:rPr>
        <w:rFonts w:hint="eastAsia"/>
      </w:r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4" w15:restartNumberingAfterBreak="0">
    <w:nsid w:val="5BDF527D"/>
    <w:multiLevelType w:val="hybridMultilevel"/>
    <w:tmpl w:val="6E52B5C0"/>
    <w:lvl w:ilvl="0" w:tplc="991AEE60">
      <w:start w:val="1"/>
      <w:numFmt w:val="ideographLegalTraditional"/>
      <w:lvlText w:val="%1、"/>
      <w:lvlJc w:val="left"/>
      <w:pPr>
        <w:ind w:left="480" w:hanging="480"/>
      </w:pPr>
      <w:rPr>
        <w:color w:val="auto"/>
        <w:lang w:val="en-US"/>
      </w:rPr>
    </w:lvl>
    <w:lvl w:ilvl="1" w:tplc="97CE676C">
      <w:start w:val="1"/>
      <w:numFmt w:val="taiwaneseCountingThousand"/>
      <w:lvlText w:val="%2、"/>
      <w:lvlJc w:val="left"/>
      <w:pPr>
        <w:ind w:left="960" w:hanging="480"/>
      </w:pPr>
      <w:rPr>
        <w:rFonts w:hint="default"/>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31A6240">
      <w:start w:val="5"/>
      <w:numFmt w:val="japaneseLegal"/>
      <w:lvlText w:val="%6、"/>
      <w:lvlJc w:val="left"/>
      <w:pPr>
        <w:ind w:left="504" w:hanging="504"/>
      </w:pPr>
      <w:rPr>
        <w:rFonts w:hint="default"/>
        <w:b/>
      </w:r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5" w15:restartNumberingAfterBreak="0">
    <w:nsid w:val="5C9B6CDC"/>
    <w:multiLevelType w:val="hybridMultilevel"/>
    <w:tmpl w:val="E9AC2646"/>
    <w:lvl w:ilvl="0" w:tplc="991AEE60">
      <w:start w:val="1"/>
      <w:numFmt w:val="ideographLegalTraditional"/>
      <w:lvlText w:val="%1、"/>
      <w:lvlJc w:val="left"/>
      <w:pPr>
        <w:ind w:left="480" w:hanging="480"/>
      </w:pPr>
      <w:rPr>
        <w:color w:val="auto"/>
        <w:lang w:val="en-US"/>
      </w:rPr>
    </w:lvl>
    <w:lvl w:ilvl="1" w:tplc="97CE676C">
      <w:start w:val="1"/>
      <w:numFmt w:val="taiwaneseCountingThousand"/>
      <w:lvlText w:val="%2、"/>
      <w:lvlJc w:val="left"/>
      <w:pPr>
        <w:ind w:left="960" w:hanging="480"/>
      </w:pPr>
      <w:rPr>
        <w:rFonts w:hint="default"/>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6" w15:restartNumberingAfterBreak="0">
    <w:nsid w:val="5D4020A9"/>
    <w:multiLevelType w:val="hybridMultilevel"/>
    <w:tmpl w:val="81528970"/>
    <w:lvl w:ilvl="0" w:tplc="A8AC608E">
      <w:start w:val="1"/>
      <w:numFmt w:val="taiwaneseCountingThousand"/>
      <w:lvlText w:val="(%1)"/>
      <w:lvlJc w:val="left"/>
      <w:pPr>
        <w:ind w:left="1400" w:hanging="408"/>
      </w:pPr>
      <w:rPr>
        <w:rFonts w:hint="default"/>
      </w:rPr>
    </w:lvl>
    <w:lvl w:ilvl="1" w:tplc="FFFFFFFF">
      <w:start w:val="1"/>
      <w:numFmt w:val="decimal"/>
      <w:lvlText w:val="%2)"/>
      <w:lvlJc w:val="left"/>
      <w:pPr>
        <w:ind w:left="1952" w:hanging="480"/>
      </w:pPr>
    </w:lvl>
    <w:lvl w:ilvl="2" w:tplc="0409001B">
      <w:start w:val="1"/>
      <w:numFmt w:val="lowerRoman"/>
      <w:lvlText w:val="%3."/>
      <w:lvlJc w:val="right"/>
      <w:pPr>
        <w:ind w:left="2432" w:hanging="480"/>
      </w:pPr>
    </w:lvl>
    <w:lvl w:ilvl="3" w:tplc="0409000F">
      <w:start w:val="1"/>
      <w:numFmt w:val="decimal"/>
      <w:lvlText w:val="%4."/>
      <w:lvlJc w:val="left"/>
      <w:pPr>
        <w:ind w:left="2912" w:hanging="480"/>
      </w:pPr>
    </w:lvl>
    <w:lvl w:ilvl="4" w:tplc="FFFFFFFF">
      <w:start w:val="1"/>
      <w:numFmt w:val="decimal"/>
      <w:lvlText w:val="(%5)"/>
      <w:lvlJc w:val="left"/>
      <w:pPr>
        <w:ind w:left="1637" w:hanging="36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57" w15:restartNumberingAfterBreak="0">
    <w:nsid w:val="5E51186E"/>
    <w:multiLevelType w:val="hybridMultilevel"/>
    <w:tmpl w:val="D28AA69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8" w15:restartNumberingAfterBreak="0">
    <w:nsid w:val="5F9409ED"/>
    <w:multiLevelType w:val="hybridMultilevel"/>
    <w:tmpl w:val="E30497F6"/>
    <w:lvl w:ilvl="0" w:tplc="9688884E">
      <w:start w:val="1"/>
      <w:numFmt w:val="taiwaneseCountingThousand"/>
      <w:lvlText w:val="%1、"/>
      <w:lvlJc w:val="left"/>
      <w:pPr>
        <w:ind w:left="480" w:hanging="480"/>
      </w:pPr>
      <w:rPr>
        <w:rFonts w:hint="default"/>
        <w:lang w:val="en-US"/>
      </w:rPr>
    </w:lvl>
    <w:lvl w:ilvl="1" w:tplc="250CC810">
      <w:start w:val="1"/>
      <w:numFmt w:val="taiwaneseCountingThousand"/>
      <w:lvlText w:val="(%2)"/>
      <w:lvlJc w:val="left"/>
      <w:pPr>
        <w:ind w:left="960" w:hanging="480"/>
      </w:pPr>
      <w:rPr>
        <w:rFonts w:hint="default"/>
        <w:b w:val="0"/>
        <w:bCs w:val="0"/>
        <w:color w:val="auto"/>
      </w:rPr>
    </w:lvl>
    <w:lvl w:ilvl="2" w:tplc="D8165A5C">
      <w:start w:val="1"/>
      <w:numFmt w:val="decimal"/>
      <w:lvlText w:val="%3."/>
      <w:lvlJc w:val="left"/>
      <w:pPr>
        <w:ind w:left="1440" w:hanging="480"/>
      </w:pPr>
      <w:rPr>
        <w:color w:val="auto"/>
      </w:rPr>
    </w:lvl>
    <w:lvl w:ilvl="3" w:tplc="01E069B0">
      <w:start w:val="1"/>
      <w:numFmt w:val="decimal"/>
      <w:lvlText w:val="(%4)"/>
      <w:lvlJc w:val="left"/>
      <w:pPr>
        <w:ind w:left="1920" w:hanging="480"/>
      </w:pPr>
      <w:rPr>
        <w:rFonts w:hint="eastAsia"/>
      </w:r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9" w15:restartNumberingAfterBreak="0">
    <w:nsid w:val="604461E7"/>
    <w:multiLevelType w:val="hybridMultilevel"/>
    <w:tmpl w:val="360614A0"/>
    <w:lvl w:ilvl="0" w:tplc="7A6CF4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0" w15:restartNumberingAfterBreak="0">
    <w:nsid w:val="60695D3C"/>
    <w:multiLevelType w:val="hybridMultilevel"/>
    <w:tmpl w:val="81528970"/>
    <w:lvl w:ilvl="0" w:tplc="A8AC608E">
      <w:start w:val="1"/>
      <w:numFmt w:val="taiwaneseCountingThousand"/>
      <w:lvlText w:val="(%1)"/>
      <w:lvlJc w:val="left"/>
      <w:pPr>
        <w:ind w:left="1400" w:hanging="408"/>
      </w:pPr>
    </w:lvl>
    <w:lvl w:ilvl="1" w:tplc="FFFFFFFF">
      <w:start w:val="1"/>
      <w:numFmt w:val="decimal"/>
      <w:lvlText w:val="%2)"/>
      <w:lvlJc w:val="left"/>
      <w:pPr>
        <w:ind w:left="1952" w:hanging="480"/>
      </w:pPr>
    </w:lvl>
    <w:lvl w:ilvl="2" w:tplc="0409001B">
      <w:start w:val="1"/>
      <w:numFmt w:val="lowerRoman"/>
      <w:lvlText w:val="%3."/>
      <w:lvlJc w:val="right"/>
      <w:pPr>
        <w:ind w:left="2432" w:hanging="480"/>
      </w:pPr>
    </w:lvl>
    <w:lvl w:ilvl="3" w:tplc="0409000F">
      <w:start w:val="1"/>
      <w:numFmt w:val="decimal"/>
      <w:lvlText w:val="%4."/>
      <w:lvlJc w:val="left"/>
      <w:pPr>
        <w:ind w:left="2912" w:hanging="480"/>
      </w:pPr>
    </w:lvl>
    <w:lvl w:ilvl="4" w:tplc="FFFFFFFF">
      <w:start w:val="1"/>
      <w:numFmt w:val="decimal"/>
      <w:lvlText w:val="(%5)"/>
      <w:lvlJc w:val="left"/>
      <w:pPr>
        <w:ind w:left="1637" w:hanging="360"/>
      </w:pPr>
    </w:lvl>
    <w:lvl w:ilvl="5" w:tplc="0409001B">
      <w:start w:val="1"/>
      <w:numFmt w:val="lowerRoman"/>
      <w:lvlText w:val="%6."/>
      <w:lvlJc w:val="right"/>
      <w:pPr>
        <w:ind w:left="3872" w:hanging="480"/>
      </w:pPr>
    </w:lvl>
    <w:lvl w:ilvl="6" w:tplc="0409000F">
      <w:start w:val="1"/>
      <w:numFmt w:val="decimal"/>
      <w:lvlText w:val="%7."/>
      <w:lvlJc w:val="left"/>
      <w:pPr>
        <w:ind w:left="4352" w:hanging="480"/>
      </w:pPr>
    </w:lvl>
    <w:lvl w:ilvl="7" w:tplc="04090019">
      <w:start w:val="1"/>
      <w:numFmt w:val="ideographTraditional"/>
      <w:lvlText w:val="%8、"/>
      <w:lvlJc w:val="left"/>
      <w:pPr>
        <w:ind w:left="4832" w:hanging="480"/>
      </w:pPr>
    </w:lvl>
    <w:lvl w:ilvl="8" w:tplc="0409001B">
      <w:start w:val="1"/>
      <w:numFmt w:val="lowerRoman"/>
      <w:lvlText w:val="%9."/>
      <w:lvlJc w:val="right"/>
      <w:pPr>
        <w:ind w:left="5312" w:hanging="480"/>
      </w:pPr>
    </w:lvl>
  </w:abstractNum>
  <w:abstractNum w:abstractNumId="61" w15:restartNumberingAfterBreak="0">
    <w:nsid w:val="64CC40FF"/>
    <w:multiLevelType w:val="hybridMultilevel"/>
    <w:tmpl w:val="B1163360"/>
    <w:lvl w:ilvl="0" w:tplc="FFFFFFFF">
      <w:start w:val="1"/>
      <w:numFmt w:val="decimal"/>
      <w:lvlText w:val="%1."/>
      <w:lvlJc w:val="left"/>
      <w:pPr>
        <w:ind w:left="1637" w:hanging="360"/>
      </w:pPr>
    </w:lvl>
    <w:lvl w:ilvl="1" w:tplc="01E069B0">
      <w:start w:val="1"/>
      <w:numFmt w:val="decimal"/>
      <w:lvlText w:val="(%2)"/>
      <w:lvlJc w:val="left"/>
      <w:pPr>
        <w:ind w:left="2094" w:hanging="480"/>
      </w:pPr>
    </w:lvl>
    <w:lvl w:ilvl="2" w:tplc="04090011">
      <w:start w:val="1"/>
      <w:numFmt w:val="upperLetter"/>
      <w:lvlText w:val="%3."/>
      <w:lvlJc w:val="left"/>
      <w:pPr>
        <w:ind w:left="2574" w:hanging="480"/>
      </w:pPr>
    </w:lvl>
    <w:lvl w:ilvl="3" w:tplc="FFFFFFFF">
      <w:start w:val="1"/>
      <w:numFmt w:val="decimal"/>
      <w:lvlText w:val="%4."/>
      <w:lvlJc w:val="left"/>
      <w:pPr>
        <w:ind w:left="3054" w:hanging="480"/>
      </w:pPr>
    </w:lvl>
    <w:lvl w:ilvl="4" w:tplc="FFFFFFFF">
      <w:start w:val="1"/>
      <w:numFmt w:val="ideographTraditional"/>
      <w:lvlText w:val="%5、"/>
      <w:lvlJc w:val="left"/>
      <w:pPr>
        <w:ind w:left="3534" w:hanging="480"/>
      </w:pPr>
    </w:lvl>
    <w:lvl w:ilvl="5" w:tplc="FFFFFFFF">
      <w:start w:val="1"/>
      <w:numFmt w:val="lowerRoman"/>
      <w:lvlText w:val="%6."/>
      <w:lvlJc w:val="right"/>
      <w:pPr>
        <w:ind w:left="4014" w:hanging="480"/>
      </w:pPr>
    </w:lvl>
    <w:lvl w:ilvl="6" w:tplc="FFFFFFFF">
      <w:start w:val="1"/>
      <w:numFmt w:val="decimal"/>
      <w:lvlText w:val="%7."/>
      <w:lvlJc w:val="left"/>
      <w:pPr>
        <w:ind w:left="4494" w:hanging="480"/>
      </w:pPr>
    </w:lvl>
    <w:lvl w:ilvl="7" w:tplc="FFFFFFFF">
      <w:start w:val="1"/>
      <w:numFmt w:val="ideographTraditional"/>
      <w:lvlText w:val="%8、"/>
      <w:lvlJc w:val="left"/>
      <w:pPr>
        <w:ind w:left="4974" w:hanging="480"/>
      </w:pPr>
    </w:lvl>
    <w:lvl w:ilvl="8" w:tplc="FFFFFFFF">
      <w:start w:val="1"/>
      <w:numFmt w:val="lowerRoman"/>
      <w:lvlText w:val="%9."/>
      <w:lvlJc w:val="right"/>
      <w:pPr>
        <w:ind w:left="5454" w:hanging="480"/>
      </w:pPr>
    </w:lvl>
  </w:abstractNum>
  <w:abstractNum w:abstractNumId="62" w15:restartNumberingAfterBreak="0">
    <w:nsid w:val="650B118C"/>
    <w:multiLevelType w:val="multilevel"/>
    <w:tmpl w:val="A40024A6"/>
    <w:lvl w:ilvl="0">
      <w:start w:val="1"/>
      <w:numFmt w:val="taiwaneseCountingThousand"/>
      <w:lvlText w:val="%1、"/>
      <w:lvlJc w:val="left"/>
      <w:pPr>
        <w:tabs>
          <w:tab w:val="num" w:pos="425"/>
        </w:tabs>
        <w:ind w:left="425" w:hanging="425"/>
      </w:pPr>
      <w:rPr>
        <w:color w:val="auto"/>
      </w:rPr>
    </w:lvl>
    <w:lvl w:ilvl="1">
      <w:start w:val="1"/>
      <w:numFmt w:val="taiwaneseCountingThousand"/>
      <w:lvlText w:val="(%2)、"/>
      <w:lvlJc w:val="left"/>
      <w:pPr>
        <w:tabs>
          <w:tab w:val="num" w:pos="851"/>
        </w:tabs>
        <w:ind w:left="992" w:hanging="567"/>
      </w:pPr>
      <w:rPr>
        <w:rFonts w:ascii="Times New Roman" w:eastAsia="標楷體" w:hAnsi="Times New Roman" w:cs="Times New Roman" w:hint="default"/>
        <w:b w:val="0"/>
        <w:color w:val="auto"/>
        <w:sz w:val="24"/>
        <w:szCs w:val="24"/>
      </w:rPr>
    </w:lvl>
    <w:lvl w:ilvl="2">
      <w:start w:val="1"/>
      <w:numFmt w:val="decimal"/>
      <w:lvlText w:val="%3."/>
      <w:lvlJc w:val="left"/>
      <w:pPr>
        <w:tabs>
          <w:tab w:val="num" w:pos="1418"/>
        </w:tabs>
        <w:ind w:left="1418" w:hanging="567"/>
      </w:pPr>
      <w:rPr>
        <w:rFonts w:ascii="Times New Roman" w:eastAsia="標楷體" w:hAnsi="Times New Roman" w:cs="Times New Roman" w:hint="default"/>
        <w:color w:val="auto"/>
      </w:rPr>
    </w:lvl>
    <w:lvl w:ilvl="3">
      <w:start w:val="1"/>
      <w:numFmt w:val="decimal"/>
      <w:lvlText w:val="(%4)."/>
      <w:lvlJc w:val="left"/>
      <w:pPr>
        <w:tabs>
          <w:tab w:val="num" w:pos="1814"/>
        </w:tabs>
        <w:ind w:left="1984" w:hanging="708"/>
      </w:pPr>
      <w:rPr>
        <w:b w:val="0"/>
      </w:rPr>
    </w:lvl>
    <w:lvl w:ilvl="4">
      <w:start w:val="1"/>
      <w:numFmt w:val="upperLetter"/>
      <w:lvlText w:val="%5."/>
      <w:lvlJc w:val="left"/>
      <w:pPr>
        <w:tabs>
          <w:tab w:val="num" w:pos="2155"/>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63" w15:restartNumberingAfterBreak="0">
    <w:nsid w:val="65EC517C"/>
    <w:multiLevelType w:val="hybridMultilevel"/>
    <w:tmpl w:val="6936C0A2"/>
    <w:lvl w:ilvl="0" w:tplc="FFFFFFFF">
      <w:start w:val="1"/>
      <w:numFmt w:val="taiwaneseCountingThousand"/>
      <w:lvlText w:val="%1、"/>
      <w:lvlJc w:val="left"/>
      <w:pPr>
        <w:ind w:left="480" w:hanging="480"/>
      </w:pPr>
      <w:rPr>
        <w:lang w:val="en-US"/>
      </w:rPr>
    </w:lvl>
    <w:lvl w:ilvl="1" w:tplc="FFFFFFFF">
      <w:start w:val="1"/>
      <w:numFmt w:val="taiwaneseCountingThousand"/>
      <w:lvlText w:val="(%2)、"/>
      <w:lvlJc w:val="left"/>
      <w:pPr>
        <w:ind w:left="960" w:hanging="480"/>
      </w:pPr>
      <w:rPr>
        <w:b w:val="0"/>
        <w:bCs w:val="0"/>
        <w:color w:val="auto"/>
      </w:rPr>
    </w:lvl>
    <w:lvl w:ilvl="2" w:tplc="FFFFFFFF">
      <w:start w:val="1"/>
      <w:numFmt w:val="decimal"/>
      <w:lvlText w:val="%3."/>
      <w:lvlJc w:val="left"/>
      <w:pPr>
        <w:ind w:left="1440" w:hanging="480"/>
      </w:pPr>
      <w:rPr>
        <w:color w:val="auto"/>
      </w:rPr>
    </w:lvl>
    <w:lvl w:ilvl="3" w:tplc="FFFFFFFF">
      <w:start w:val="1"/>
      <w:numFmt w:val="decimal"/>
      <w:lvlText w:val="(%4)"/>
      <w:lvlJc w:val="left"/>
      <w:pPr>
        <w:ind w:left="1920" w:hanging="480"/>
      </w:pPr>
    </w:lvl>
    <w:lvl w:ilvl="4" w:tplc="FFFFFFFF">
      <w:start w:val="1"/>
      <w:numFmt w:val="ideographTraditional"/>
      <w:lvlText w:val="%5、"/>
      <w:lvlJc w:val="left"/>
      <w:pPr>
        <w:ind w:left="2400" w:hanging="480"/>
      </w:pPr>
    </w:lvl>
    <w:lvl w:ilvl="5" w:tplc="FFFFFFFF">
      <w:start w:val="1"/>
      <w:numFmt w:val="lowerRoman"/>
      <w:lvlText w:val="%6."/>
      <w:lvlJc w:val="right"/>
      <w:pPr>
        <w:ind w:left="2880" w:hanging="480"/>
      </w:pPr>
    </w:lvl>
    <w:lvl w:ilvl="6" w:tplc="FFFFFFFF">
      <w:start w:val="1"/>
      <w:numFmt w:val="decimal"/>
      <w:lvlText w:val="%7."/>
      <w:lvlJc w:val="left"/>
      <w:pPr>
        <w:ind w:left="3360" w:hanging="480"/>
      </w:pPr>
    </w:lvl>
    <w:lvl w:ilvl="7" w:tplc="FFFFFFFF">
      <w:start w:val="1"/>
      <w:numFmt w:val="ideographTraditional"/>
      <w:lvlText w:val="%8、"/>
      <w:lvlJc w:val="left"/>
      <w:pPr>
        <w:ind w:left="3840" w:hanging="480"/>
      </w:pPr>
    </w:lvl>
    <w:lvl w:ilvl="8" w:tplc="FFFFFFFF">
      <w:start w:val="1"/>
      <w:numFmt w:val="lowerRoman"/>
      <w:lvlText w:val="%9."/>
      <w:lvlJc w:val="right"/>
      <w:pPr>
        <w:ind w:left="4320" w:hanging="480"/>
      </w:pPr>
    </w:lvl>
  </w:abstractNum>
  <w:abstractNum w:abstractNumId="64" w15:restartNumberingAfterBreak="0">
    <w:nsid w:val="679B6A3B"/>
    <w:multiLevelType w:val="hybridMultilevel"/>
    <w:tmpl w:val="65862188"/>
    <w:lvl w:ilvl="0" w:tplc="FF88C072">
      <w:start w:val="1"/>
      <w:numFmt w:val="taiwaneseCountingThousand"/>
      <w:lvlText w:val="(%1)"/>
      <w:lvlJc w:val="left"/>
      <w:pPr>
        <w:ind w:left="1440" w:hanging="480"/>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start w:val="1"/>
      <w:numFmt w:val="lowerRoman"/>
      <w:lvlText w:val="%6."/>
      <w:lvlJc w:val="right"/>
      <w:pPr>
        <w:ind w:left="3840" w:hanging="480"/>
      </w:pPr>
    </w:lvl>
    <w:lvl w:ilvl="6" w:tplc="0409000F">
      <w:start w:val="1"/>
      <w:numFmt w:val="decimal"/>
      <w:lvlText w:val="%7."/>
      <w:lvlJc w:val="left"/>
      <w:pPr>
        <w:ind w:left="4320" w:hanging="480"/>
      </w:pPr>
    </w:lvl>
    <w:lvl w:ilvl="7" w:tplc="04090019">
      <w:start w:val="1"/>
      <w:numFmt w:val="ideographTraditional"/>
      <w:lvlText w:val="%8、"/>
      <w:lvlJc w:val="left"/>
      <w:pPr>
        <w:ind w:left="4800" w:hanging="480"/>
      </w:pPr>
    </w:lvl>
    <w:lvl w:ilvl="8" w:tplc="0409001B">
      <w:start w:val="1"/>
      <w:numFmt w:val="lowerRoman"/>
      <w:lvlText w:val="%9."/>
      <w:lvlJc w:val="right"/>
      <w:pPr>
        <w:ind w:left="5280" w:hanging="480"/>
      </w:pPr>
    </w:lvl>
  </w:abstractNum>
  <w:abstractNum w:abstractNumId="65" w15:restartNumberingAfterBreak="0">
    <w:nsid w:val="67A5777F"/>
    <w:multiLevelType w:val="hybridMultilevel"/>
    <w:tmpl w:val="62B67A5C"/>
    <w:lvl w:ilvl="0" w:tplc="04090015">
      <w:start w:val="1"/>
      <w:numFmt w:val="taiwaneseCountingThousand"/>
      <w:lvlText w:val="%1、"/>
      <w:lvlJc w:val="left"/>
      <w:pPr>
        <w:ind w:left="480" w:hanging="480"/>
      </w:pPr>
    </w:lvl>
    <w:lvl w:ilvl="1" w:tplc="30080C86">
      <w:start w:val="1"/>
      <w:numFmt w:val="taiwaneseCountingThousand"/>
      <w:lvlText w:val="(%2)"/>
      <w:lvlJc w:val="left"/>
      <w:pPr>
        <w:ind w:left="1190" w:hanging="480"/>
      </w:pPr>
      <w:rPr>
        <w:rFonts w:hint="eastAsia"/>
      </w:rPr>
    </w:lvl>
    <w:lvl w:ilvl="2" w:tplc="90101ABA">
      <w:start w:val="1"/>
      <w:numFmt w:val="decimal"/>
      <w:lvlText w:val="%3、"/>
      <w:lvlJc w:val="left"/>
      <w:pPr>
        <w:ind w:left="1440" w:hanging="480"/>
      </w:pPr>
      <w:rPr>
        <w:rFonts w:hint="eastAsia"/>
      </w:rPr>
    </w:lvl>
    <w:lvl w:ilvl="3" w:tplc="9B36D326">
      <w:start w:val="1"/>
      <w:numFmt w:val="decimal"/>
      <w:lvlText w:val="(%4)"/>
      <w:lvlJc w:val="left"/>
      <w:pPr>
        <w:ind w:left="1920" w:hanging="480"/>
      </w:pPr>
      <w:rPr>
        <w:rFonts w:hint="default"/>
      </w:r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6" w15:restartNumberingAfterBreak="0">
    <w:nsid w:val="68A7209B"/>
    <w:multiLevelType w:val="hybridMultilevel"/>
    <w:tmpl w:val="99DC2012"/>
    <w:lvl w:ilvl="0" w:tplc="FFFFFFFF">
      <w:start w:val="1"/>
      <w:numFmt w:val="decimal"/>
      <w:lvlText w:val="%1."/>
      <w:lvlJc w:val="left"/>
      <w:pPr>
        <w:ind w:left="1494" w:hanging="360"/>
      </w:pPr>
    </w:lvl>
    <w:lvl w:ilvl="1" w:tplc="FFFFFFFF">
      <w:start w:val="1"/>
      <w:numFmt w:val="ideographTraditional"/>
      <w:lvlText w:val="%2、"/>
      <w:lvlJc w:val="left"/>
      <w:pPr>
        <w:ind w:left="2094" w:hanging="480"/>
      </w:pPr>
    </w:lvl>
    <w:lvl w:ilvl="2" w:tplc="FFFFFFFF">
      <w:start w:val="1"/>
      <w:numFmt w:val="lowerRoman"/>
      <w:lvlText w:val="%3."/>
      <w:lvlJc w:val="right"/>
      <w:pPr>
        <w:ind w:left="2574" w:hanging="480"/>
      </w:pPr>
    </w:lvl>
    <w:lvl w:ilvl="3" w:tplc="FFFFFFFF">
      <w:start w:val="1"/>
      <w:numFmt w:val="decimal"/>
      <w:lvlText w:val="%4."/>
      <w:lvlJc w:val="left"/>
      <w:pPr>
        <w:ind w:left="3054" w:hanging="480"/>
      </w:pPr>
    </w:lvl>
    <w:lvl w:ilvl="4" w:tplc="FFFFFFFF">
      <w:start w:val="1"/>
      <w:numFmt w:val="ideographTraditional"/>
      <w:lvlText w:val="%5、"/>
      <w:lvlJc w:val="left"/>
      <w:pPr>
        <w:ind w:left="3534" w:hanging="480"/>
      </w:pPr>
    </w:lvl>
    <w:lvl w:ilvl="5" w:tplc="FFFFFFFF">
      <w:start w:val="1"/>
      <w:numFmt w:val="lowerRoman"/>
      <w:lvlText w:val="%6."/>
      <w:lvlJc w:val="right"/>
      <w:pPr>
        <w:ind w:left="4014" w:hanging="480"/>
      </w:pPr>
    </w:lvl>
    <w:lvl w:ilvl="6" w:tplc="FFFFFFFF">
      <w:start w:val="1"/>
      <w:numFmt w:val="decimal"/>
      <w:lvlText w:val="%7."/>
      <w:lvlJc w:val="left"/>
      <w:pPr>
        <w:ind w:left="4494" w:hanging="480"/>
      </w:pPr>
    </w:lvl>
    <w:lvl w:ilvl="7" w:tplc="FFFFFFFF">
      <w:start w:val="1"/>
      <w:numFmt w:val="ideographTraditional"/>
      <w:lvlText w:val="%8、"/>
      <w:lvlJc w:val="left"/>
      <w:pPr>
        <w:ind w:left="4974" w:hanging="480"/>
      </w:pPr>
    </w:lvl>
    <w:lvl w:ilvl="8" w:tplc="FFFFFFFF">
      <w:start w:val="1"/>
      <w:numFmt w:val="lowerRoman"/>
      <w:lvlText w:val="%9."/>
      <w:lvlJc w:val="right"/>
      <w:pPr>
        <w:ind w:left="5454" w:hanging="480"/>
      </w:pPr>
    </w:lvl>
  </w:abstractNum>
  <w:abstractNum w:abstractNumId="67" w15:restartNumberingAfterBreak="0">
    <w:nsid w:val="69C32710"/>
    <w:multiLevelType w:val="hybridMultilevel"/>
    <w:tmpl w:val="99DC2012"/>
    <w:lvl w:ilvl="0" w:tplc="FFFFFFFF">
      <w:start w:val="1"/>
      <w:numFmt w:val="decimal"/>
      <w:lvlText w:val="%1."/>
      <w:lvlJc w:val="left"/>
      <w:pPr>
        <w:ind w:left="1494" w:hanging="360"/>
      </w:pPr>
    </w:lvl>
    <w:lvl w:ilvl="1" w:tplc="FFFFFFFF">
      <w:start w:val="1"/>
      <w:numFmt w:val="ideographTraditional"/>
      <w:lvlText w:val="%2、"/>
      <w:lvlJc w:val="left"/>
      <w:pPr>
        <w:ind w:left="2094" w:hanging="480"/>
      </w:pPr>
    </w:lvl>
    <w:lvl w:ilvl="2" w:tplc="FFFFFFFF">
      <w:start w:val="1"/>
      <w:numFmt w:val="lowerRoman"/>
      <w:lvlText w:val="%3."/>
      <w:lvlJc w:val="right"/>
      <w:pPr>
        <w:ind w:left="2574" w:hanging="480"/>
      </w:pPr>
    </w:lvl>
    <w:lvl w:ilvl="3" w:tplc="FFFFFFFF">
      <w:start w:val="1"/>
      <w:numFmt w:val="decimal"/>
      <w:lvlText w:val="%4."/>
      <w:lvlJc w:val="left"/>
      <w:pPr>
        <w:ind w:left="3054" w:hanging="480"/>
      </w:pPr>
    </w:lvl>
    <w:lvl w:ilvl="4" w:tplc="FFFFFFFF">
      <w:start w:val="1"/>
      <w:numFmt w:val="ideographTraditional"/>
      <w:lvlText w:val="%5、"/>
      <w:lvlJc w:val="left"/>
      <w:pPr>
        <w:ind w:left="3534" w:hanging="480"/>
      </w:pPr>
    </w:lvl>
    <w:lvl w:ilvl="5" w:tplc="FFFFFFFF">
      <w:start w:val="1"/>
      <w:numFmt w:val="lowerRoman"/>
      <w:lvlText w:val="%6."/>
      <w:lvlJc w:val="right"/>
      <w:pPr>
        <w:ind w:left="4014" w:hanging="480"/>
      </w:pPr>
    </w:lvl>
    <w:lvl w:ilvl="6" w:tplc="FFFFFFFF">
      <w:start w:val="1"/>
      <w:numFmt w:val="decimal"/>
      <w:lvlText w:val="%7."/>
      <w:lvlJc w:val="left"/>
      <w:pPr>
        <w:ind w:left="4494" w:hanging="480"/>
      </w:pPr>
    </w:lvl>
    <w:lvl w:ilvl="7" w:tplc="FFFFFFFF">
      <w:start w:val="1"/>
      <w:numFmt w:val="ideographTraditional"/>
      <w:lvlText w:val="%8、"/>
      <w:lvlJc w:val="left"/>
      <w:pPr>
        <w:ind w:left="4974" w:hanging="480"/>
      </w:pPr>
    </w:lvl>
    <w:lvl w:ilvl="8" w:tplc="FFFFFFFF">
      <w:start w:val="1"/>
      <w:numFmt w:val="lowerRoman"/>
      <w:lvlText w:val="%9."/>
      <w:lvlJc w:val="right"/>
      <w:pPr>
        <w:ind w:left="5454" w:hanging="480"/>
      </w:pPr>
    </w:lvl>
  </w:abstractNum>
  <w:abstractNum w:abstractNumId="68" w15:restartNumberingAfterBreak="0">
    <w:nsid w:val="6A3715D1"/>
    <w:multiLevelType w:val="hybridMultilevel"/>
    <w:tmpl w:val="E1F62124"/>
    <w:lvl w:ilvl="0" w:tplc="B224A714">
      <w:start w:val="1"/>
      <w:numFmt w:val="taiwaneseCountingThousand"/>
      <w:lvlText w:val="%1、"/>
      <w:lvlJc w:val="left"/>
      <w:pPr>
        <w:ind w:left="960" w:hanging="480"/>
      </w:pPr>
      <w:rPr>
        <w:rFonts w:ascii="標楷體" w:eastAsia="標楷體" w:hAnsi="標楷體" w:hint="eastAsia"/>
        <w:b w:val="0"/>
        <w:i w:val="0"/>
        <w:color w:val="auto"/>
        <w:sz w:val="24"/>
        <w:lang w:val="en-US"/>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9" w15:restartNumberingAfterBreak="0">
    <w:nsid w:val="6B8D42D4"/>
    <w:multiLevelType w:val="hybridMultilevel"/>
    <w:tmpl w:val="4AFAA762"/>
    <w:lvl w:ilvl="0" w:tplc="CE94929A">
      <w:start w:val="1"/>
      <w:numFmt w:val="decimal"/>
      <w:lvlText w:val="(%1)"/>
      <w:lvlJc w:val="left"/>
      <w:pPr>
        <w:ind w:left="2400" w:hanging="480"/>
      </w:pPr>
    </w:lvl>
    <w:lvl w:ilvl="1" w:tplc="69A68584">
      <w:start w:val="1"/>
      <w:numFmt w:val="lowerLetter"/>
      <w:lvlText w:val="%2."/>
      <w:lvlJc w:val="left"/>
      <w:pPr>
        <w:ind w:left="2880" w:hanging="480"/>
      </w:pPr>
    </w:lvl>
    <w:lvl w:ilvl="2" w:tplc="0409001B">
      <w:start w:val="1"/>
      <w:numFmt w:val="lowerRoman"/>
      <w:lvlText w:val="%3."/>
      <w:lvlJc w:val="right"/>
      <w:pPr>
        <w:ind w:left="3360" w:hanging="480"/>
      </w:pPr>
    </w:lvl>
    <w:lvl w:ilvl="3" w:tplc="0409000F">
      <w:start w:val="1"/>
      <w:numFmt w:val="decimal"/>
      <w:lvlText w:val="%4."/>
      <w:lvlJc w:val="left"/>
      <w:pPr>
        <w:ind w:left="3840" w:hanging="480"/>
      </w:pPr>
    </w:lvl>
    <w:lvl w:ilvl="4" w:tplc="04090019">
      <w:start w:val="1"/>
      <w:numFmt w:val="ideographTraditional"/>
      <w:lvlText w:val="%5、"/>
      <w:lvlJc w:val="left"/>
      <w:pPr>
        <w:ind w:left="4320" w:hanging="480"/>
      </w:pPr>
    </w:lvl>
    <w:lvl w:ilvl="5" w:tplc="0409001B">
      <w:start w:val="1"/>
      <w:numFmt w:val="lowerRoman"/>
      <w:lvlText w:val="%6."/>
      <w:lvlJc w:val="right"/>
      <w:pPr>
        <w:ind w:left="4800" w:hanging="480"/>
      </w:pPr>
    </w:lvl>
    <w:lvl w:ilvl="6" w:tplc="0409000F">
      <w:start w:val="1"/>
      <w:numFmt w:val="decimal"/>
      <w:lvlText w:val="%7."/>
      <w:lvlJc w:val="left"/>
      <w:pPr>
        <w:ind w:left="5280" w:hanging="480"/>
      </w:pPr>
    </w:lvl>
    <w:lvl w:ilvl="7" w:tplc="04090019">
      <w:start w:val="1"/>
      <w:numFmt w:val="ideographTraditional"/>
      <w:lvlText w:val="%8、"/>
      <w:lvlJc w:val="left"/>
      <w:pPr>
        <w:ind w:left="5760" w:hanging="480"/>
      </w:pPr>
    </w:lvl>
    <w:lvl w:ilvl="8" w:tplc="0409001B">
      <w:start w:val="1"/>
      <w:numFmt w:val="lowerRoman"/>
      <w:lvlText w:val="%9."/>
      <w:lvlJc w:val="right"/>
      <w:pPr>
        <w:ind w:left="6240" w:hanging="480"/>
      </w:pPr>
    </w:lvl>
  </w:abstractNum>
  <w:abstractNum w:abstractNumId="70" w15:restartNumberingAfterBreak="0">
    <w:nsid w:val="6BD76AE8"/>
    <w:multiLevelType w:val="hybridMultilevel"/>
    <w:tmpl w:val="6936C0A2"/>
    <w:lvl w:ilvl="0" w:tplc="9688884E">
      <w:start w:val="1"/>
      <w:numFmt w:val="taiwaneseCountingThousand"/>
      <w:lvlText w:val="%1、"/>
      <w:lvlJc w:val="left"/>
      <w:pPr>
        <w:ind w:left="906" w:hanging="480"/>
      </w:pPr>
      <w:rPr>
        <w:rFonts w:hint="default"/>
        <w:lang w:val="en-US"/>
      </w:rPr>
    </w:lvl>
    <w:lvl w:ilvl="1" w:tplc="38B84848">
      <w:start w:val="1"/>
      <w:numFmt w:val="taiwaneseCountingThousand"/>
      <w:lvlText w:val="(%2)、"/>
      <w:lvlJc w:val="left"/>
      <w:pPr>
        <w:ind w:left="1386" w:hanging="480"/>
      </w:pPr>
      <w:rPr>
        <w:rFonts w:hint="eastAsia"/>
        <w:b w:val="0"/>
        <w:bCs w:val="0"/>
        <w:color w:val="auto"/>
      </w:rPr>
    </w:lvl>
    <w:lvl w:ilvl="2" w:tplc="D8165A5C">
      <w:start w:val="1"/>
      <w:numFmt w:val="decimal"/>
      <w:lvlText w:val="%3."/>
      <w:lvlJc w:val="left"/>
      <w:pPr>
        <w:ind w:left="1866" w:hanging="480"/>
      </w:pPr>
      <w:rPr>
        <w:color w:val="auto"/>
      </w:rPr>
    </w:lvl>
    <w:lvl w:ilvl="3" w:tplc="01E069B0">
      <w:start w:val="1"/>
      <w:numFmt w:val="decimal"/>
      <w:lvlText w:val="(%4)"/>
      <w:lvlJc w:val="left"/>
      <w:pPr>
        <w:ind w:left="2346" w:hanging="480"/>
      </w:pPr>
      <w:rPr>
        <w:rFonts w:hint="eastAsia"/>
      </w:r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71" w15:restartNumberingAfterBreak="0">
    <w:nsid w:val="6D935F8E"/>
    <w:multiLevelType w:val="hybridMultilevel"/>
    <w:tmpl w:val="4A504D5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2" w15:restartNumberingAfterBreak="0">
    <w:nsid w:val="70425982"/>
    <w:multiLevelType w:val="hybridMultilevel"/>
    <w:tmpl w:val="3C085BD2"/>
    <w:lvl w:ilvl="0" w:tplc="0409000F">
      <w:start w:val="1"/>
      <w:numFmt w:val="decimal"/>
      <w:lvlText w:val="%1."/>
      <w:lvlJc w:val="left"/>
      <w:pPr>
        <w:ind w:left="360" w:hanging="480"/>
      </w:p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73" w15:restartNumberingAfterBreak="0">
    <w:nsid w:val="70FF2F3D"/>
    <w:multiLevelType w:val="hybridMultilevel"/>
    <w:tmpl w:val="99DC2012"/>
    <w:lvl w:ilvl="0" w:tplc="FFFFFFFF">
      <w:start w:val="1"/>
      <w:numFmt w:val="decimal"/>
      <w:lvlText w:val="%1."/>
      <w:lvlJc w:val="left"/>
      <w:pPr>
        <w:ind w:left="1494" w:hanging="360"/>
      </w:pPr>
    </w:lvl>
    <w:lvl w:ilvl="1" w:tplc="FFFFFFFF">
      <w:start w:val="1"/>
      <w:numFmt w:val="ideographTraditional"/>
      <w:lvlText w:val="%2、"/>
      <w:lvlJc w:val="left"/>
      <w:pPr>
        <w:ind w:left="2094" w:hanging="480"/>
      </w:pPr>
    </w:lvl>
    <w:lvl w:ilvl="2" w:tplc="FFFFFFFF">
      <w:start w:val="1"/>
      <w:numFmt w:val="lowerRoman"/>
      <w:lvlText w:val="%3."/>
      <w:lvlJc w:val="right"/>
      <w:pPr>
        <w:ind w:left="2574" w:hanging="480"/>
      </w:pPr>
    </w:lvl>
    <w:lvl w:ilvl="3" w:tplc="FFFFFFFF">
      <w:start w:val="1"/>
      <w:numFmt w:val="decimal"/>
      <w:lvlText w:val="%4."/>
      <w:lvlJc w:val="left"/>
      <w:pPr>
        <w:ind w:left="3054" w:hanging="480"/>
      </w:pPr>
    </w:lvl>
    <w:lvl w:ilvl="4" w:tplc="FFFFFFFF">
      <w:start w:val="1"/>
      <w:numFmt w:val="ideographTraditional"/>
      <w:lvlText w:val="%5、"/>
      <w:lvlJc w:val="left"/>
      <w:pPr>
        <w:ind w:left="3534" w:hanging="480"/>
      </w:pPr>
    </w:lvl>
    <w:lvl w:ilvl="5" w:tplc="FFFFFFFF">
      <w:start w:val="1"/>
      <w:numFmt w:val="lowerRoman"/>
      <w:lvlText w:val="%6."/>
      <w:lvlJc w:val="right"/>
      <w:pPr>
        <w:ind w:left="4014" w:hanging="480"/>
      </w:pPr>
    </w:lvl>
    <w:lvl w:ilvl="6" w:tplc="FFFFFFFF">
      <w:start w:val="1"/>
      <w:numFmt w:val="decimal"/>
      <w:lvlText w:val="%7."/>
      <w:lvlJc w:val="left"/>
      <w:pPr>
        <w:ind w:left="4494" w:hanging="480"/>
      </w:pPr>
    </w:lvl>
    <w:lvl w:ilvl="7" w:tplc="FFFFFFFF">
      <w:start w:val="1"/>
      <w:numFmt w:val="ideographTraditional"/>
      <w:lvlText w:val="%8、"/>
      <w:lvlJc w:val="left"/>
      <w:pPr>
        <w:ind w:left="4974" w:hanging="480"/>
      </w:pPr>
    </w:lvl>
    <w:lvl w:ilvl="8" w:tplc="FFFFFFFF">
      <w:start w:val="1"/>
      <w:numFmt w:val="lowerRoman"/>
      <w:lvlText w:val="%9."/>
      <w:lvlJc w:val="right"/>
      <w:pPr>
        <w:ind w:left="5454" w:hanging="480"/>
      </w:pPr>
    </w:lvl>
  </w:abstractNum>
  <w:abstractNum w:abstractNumId="74" w15:restartNumberingAfterBreak="0">
    <w:nsid w:val="71120AC2"/>
    <w:multiLevelType w:val="multilevel"/>
    <w:tmpl w:val="DAEE79AC"/>
    <w:lvl w:ilvl="0">
      <w:start w:val="1"/>
      <w:numFmt w:val="taiwaneseCountingThousand"/>
      <w:pStyle w:val="a0"/>
      <w:suff w:val="nothing"/>
      <w:lvlText w:val="%1、"/>
      <w:lvlJc w:val="left"/>
      <w:pPr>
        <w:ind w:left="953" w:hanging="641"/>
      </w:pPr>
      <w:rPr>
        <w:rFonts w:hint="eastAsia"/>
      </w:rPr>
    </w:lvl>
    <w:lvl w:ilvl="1">
      <w:start w:val="1"/>
      <w:numFmt w:val="taiwaneseCountingThousand"/>
      <w:suff w:val="nothing"/>
      <w:lvlText w:val="（%2）"/>
      <w:lvlJc w:val="left"/>
      <w:pPr>
        <w:ind w:left="1605" w:hanging="959"/>
      </w:pPr>
      <w:rPr>
        <w:rFonts w:hint="eastAsia"/>
      </w:rPr>
    </w:lvl>
    <w:lvl w:ilvl="2">
      <w:start w:val="1"/>
      <w:numFmt w:val="decimalFullWidth"/>
      <w:suff w:val="nothing"/>
      <w:lvlText w:val="%3、"/>
      <w:lvlJc w:val="left"/>
      <w:pPr>
        <w:ind w:left="1916" w:hanging="635"/>
      </w:pPr>
      <w:rPr>
        <w:rFonts w:hint="eastAsia"/>
      </w:rPr>
    </w:lvl>
    <w:lvl w:ilvl="3">
      <w:start w:val="1"/>
      <w:numFmt w:val="decimalFullWidth"/>
      <w:suff w:val="nothing"/>
      <w:lvlText w:val="（%4）"/>
      <w:lvlJc w:val="left"/>
      <w:pPr>
        <w:ind w:left="2563" w:hanging="964"/>
      </w:pPr>
      <w:rPr>
        <w:rFonts w:hint="eastAsia"/>
      </w:rPr>
    </w:lvl>
    <w:lvl w:ilvl="4">
      <w:start w:val="1"/>
      <w:numFmt w:val="ideographTraditional"/>
      <w:suff w:val="nothing"/>
      <w:lvlText w:val="%5、"/>
      <w:lvlJc w:val="left"/>
      <w:pPr>
        <w:ind w:left="2880" w:hanging="635"/>
      </w:pPr>
      <w:rPr>
        <w:rFonts w:hint="eastAsia"/>
      </w:rPr>
    </w:lvl>
    <w:lvl w:ilvl="5">
      <w:start w:val="1"/>
      <w:numFmt w:val="ideographTraditional"/>
      <w:lvlText w:val="（%6）"/>
      <w:lvlJc w:val="left"/>
      <w:pPr>
        <w:tabs>
          <w:tab w:val="num" w:pos="3527"/>
        </w:tabs>
        <w:ind w:left="3527" w:hanging="975"/>
      </w:pPr>
      <w:rPr>
        <w:rFonts w:hint="eastAsia"/>
      </w:rPr>
    </w:lvl>
    <w:lvl w:ilvl="6">
      <w:start w:val="1"/>
      <w:numFmt w:val="ideographZodiac"/>
      <w:lvlText w:val="%7、"/>
      <w:lvlJc w:val="left"/>
      <w:pPr>
        <w:tabs>
          <w:tab w:val="num" w:pos="3844"/>
        </w:tabs>
        <w:ind w:left="3844" w:hanging="646"/>
      </w:pPr>
      <w:rPr>
        <w:rFonts w:hint="eastAsia"/>
      </w:rPr>
    </w:lvl>
    <w:lvl w:ilvl="7">
      <w:start w:val="1"/>
      <w:numFmt w:val="ideographZodiac"/>
      <w:lvlText w:val="（%8）"/>
      <w:lvlJc w:val="left"/>
      <w:pPr>
        <w:tabs>
          <w:tab w:val="num" w:pos="4479"/>
        </w:tabs>
        <w:ind w:left="4479" w:hanging="964"/>
      </w:pPr>
      <w:rPr>
        <w:rFonts w:hint="eastAsia"/>
      </w:rPr>
    </w:lvl>
    <w:lvl w:ilvl="8">
      <w:start w:val="1"/>
      <w:numFmt w:val="lowerLetter"/>
      <w:lvlText w:val="%9)"/>
      <w:lvlJc w:val="left"/>
      <w:pPr>
        <w:tabs>
          <w:tab w:val="num" w:pos="5102"/>
        </w:tabs>
        <w:ind w:left="5102" w:hanging="1700"/>
      </w:pPr>
      <w:rPr>
        <w:rFonts w:hint="eastAsia"/>
      </w:rPr>
    </w:lvl>
  </w:abstractNum>
  <w:abstractNum w:abstractNumId="75" w15:restartNumberingAfterBreak="0">
    <w:nsid w:val="72A866EC"/>
    <w:multiLevelType w:val="hybridMultilevel"/>
    <w:tmpl w:val="C35C387E"/>
    <w:lvl w:ilvl="0" w:tplc="0409000F">
      <w:start w:val="1"/>
      <w:numFmt w:val="decimal"/>
      <w:lvlText w:val="%1."/>
      <w:lvlJc w:val="left"/>
      <w:pPr>
        <w:ind w:left="1757" w:hanging="480"/>
      </w:pPr>
    </w:lvl>
    <w:lvl w:ilvl="1" w:tplc="04090019">
      <w:start w:val="1"/>
      <w:numFmt w:val="ideographTraditional"/>
      <w:lvlText w:val="%2、"/>
      <w:lvlJc w:val="left"/>
      <w:pPr>
        <w:ind w:left="2432" w:hanging="480"/>
      </w:pPr>
    </w:lvl>
    <w:lvl w:ilvl="2" w:tplc="0409001B">
      <w:start w:val="1"/>
      <w:numFmt w:val="lowerRoman"/>
      <w:lvlText w:val="%3."/>
      <w:lvlJc w:val="right"/>
      <w:pPr>
        <w:ind w:left="2912" w:hanging="480"/>
      </w:pPr>
    </w:lvl>
    <w:lvl w:ilvl="3" w:tplc="0409000F">
      <w:start w:val="1"/>
      <w:numFmt w:val="decimal"/>
      <w:lvlText w:val="%4."/>
      <w:lvlJc w:val="left"/>
      <w:pPr>
        <w:ind w:left="3392" w:hanging="480"/>
      </w:pPr>
    </w:lvl>
    <w:lvl w:ilvl="4" w:tplc="04090019">
      <w:start w:val="1"/>
      <w:numFmt w:val="ideographTraditional"/>
      <w:lvlText w:val="%5、"/>
      <w:lvlJc w:val="left"/>
      <w:pPr>
        <w:ind w:left="3872" w:hanging="480"/>
      </w:pPr>
    </w:lvl>
    <w:lvl w:ilvl="5" w:tplc="0409001B">
      <w:start w:val="1"/>
      <w:numFmt w:val="lowerRoman"/>
      <w:lvlText w:val="%6."/>
      <w:lvlJc w:val="right"/>
      <w:pPr>
        <w:ind w:left="4352" w:hanging="480"/>
      </w:pPr>
    </w:lvl>
    <w:lvl w:ilvl="6" w:tplc="0409000F">
      <w:start w:val="1"/>
      <w:numFmt w:val="decimal"/>
      <w:lvlText w:val="%7."/>
      <w:lvlJc w:val="left"/>
      <w:pPr>
        <w:ind w:left="4832" w:hanging="480"/>
      </w:pPr>
    </w:lvl>
    <w:lvl w:ilvl="7" w:tplc="04090019">
      <w:start w:val="1"/>
      <w:numFmt w:val="ideographTraditional"/>
      <w:lvlText w:val="%8、"/>
      <w:lvlJc w:val="left"/>
      <w:pPr>
        <w:ind w:left="5312" w:hanging="480"/>
      </w:pPr>
    </w:lvl>
    <w:lvl w:ilvl="8" w:tplc="0409001B">
      <w:start w:val="1"/>
      <w:numFmt w:val="lowerRoman"/>
      <w:lvlText w:val="%9."/>
      <w:lvlJc w:val="right"/>
      <w:pPr>
        <w:ind w:left="5792" w:hanging="480"/>
      </w:pPr>
    </w:lvl>
  </w:abstractNum>
  <w:abstractNum w:abstractNumId="76" w15:restartNumberingAfterBreak="0">
    <w:nsid w:val="77722B6B"/>
    <w:multiLevelType w:val="hybridMultilevel"/>
    <w:tmpl w:val="CBA62F60"/>
    <w:lvl w:ilvl="0" w:tplc="FF88C072">
      <w:start w:val="1"/>
      <w:numFmt w:val="taiwaneseCountingThousand"/>
      <w:lvlText w:val="(%1)"/>
      <w:lvlJc w:val="left"/>
      <w:pPr>
        <w:ind w:left="1046" w:hanging="480"/>
      </w:pPr>
    </w:lvl>
    <w:lvl w:ilvl="1" w:tplc="04090019">
      <w:start w:val="1"/>
      <w:numFmt w:val="ideographTraditional"/>
      <w:lvlText w:val="%2、"/>
      <w:lvlJc w:val="left"/>
      <w:pPr>
        <w:ind w:left="1526" w:hanging="480"/>
      </w:pPr>
    </w:lvl>
    <w:lvl w:ilvl="2" w:tplc="0409001B">
      <w:start w:val="1"/>
      <w:numFmt w:val="lowerRoman"/>
      <w:lvlText w:val="%3."/>
      <w:lvlJc w:val="right"/>
      <w:pPr>
        <w:ind w:left="2006" w:hanging="480"/>
      </w:pPr>
    </w:lvl>
    <w:lvl w:ilvl="3" w:tplc="FF88C072">
      <w:start w:val="1"/>
      <w:numFmt w:val="taiwaneseCountingThousand"/>
      <w:lvlText w:val="(%4)"/>
      <w:lvlJc w:val="left"/>
      <w:pPr>
        <w:ind w:left="2486" w:hanging="480"/>
      </w:pPr>
    </w:lvl>
    <w:lvl w:ilvl="4" w:tplc="04090019">
      <w:start w:val="1"/>
      <w:numFmt w:val="ideographTraditional"/>
      <w:lvlText w:val="%5、"/>
      <w:lvlJc w:val="left"/>
      <w:pPr>
        <w:ind w:left="2966" w:hanging="480"/>
      </w:pPr>
    </w:lvl>
    <w:lvl w:ilvl="5" w:tplc="0409001B">
      <w:start w:val="1"/>
      <w:numFmt w:val="lowerRoman"/>
      <w:lvlText w:val="%6."/>
      <w:lvlJc w:val="right"/>
      <w:pPr>
        <w:ind w:left="3446" w:hanging="480"/>
      </w:pPr>
    </w:lvl>
    <w:lvl w:ilvl="6" w:tplc="0409000F">
      <w:start w:val="1"/>
      <w:numFmt w:val="decimal"/>
      <w:lvlText w:val="%7."/>
      <w:lvlJc w:val="left"/>
      <w:pPr>
        <w:ind w:left="3926" w:hanging="480"/>
      </w:pPr>
    </w:lvl>
    <w:lvl w:ilvl="7" w:tplc="04090019">
      <w:start w:val="1"/>
      <w:numFmt w:val="ideographTraditional"/>
      <w:lvlText w:val="%8、"/>
      <w:lvlJc w:val="left"/>
      <w:pPr>
        <w:ind w:left="4406" w:hanging="480"/>
      </w:pPr>
    </w:lvl>
    <w:lvl w:ilvl="8" w:tplc="0409001B">
      <w:start w:val="1"/>
      <w:numFmt w:val="lowerRoman"/>
      <w:lvlText w:val="%9."/>
      <w:lvlJc w:val="right"/>
      <w:pPr>
        <w:ind w:left="4886" w:hanging="480"/>
      </w:pPr>
    </w:lvl>
  </w:abstractNum>
  <w:abstractNum w:abstractNumId="77" w15:restartNumberingAfterBreak="0">
    <w:nsid w:val="77B23C1A"/>
    <w:multiLevelType w:val="hybridMultilevel"/>
    <w:tmpl w:val="E88E2D92"/>
    <w:lvl w:ilvl="0" w:tplc="81DEB506">
      <w:start w:val="1"/>
      <w:numFmt w:val="taiwaneseCountingThousand"/>
      <w:pStyle w:val="2"/>
      <w:lvlText w:val="%1、"/>
      <w:lvlJc w:val="left"/>
      <w:pPr>
        <w:tabs>
          <w:tab w:val="num" w:pos="480"/>
        </w:tabs>
        <w:ind w:left="480" w:hanging="480"/>
      </w:pPr>
      <w:rPr>
        <w:rFonts w:hint="default"/>
        <w:sz w:val="32"/>
        <w:szCs w:val="32"/>
        <w:em w:val="none"/>
      </w:rPr>
    </w:lvl>
    <w:lvl w:ilvl="1" w:tplc="B636B7A8">
      <w:start w:val="10"/>
      <w:numFmt w:val="taiwaneseCountingThousand"/>
      <w:lvlText w:val="%2、"/>
      <w:lvlJc w:val="left"/>
      <w:pPr>
        <w:tabs>
          <w:tab w:val="num" w:pos="1200"/>
        </w:tabs>
        <w:ind w:left="1200" w:hanging="720"/>
      </w:pPr>
      <w:rPr>
        <w:rFonts w:hint="default"/>
      </w:rPr>
    </w:lvl>
    <w:lvl w:ilvl="2" w:tplc="0409001B">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78" w15:restartNumberingAfterBreak="0">
    <w:nsid w:val="79C257AB"/>
    <w:multiLevelType w:val="hybridMultilevel"/>
    <w:tmpl w:val="99DC2012"/>
    <w:lvl w:ilvl="0" w:tplc="FFFFFFFF">
      <w:start w:val="1"/>
      <w:numFmt w:val="decimal"/>
      <w:lvlText w:val="%1."/>
      <w:lvlJc w:val="left"/>
      <w:pPr>
        <w:ind w:left="1494" w:hanging="360"/>
      </w:pPr>
    </w:lvl>
    <w:lvl w:ilvl="1" w:tplc="FFFFFFFF">
      <w:start w:val="1"/>
      <w:numFmt w:val="ideographTraditional"/>
      <w:lvlText w:val="%2、"/>
      <w:lvlJc w:val="left"/>
      <w:pPr>
        <w:ind w:left="2094" w:hanging="480"/>
      </w:pPr>
    </w:lvl>
    <w:lvl w:ilvl="2" w:tplc="FFFFFFFF">
      <w:start w:val="1"/>
      <w:numFmt w:val="lowerRoman"/>
      <w:lvlText w:val="%3."/>
      <w:lvlJc w:val="right"/>
      <w:pPr>
        <w:ind w:left="2574" w:hanging="480"/>
      </w:pPr>
    </w:lvl>
    <w:lvl w:ilvl="3" w:tplc="FFFFFFFF">
      <w:start w:val="1"/>
      <w:numFmt w:val="decimal"/>
      <w:lvlText w:val="%4."/>
      <w:lvlJc w:val="left"/>
      <w:pPr>
        <w:ind w:left="3054" w:hanging="480"/>
      </w:pPr>
    </w:lvl>
    <w:lvl w:ilvl="4" w:tplc="FFFFFFFF">
      <w:start w:val="1"/>
      <w:numFmt w:val="ideographTraditional"/>
      <w:lvlText w:val="%5、"/>
      <w:lvlJc w:val="left"/>
      <w:pPr>
        <w:ind w:left="3534" w:hanging="480"/>
      </w:pPr>
    </w:lvl>
    <w:lvl w:ilvl="5" w:tplc="FFFFFFFF">
      <w:start w:val="1"/>
      <w:numFmt w:val="lowerRoman"/>
      <w:lvlText w:val="%6."/>
      <w:lvlJc w:val="right"/>
      <w:pPr>
        <w:ind w:left="4014" w:hanging="480"/>
      </w:pPr>
    </w:lvl>
    <w:lvl w:ilvl="6" w:tplc="FFFFFFFF">
      <w:start w:val="1"/>
      <w:numFmt w:val="decimal"/>
      <w:lvlText w:val="%7."/>
      <w:lvlJc w:val="left"/>
      <w:pPr>
        <w:ind w:left="4494" w:hanging="480"/>
      </w:pPr>
    </w:lvl>
    <w:lvl w:ilvl="7" w:tplc="FFFFFFFF">
      <w:start w:val="1"/>
      <w:numFmt w:val="ideographTraditional"/>
      <w:lvlText w:val="%8、"/>
      <w:lvlJc w:val="left"/>
      <w:pPr>
        <w:ind w:left="4974" w:hanging="480"/>
      </w:pPr>
    </w:lvl>
    <w:lvl w:ilvl="8" w:tplc="FFFFFFFF">
      <w:start w:val="1"/>
      <w:numFmt w:val="lowerRoman"/>
      <w:lvlText w:val="%9."/>
      <w:lvlJc w:val="right"/>
      <w:pPr>
        <w:ind w:left="5454" w:hanging="480"/>
      </w:pPr>
    </w:lvl>
  </w:abstractNum>
  <w:abstractNum w:abstractNumId="79" w15:restartNumberingAfterBreak="0">
    <w:nsid w:val="7A1A1C95"/>
    <w:multiLevelType w:val="hybridMultilevel"/>
    <w:tmpl w:val="CB063D5A"/>
    <w:lvl w:ilvl="0" w:tplc="9942FB92">
      <w:start w:val="1"/>
      <w:numFmt w:val="taiwaneseCountingThousand"/>
      <w:suff w:val="space"/>
      <w:lvlText w:val="(%1)、"/>
      <w:lvlJc w:val="left"/>
      <w:pPr>
        <w:ind w:left="960" w:hanging="480"/>
      </w:pPr>
      <w:rPr>
        <w:b w:val="0"/>
        <w:bCs w:val="0"/>
        <w:color w:val="auto"/>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80" w15:restartNumberingAfterBreak="0">
    <w:nsid w:val="7BC87203"/>
    <w:multiLevelType w:val="hybridMultilevel"/>
    <w:tmpl w:val="9508B728"/>
    <w:lvl w:ilvl="0" w:tplc="800492CE">
      <w:start w:val="1"/>
      <w:numFmt w:val="ideographLegalTraditional"/>
      <w:lvlText w:val="%1、"/>
      <w:lvlJc w:val="left"/>
      <w:pPr>
        <w:ind w:left="480" w:hanging="480"/>
      </w:pPr>
      <w:rPr>
        <w:color w:val="auto"/>
        <w:lang w:val="en-US"/>
      </w:rPr>
    </w:lvl>
    <w:lvl w:ilvl="1" w:tplc="97CE676C">
      <w:start w:val="1"/>
      <w:numFmt w:val="taiwaneseCountingThousand"/>
      <w:lvlText w:val="%2、"/>
      <w:lvlJc w:val="left"/>
      <w:pPr>
        <w:ind w:left="960" w:hanging="480"/>
      </w:pPr>
      <w:rPr>
        <w:rFonts w:hint="default"/>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1" w15:restartNumberingAfterBreak="0">
    <w:nsid w:val="7D2E33B0"/>
    <w:multiLevelType w:val="hybridMultilevel"/>
    <w:tmpl w:val="632264A0"/>
    <w:lvl w:ilvl="0" w:tplc="0409000F">
      <w:start w:val="1"/>
      <w:numFmt w:val="decimal"/>
      <w:lvlText w:val="%1."/>
      <w:lvlJc w:val="left"/>
      <w:pPr>
        <w:ind w:left="360" w:hanging="480"/>
      </w:p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82" w15:restartNumberingAfterBreak="0">
    <w:nsid w:val="7EB9545A"/>
    <w:multiLevelType w:val="hybridMultilevel"/>
    <w:tmpl w:val="6936C0A2"/>
    <w:lvl w:ilvl="0" w:tplc="9688884E">
      <w:start w:val="1"/>
      <w:numFmt w:val="taiwaneseCountingThousand"/>
      <w:lvlText w:val="%1、"/>
      <w:lvlJc w:val="left"/>
      <w:pPr>
        <w:ind w:left="480" w:hanging="480"/>
      </w:pPr>
      <w:rPr>
        <w:rFonts w:hint="default"/>
        <w:lang w:val="en-US"/>
      </w:rPr>
    </w:lvl>
    <w:lvl w:ilvl="1" w:tplc="38B84848">
      <w:start w:val="1"/>
      <w:numFmt w:val="taiwaneseCountingThousand"/>
      <w:lvlText w:val="(%2)、"/>
      <w:lvlJc w:val="left"/>
      <w:pPr>
        <w:ind w:left="960" w:hanging="480"/>
      </w:pPr>
      <w:rPr>
        <w:rFonts w:hint="eastAsia"/>
        <w:b w:val="0"/>
        <w:bCs w:val="0"/>
        <w:color w:val="auto"/>
      </w:rPr>
    </w:lvl>
    <w:lvl w:ilvl="2" w:tplc="D8165A5C">
      <w:start w:val="1"/>
      <w:numFmt w:val="decimal"/>
      <w:lvlText w:val="%3."/>
      <w:lvlJc w:val="left"/>
      <w:pPr>
        <w:ind w:left="1440" w:hanging="480"/>
      </w:pPr>
      <w:rPr>
        <w:color w:val="auto"/>
      </w:rPr>
    </w:lvl>
    <w:lvl w:ilvl="3" w:tplc="01E069B0">
      <w:start w:val="1"/>
      <w:numFmt w:val="decimal"/>
      <w:lvlText w:val="(%4)"/>
      <w:lvlJc w:val="left"/>
      <w:pPr>
        <w:ind w:left="1920" w:hanging="480"/>
      </w:pPr>
      <w:rPr>
        <w:rFonts w:hint="eastAsia"/>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78623558">
    <w:abstractNumId w:val="4"/>
  </w:num>
  <w:num w:numId="2" w16cid:durableId="1536118219">
    <w:abstractNumId w:val="46"/>
  </w:num>
  <w:num w:numId="3" w16cid:durableId="592514406">
    <w:abstractNumId w:val="77"/>
  </w:num>
  <w:num w:numId="4" w16cid:durableId="793593412">
    <w:abstractNumId w:val="74"/>
  </w:num>
  <w:num w:numId="5" w16cid:durableId="1346201608">
    <w:abstractNumId w:val="23"/>
  </w:num>
  <w:num w:numId="6" w16cid:durableId="1986427199">
    <w:abstractNumId w:val="68"/>
  </w:num>
  <w:num w:numId="7" w16cid:durableId="137535111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11019456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96557355">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81595296">
    <w:abstractNumId w:val="45"/>
  </w:num>
  <w:num w:numId="11" w16cid:durableId="1776364724">
    <w:abstractNumId w:val="24"/>
  </w:num>
  <w:num w:numId="12" w16cid:durableId="148328325">
    <w:abstractNumId w:val="14"/>
  </w:num>
  <w:num w:numId="13" w16cid:durableId="1658992571">
    <w:abstractNumId w:val="71"/>
  </w:num>
  <w:num w:numId="14" w16cid:durableId="1305622943">
    <w:abstractNumId w:val="34"/>
  </w:num>
  <w:num w:numId="15" w16cid:durableId="362942070">
    <w:abstractNumId w:val="5"/>
  </w:num>
  <w:num w:numId="16" w16cid:durableId="1883440474">
    <w:abstractNumId w:val="57"/>
  </w:num>
  <w:num w:numId="17" w16cid:durableId="412436535">
    <w:abstractNumId w:val="81"/>
  </w:num>
  <w:num w:numId="18" w16cid:durableId="1300652592">
    <w:abstractNumId w:val="72"/>
  </w:num>
  <w:num w:numId="19" w16cid:durableId="1701124828">
    <w:abstractNumId w:val="25"/>
  </w:num>
  <w:num w:numId="20" w16cid:durableId="1845853263">
    <w:abstractNumId w:val="10"/>
  </w:num>
  <w:num w:numId="21" w16cid:durableId="229272358">
    <w:abstractNumId w:val="1"/>
  </w:num>
  <w:num w:numId="22" w16cid:durableId="1318613596">
    <w:abstractNumId w:val="31"/>
  </w:num>
  <w:num w:numId="23" w16cid:durableId="42319236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81727801">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25983933">
    <w:abstractNumId w:val="29"/>
  </w:num>
  <w:num w:numId="26" w16cid:durableId="102852514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7071817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47410419">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528507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28888192">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71928060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9636391">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1926640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34205087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87348574">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74457561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4114163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06321204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4455262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73238504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47424511">
    <w:abstractNumId w:val="10"/>
  </w:num>
  <w:num w:numId="42" w16cid:durableId="4932242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506234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723866457">
    <w:abstractNumId w:val="43"/>
  </w:num>
  <w:num w:numId="45" w16cid:durableId="2087725067">
    <w:abstractNumId w:val="18"/>
  </w:num>
  <w:num w:numId="46" w16cid:durableId="5863540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645620984">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86645420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763695725">
    <w:abstractNumId w:val="47"/>
  </w:num>
  <w:num w:numId="50" w16cid:durableId="97258617">
    <w:abstractNumId w:val="15"/>
  </w:num>
  <w:num w:numId="51" w16cid:durableId="123485328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277365495">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97698508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6944602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96207614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711425532">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395595465">
    <w:abstractNumId w:val="17"/>
  </w:num>
  <w:num w:numId="58" w16cid:durableId="177389227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6856766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265726431">
    <w:abstractNumId w:val="10"/>
  </w:num>
  <w:num w:numId="61" w16cid:durableId="32385759">
    <w:abstractNumId w:val="30"/>
  </w:num>
  <w:num w:numId="62" w16cid:durableId="6483924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796026227">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84371058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125201713">
    <w:abstractNumId w:val="10"/>
  </w:num>
  <w:num w:numId="66" w16cid:durableId="30319659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28376672">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893613419">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334450868">
    <w:abstractNumId w:val="55"/>
  </w:num>
  <w:num w:numId="70" w16cid:durableId="1300069394">
    <w:abstractNumId w:val="8"/>
  </w:num>
  <w:num w:numId="71" w16cid:durableId="484276417">
    <w:abstractNumId w:val="48"/>
  </w:num>
  <w:num w:numId="72" w16cid:durableId="1454666294">
    <w:abstractNumId w:val="44"/>
  </w:num>
  <w:num w:numId="73" w16cid:durableId="333411423">
    <w:abstractNumId w:val="26"/>
  </w:num>
  <w:num w:numId="74" w16cid:durableId="2023895612">
    <w:abstractNumId w:val="54"/>
  </w:num>
  <w:num w:numId="75" w16cid:durableId="1183126676">
    <w:abstractNumId w:val="70"/>
  </w:num>
  <w:num w:numId="76" w16cid:durableId="1779252164">
    <w:abstractNumId w:val="13"/>
  </w:num>
  <w:num w:numId="77" w16cid:durableId="2001881661">
    <w:abstractNumId w:val="39"/>
  </w:num>
  <w:num w:numId="78" w16cid:durableId="357044990">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20780863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9814265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96955470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38838187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354979">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81144297">
    <w:abstractNumId w:val="80"/>
  </w:num>
  <w:num w:numId="85" w16cid:durableId="1887253298">
    <w:abstractNumId w:val="12"/>
  </w:num>
  <w:num w:numId="86" w16cid:durableId="1484662211">
    <w:abstractNumId w:val="51"/>
  </w:num>
  <w:num w:numId="87" w16cid:durableId="2066298209">
    <w:abstractNumId w:val="29"/>
  </w:num>
  <w:numIdMacAtCleanup w:val="8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蔡咏霖">
    <w15:presenceInfo w15:providerId="None" w15:userId="蔡咏霖"/>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4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7CE"/>
    <w:rsid w:val="0000078A"/>
    <w:rsid w:val="00000BE2"/>
    <w:rsid w:val="00001886"/>
    <w:rsid w:val="00002651"/>
    <w:rsid w:val="000038EF"/>
    <w:rsid w:val="00003EB7"/>
    <w:rsid w:val="00003FCE"/>
    <w:rsid w:val="000040D6"/>
    <w:rsid w:val="0000469F"/>
    <w:rsid w:val="0000499A"/>
    <w:rsid w:val="00004BEB"/>
    <w:rsid w:val="00005145"/>
    <w:rsid w:val="00005C4A"/>
    <w:rsid w:val="00005D6C"/>
    <w:rsid w:val="00006689"/>
    <w:rsid w:val="00006E38"/>
    <w:rsid w:val="000079AE"/>
    <w:rsid w:val="00007C83"/>
    <w:rsid w:val="000109A3"/>
    <w:rsid w:val="000111D4"/>
    <w:rsid w:val="0001167C"/>
    <w:rsid w:val="00011A29"/>
    <w:rsid w:val="000120ED"/>
    <w:rsid w:val="000121E0"/>
    <w:rsid w:val="00012864"/>
    <w:rsid w:val="00012982"/>
    <w:rsid w:val="00012A71"/>
    <w:rsid w:val="00012CBA"/>
    <w:rsid w:val="0001362F"/>
    <w:rsid w:val="0001367B"/>
    <w:rsid w:val="000137E3"/>
    <w:rsid w:val="00013E99"/>
    <w:rsid w:val="00015392"/>
    <w:rsid w:val="00015DF5"/>
    <w:rsid w:val="00015F18"/>
    <w:rsid w:val="000164AF"/>
    <w:rsid w:val="000165DD"/>
    <w:rsid w:val="00016FE2"/>
    <w:rsid w:val="0001705B"/>
    <w:rsid w:val="000172A1"/>
    <w:rsid w:val="0001772E"/>
    <w:rsid w:val="00017D2F"/>
    <w:rsid w:val="00020067"/>
    <w:rsid w:val="0002045C"/>
    <w:rsid w:val="00020964"/>
    <w:rsid w:val="000210E5"/>
    <w:rsid w:val="00021346"/>
    <w:rsid w:val="000213B0"/>
    <w:rsid w:val="00021A1B"/>
    <w:rsid w:val="00021BDB"/>
    <w:rsid w:val="00021CB3"/>
    <w:rsid w:val="0002220E"/>
    <w:rsid w:val="00022325"/>
    <w:rsid w:val="00023DC4"/>
    <w:rsid w:val="0002441C"/>
    <w:rsid w:val="00024454"/>
    <w:rsid w:val="000245FD"/>
    <w:rsid w:val="00024625"/>
    <w:rsid w:val="00024890"/>
    <w:rsid w:val="00024AE4"/>
    <w:rsid w:val="000250BA"/>
    <w:rsid w:val="000253AB"/>
    <w:rsid w:val="0002554B"/>
    <w:rsid w:val="000257C3"/>
    <w:rsid w:val="00025999"/>
    <w:rsid w:val="00025A4C"/>
    <w:rsid w:val="00025D4A"/>
    <w:rsid w:val="0003029C"/>
    <w:rsid w:val="00030B6A"/>
    <w:rsid w:val="00031548"/>
    <w:rsid w:val="000315B5"/>
    <w:rsid w:val="00031AFE"/>
    <w:rsid w:val="000327FC"/>
    <w:rsid w:val="00033599"/>
    <w:rsid w:val="00033BFE"/>
    <w:rsid w:val="0003526B"/>
    <w:rsid w:val="000353D2"/>
    <w:rsid w:val="000353FA"/>
    <w:rsid w:val="00036230"/>
    <w:rsid w:val="000364FF"/>
    <w:rsid w:val="0003665A"/>
    <w:rsid w:val="00036FAF"/>
    <w:rsid w:val="00036FD7"/>
    <w:rsid w:val="00037171"/>
    <w:rsid w:val="00037625"/>
    <w:rsid w:val="00037ADE"/>
    <w:rsid w:val="00037D9D"/>
    <w:rsid w:val="00037EE7"/>
    <w:rsid w:val="00040150"/>
    <w:rsid w:val="000404B9"/>
    <w:rsid w:val="000404DA"/>
    <w:rsid w:val="00040C27"/>
    <w:rsid w:val="00040DE1"/>
    <w:rsid w:val="00041952"/>
    <w:rsid w:val="00041B70"/>
    <w:rsid w:val="00042065"/>
    <w:rsid w:val="00042287"/>
    <w:rsid w:val="0004269D"/>
    <w:rsid w:val="000427DE"/>
    <w:rsid w:val="000442B8"/>
    <w:rsid w:val="00044774"/>
    <w:rsid w:val="00044EEA"/>
    <w:rsid w:val="00045255"/>
    <w:rsid w:val="0004527B"/>
    <w:rsid w:val="00045AFE"/>
    <w:rsid w:val="00045D8C"/>
    <w:rsid w:val="00047099"/>
    <w:rsid w:val="000470B7"/>
    <w:rsid w:val="00047338"/>
    <w:rsid w:val="00047722"/>
    <w:rsid w:val="00047D55"/>
    <w:rsid w:val="00050044"/>
    <w:rsid w:val="00050702"/>
    <w:rsid w:val="000507E0"/>
    <w:rsid w:val="00050B39"/>
    <w:rsid w:val="00051A61"/>
    <w:rsid w:val="0005217B"/>
    <w:rsid w:val="0005227D"/>
    <w:rsid w:val="00052479"/>
    <w:rsid w:val="000524AE"/>
    <w:rsid w:val="000525C2"/>
    <w:rsid w:val="00052939"/>
    <w:rsid w:val="00052F17"/>
    <w:rsid w:val="00052F88"/>
    <w:rsid w:val="000532F4"/>
    <w:rsid w:val="000539DF"/>
    <w:rsid w:val="00053A3F"/>
    <w:rsid w:val="00053BF0"/>
    <w:rsid w:val="00053C3E"/>
    <w:rsid w:val="00053C44"/>
    <w:rsid w:val="00053C78"/>
    <w:rsid w:val="00053CE0"/>
    <w:rsid w:val="000547E5"/>
    <w:rsid w:val="00054DFA"/>
    <w:rsid w:val="0005531E"/>
    <w:rsid w:val="00055344"/>
    <w:rsid w:val="000555A2"/>
    <w:rsid w:val="00055B39"/>
    <w:rsid w:val="000564C6"/>
    <w:rsid w:val="00056663"/>
    <w:rsid w:val="000567BC"/>
    <w:rsid w:val="00056C83"/>
    <w:rsid w:val="00056E87"/>
    <w:rsid w:val="00057060"/>
    <w:rsid w:val="00057576"/>
    <w:rsid w:val="000578CA"/>
    <w:rsid w:val="00057BBB"/>
    <w:rsid w:val="000605B9"/>
    <w:rsid w:val="0006089C"/>
    <w:rsid w:val="00060AA1"/>
    <w:rsid w:val="00060CE8"/>
    <w:rsid w:val="00060D59"/>
    <w:rsid w:val="00060DD1"/>
    <w:rsid w:val="00061238"/>
    <w:rsid w:val="000618EF"/>
    <w:rsid w:val="00061CD0"/>
    <w:rsid w:val="00061DD4"/>
    <w:rsid w:val="00062004"/>
    <w:rsid w:val="0006241E"/>
    <w:rsid w:val="000629F4"/>
    <w:rsid w:val="00062A92"/>
    <w:rsid w:val="000638E8"/>
    <w:rsid w:val="00063A7A"/>
    <w:rsid w:val="0006496A"/>
    <w:rsid w:val="00064A84"/>
    <w:rsid w:val="00065142"/>
    <w:rsid w:val="000655E4"/>
    <w:rsid w:val="00065636"/>
    <w:rsid w:val="000657A2"/>
    <w:rsid w:val="00065BB5"/>
    <w:rsid w:val="00066126"/>
    <w:rsid w:val="00067710"/>
    <w:rsid w:val="00070383"/>
    <w:rsid w:val="00070B66"/>
    <w:rsid w:val="000710FE"/>
    <w:rsid w:val="000718C0"/>
    <w:rsid w:val="00071A46"/>
    <w:rsid w:val="00072B18"/>
    <w:rsid w:val="0007325C"/>
    <w:rsid w:val="000732E9"/>
    <w:rsid w:val="00073314"/>
    <w:rsid w:val="000734D4"/>
    <w:rsid w:val="000736DF"/>
    <w:rsid w:val="00074CE0"/>
    <w:rsid w:val="0007514A"/>
    <w:rsid w:val="00075185"/>
    <w:rsid w:val="00075440"/>
    <w:rsid w:val="00075D5B"/>
    <w:rsid w:val="00075DFE"/>
    <w:rsid w:val="00075F66"/>
    <w:rsid w:val="00076415"/>
    <w:rsid w:val="00077063"/>
    <w:rsid w:val="00077EA0"/>
    <w:rsid w:val="00080280"/>
    <w:rsid w:val="000804A1"/>
    <w:rsid w:val="00080CF3"/>
    <w:rsid w:val="00080F6A"/>
    <w:rsid w:val="00080FAB"/>
    <w:rsid w:val="00081921"/>
    <w:rsid w:val="00081F3B"/>
    <w:rsid w:val="0008213C"/>
    <w:rsid w:val="0008388D"/>
    <w:rsid w:val="0008451E"/>
    <w:rsid w:val="00085574"/>
    <w:rsid w:val="00085AB2"/>
    <w:rsid w:val="00086670"/>
    <w:rsid w:val="00086CD1"/>
    <w:rsid w:val="00086DAC"/>
    <w:rsid w:val="00086F88"/>
    <w:rsid w:val="00086FA0"/>
    <w:rsid w:val="00090903"/>
    <w:rsid w:val="00090C2A"/>
    <w:rsid w:val="00090CA9"/>
    <w:rsid w:val="00091550"/>
    <w:rsid w:val="00091D66"/>
    <w:rsid w:val="00091F22"/>
    <w:rsid w:val="00092111"/>
    <w:rsid w:val="0009228F"/>
    <w:rsid w:val="0009273A"/>
    <w:rsid w:val="00092D32"/>
    <w:rsid w:val="00093065"/>
    <w:rsid w:val="000932E5"/>
    <w:rsid w:val="000937F0"/>
    <w:rsid w:val="00093981"/>
    <w:rsid w:val="0009451D"/>
    <w:rsid w:val="00094662"/>
    <w:rsid w:val="00094BE0"/>
    <w:rsid w:val="00094FD9"/>
    <w:rsid w:val="000954D1"/>
    <w:rsid w:val="000957E6"/>
    <w:rsid w:val="00095875"/>
    <w:rsid w:val="00096070"/>
    <w:rsid w:val="000961F2"/>
    <w:rsid w:val="000964D4"/>
    <w:rsid w:val="00096F74"/>
    <w:rsid w:val="00097453"/>
    <w:rsid w:val="00097617"/>
    <w:rsid w:val="00097DED"/>
    <w:rsid w:val="00097ECE"/>
    <w:rsid w:val="000A0127"/>
    <w:rsid w:val="000A0781"/>
    <w:rsid w:val="000A0875"/>
    <w:rsid w:val="000A0B74"/>
    <w:rsid w:val="000A14E9"/>
    <w:rsid w:val="000A15D0"/>
    <w:rsid w:val="000A192F"/>
    <w:rsid w:val="000A1ED6"/>
    <w:rsid w:val="000A23D3"/>
    <w:rsid w:val="000A26F8"/>
    <w:rsid w:val="000A2C7B"/>
    <w:rsid w:val="000A2CAB"/>
    <w:rsid w:val="000A3688"/>
    <w:rsid w:val="000A37CE"/>
    <w:rsid w:val="000A3BB0"/>
    <w:rsid w:val="000A40EB"/>
    <w:rsid w:val="000A4339"/>
    <w:rsid w:val="000A47A1"/>
    <w:rsid w:val="000A4DFA"/>
    <w:rsid w:val="000A4E2E"/>
    <w:rsid w:val="000A56EA"/>
    <w:rsid w:val="000A592E"/>
    <w:rsid w:val="000A5DD6"/>
    <w:rsid w:val="000A63B2"/>
    <w:rsid w:val="000A6580"/>
    <w:rsid w:val="000A6A5F"/>
    <w:rsid w:val="000B01A6"/>
    <w:rsid w:val="000B0D43"/>
    <w:rsid w:val="000B15C1"/>
    <w:rsid w:val="000B1611"/>
    <w:rsid w:val="000B1766"/>
    <w:rsid w:val="000B1FE0"/>
    <w:rsid w:val="000B2018"/>
    <w:rsid w:val="000B2206"/>
    <w:rsid w:val="000B26F6"/>
    <w:rsid w:val="000B2CC3"/>
    <w:rsid w:val="000B2D1E"/>
    <w:rsid w:val="000B2EFB"/>
    <w:rsid w:val="000B315F"/>
    <w:rsid w:val="000B320E"/>
    <w:rsid w:val="000B3489"/>
    <w:rsid w:val="000B3690"/>
    <w:rsid w:val="000B3A51"/>
    <w:rsid w:val="000B4068"/>
    <w:rsid w:val="000B4C66"/>
    <w:rsid w:val="000B5209"/>
    <w:rsid w:val="000B535B"/>
    <w:rsid w:val="000B5383"/>
    <w:rsid w:val="000B5ED9"/>
    <w:rsid w:val="000B6308"/>
    <w:rsid w:val="000B634E"/>
    <w:rsid w:val="000B702C"/>
    <w:rsid w:val="000B7593"/>
    <w:rsid w:val="000B7800"/>
    <w:rsid w:val="000B7F9C"/>
    <w:rsid w:val="000C0934"/>
    <w:rsid w:val="000C0A6F"/>
    <w:rsid w:val="000C0DB5"/>
    <w:rsid w:val="000C13EC"/>
    <w:rsid w:val="000C1670"/>
    <w:rsid w:val="000C1888"/>
    <w:rsid w:val="000C2259"/>
    <w:rsid w:val="000C22FD"/>
    <w:rsid w:val="000C23D5"/>
    <w:rsid w:val="000C2591"/>
    <w:rsid w:val="000C25EE"/>
    <w:rsid w:val="000C29EC"/>
    <w:rsid w:val="000C2B86"/>
    <w:rsid w:val="000C31CB"/>
    <w:rsid w:val="000C425B"/>
    <w:rsid w:val="000C4995"/>
    <w:rsid w:val="000C4A5F"/>
    <w:rsid w:val="000C4B65"/>
    <w:rsid w:val="000C4D97"/>
    <w:rsid w:val="000C4FDB"/>
    <w:rsid w:val="000C5EF7"/>
    <w:rsid w:val="000C60FB"/>
    <w:rsid w:val="000C638D"/>
    <w:rsid w:val="000C64C5"/>
    <w:rsid w:val="000C6A45"/>
    <w:rsid w:val="000C6C28"/>
    <w:rsid w:val="000C6FEF"/>
    <w:rsid w:val="000C713B"/>
    <w:rsid w:val="000C7190"/>
    <w:rsid w:val="000C71D2"/>
    <w:rsid w:val="000C74ED"/>
    <w:rsid w:val="000C7902"/>
    <w:rsid w:val="000C7A3A"/>
    <w:rsid w:val="000D0038"/>
    <w:rsid w:val="000D01BC"/>
    <w:rsid w:val="000D02A0"/>
    <w:rsid w:val="000D03B1"/>
    <w:rsid w:val="000D0493"/>
    <w:rsid w:val="000D1124"/>
    <w:rsid w:val="000D11EA"/>
    <w:rsid w:val="000D194C"/>
    <w:rsid w:val="000D1B13"/>
    <w:rsid w:val="000D1E1B"/>
    <w:rsid w:val="000D2031"/>
    <w:rsid w:val="000D2298"/>
    <w:rsid w:val="000D2942"/>
    <w:rsid w:val="000D2FFA"/>
    <w:rsid w:val="000D3707"/>
    <w:rsid w:val="000D435C"/>
    <w:rsid w:val="000D445F"/>
    <w:rsid w:val="000D46D9"/>
    <w:rsid w:val="000D47D8"/>
    <w:rsid w:val="000D535A"/>
    <w:rsid w:val="000D553C"/>
    <w:rsid w:val="000D5A59"/>
    <w:rsid w:val="000D5BFC"/>
    <w:rsid w:val="000D5C74"/>
    <w:rsid w:val="000D5D83"/>
    <w:rsid w:val="000D611F"/>
    <w:rsid w:val="000D61C8"/>
    <w:rsid w:val="000D6EC9"/>
    <w:rsid w:val="000D70C9"/>
    <w:rsid w:val="000D70D4"/>
    <w:rsid w:val="000E04AF"/>
    <w:rsid w:val="000E054B"/>
    <w:rsid w:val="000E0618"/>
    <w:rsid w:val="000E079F"/>
    <w:rsid w:val="000E0CBE"/>
    <w:rsid w:val="000E1043"/>
    <w:rsid w:val="000E1057"/>
    <w:rsid w:val="000E129D"/>
    <w:rsid w:val="000E202C"/>
    <w:rsid w:val="000E35BF"/>
    <w:rsid w:val="000E384F"/>
    <w:rsid w:val="000E3CD3"/>
    <w:rsid w:val="000E43E0"/>
    <w:rsid w:val="000E5663"/>
    <w:rsid w:val="000E5DA8"/>
    <w:rsid w:val="000E6273"/>
    <w:rsid w:val="000E7365"/>
    <w:rsid w:val="000E7581"/>
    <w:rsid w:val="000E7684"/>
    <w:rsid w:val="000E7DB3"/>
    <w:rsid w:val="000F0380"/>
    <w:rsid w:val="000F0435"/>
    <w:rsid w:val="000F18DD"/>
    <w:rsid w:val="000F1AAD"/>
    <w:rsid w:val="000F222C"/>
    <w:rsid w:val="000F23F7"/>
    <w:rsid w:val="000F293E"/>
    <w:rsid w:val="000F331D"/>
    <w:rsid w:val="000F3581"/>
    <w:rsid w:val="000F37AE"/>
    <w:rsid w:val="000F3821"/>
    <w:rsid w:val="000F3CBD"/>
    <w:rsid w:val="000F4C1D"/>
    <w:rsid w:val="000F4DF9"/>
    <w:rsid w:val="000F4EAB"/>
    <w:rsid w:val="000F4EFB"/>
    <w:rsid w:val="000F518E"/>
    <w:rsid w:val="000F587A"/>
    <w:rsid w:val="000F5ED1"/>
    <w:rsid w:val="000F61CA"/>
    <w:rsid w:val="000F6409"/>
    <w:rsid w:val="000F67CE"/>
    <w:rsid w:val="000F6B65"/>
    <w:rsid w:val="000F746C"/>
    <w:rsid w:val="000F7512"/>
    <w:rsid w:val="000F7CB7"/>
    <w:rsid w:val="001002A1"/>
    <w:rsid w:val="001003F8"/>
    <w:rsid w:val="00100F39"/>
    <w:rsid w:val="00101346"/>
    <w:rsid w:val="0010136C"/>
    <w:rsid w:val="001014F2"/>
    <w:rsid w:val="001020D9"/>
    <w:rsid w:val="001021CB"/>
    <w:rsid w:val="00102208"/>
    <w:rsid w:val="001024FB"/>
    <w:rsid w:val="0010262A"/>
    <w:rsid w:val="0010263F"/>
    <w:rsid w:val="001027FE"/>
    <w:rsid w:val="0010294C"/>
    <w:rsid w:val="00102C1E"/>
    <w:rsid w:val="0010309C"/>
    <w:rsid w:val="00103C68"/>
    <w:rsid w:val="00103D8D"/>
    <w:rsid w:val="00105398"/>
    <w:rsid w:val="00105EF8"/>
    <w:rsid w:val="001060AE"/>
    <w:rsid w:val="00106872"/>
    <w:rsid w:val="00106BD9"/>
    <w:rsid w:val="00110872"/>
    <w:rsid w:val="001115A2"/>
    <w:rsid w:val="00111676"/>
    <w:rsid w:val="0011179D"/>
    <w:rsid w:val="001119B3"/>
    <w:rsid w:val="00111BD3"/>
    <w:rsid w:val="001124BA"/>
    <w:rsid w:val="00112A77"/>
    <w:rsid w:val="00112B38"/>
    <w:rsid w:val="001130F7"/>
    <w:rsid w:val="00113563"/>
    <w:rsid w:val="0011370F"/>
    <w:rsid w:val="001137A4"/>
    <w:rsid w:val="00113EA4"/>
    <w:rsid w:val="001142FD"/>
    <w:rsid w:val="001145D4"/>
    <w:rsid w:val="001146A1"/>
    <w:rsid w:val="001151D3"/>
    <w:rsid w:val="00115CD3"/>
    <w:rsid w:val="00115E65"/>
    <w:rsid w:val="001165DB"/>
    <w:rsid w:val="00116759"/>
    <w:rsid w:val="00116F91"/>
    <w:rsid w:val="001173A1"/>
    <w:rsid w:val="0011740A"/>
    <w:rsid w:val="00117470"/>
    <w:rsid w:val="0011753B"/>
    <w:rsid w:val="00117A48"/>
    <w:rsid w:val="00117C6C"/>
    <w:rsid w:val="00117DF5"/>
    <w:rsid w:val="001208B1"/>
    <w:rsid w:val="001209D9"/>
    <w:rsid w:val="00120C38"/>
    <w:rsid w:val="001212E0"/>
    <w:rsid w:val="00121C9B"/>
    <w:rsid w:val="00121FC4"/>
    <w:rsid w:val="001227C7"/>
    <w:rsid w:val="001227E8"/>
    <w:rsid w:val="001228DD"/>
    <w:rsid w:val="00122919"/>
    <w:rsid w:val="00122CBE"/>
    <w:rsid w:val="00122D25"/>
    <w:rsid w:val="00122D8E"/>
    <w:rsid w:val="00123C60"/>
    <w:rsid w:val="00124794"/>
    <w:rsid w:val="0012495D"/>
    <w:rsid w:val="00124E4C"/>
    <w:rsid w:val="0012512A"/>
    <w:rsid w:val="001251FF"/>
    <w:rsid w:val="00125C54"/>
    <w:rsid w:val="00125FC2"/>
    <w:rsid w:val="0012667F"/>
    <w:rsid w:val="00126DE6"/>
    <w:rsid w:val="0012750A"/>
    <w:rsid w:val="00127E89"/>
    <w:rsid w:val="001300FA"/>
    <w:rsid w:val="0013022B"/>
    <w:rsid w:val="001315BC"/>
    <w:rsid w:val="00131AE3"/>
    <w:rsid w:val="00131B97"/>
    <w:rsid w:val="001329A3"/>
    <w:rsid w:val="00132AFC"/>
    <w:rsid w:val="00132B13"/>
    <w:rsid w:val="0013310A"/>
    <w:rsid w:val="0013457A"/>
    <w:rsid w:val="00134907"/>
    <w:rsid w:val="00134FE6"/>
    <w:rsid w:val="00135179"/>
    <w:rsid w:val="00135232"/>
    <w:rsid w:val="00135388"/>
    <w:rsid w:val="001355D1"/>
    <w:rsid w:val="00135AA3"/>
    <w:rsid w:val="00135D7E"/>
    <w:rsid w:val="001373F3"/>
    <w:rsid w:val="0013758D"/>
    <w:rsid w:val="0014034A"/>
    <w:rsid w:val="00140B57"/>
    <w:rsid w:val="00140DF0"/>
    <w:rsid w:val="001414E8"/>
    <w:rsid w:val="0014158D"/>
    <w:rsid w:val="00141972"/>
    <w:rsid w:val="001419CE"/>
    <w:rsid w:val="00141C03"/>
    <w:rsid w:val="00142702"/>
    <w:rsid w:val="00142749"/>
    <w:rsid w:val="00142A66"/>
    <w:rsid w:val="00142D7B"/>
    <w:rsid w:val="0014351C"/>
    <w:rsid w:val="0014363F"/>
    <w:rsid w:val="00143ACA"/>
    <w:rsid w:val="00143BE9"/>
    <w:rsid w:val="00143ED9"/>
    <w:rsid w:val="00144139"/>
    <w:rsid w:val="00144656"/>
    <w:rsid w:val="001446FC"/>
    <w:rsid w:val="00144C4A"/>
    <w:rsid w:val="0014516A"/>
    <w:rsid w:val="00145430"/>
    <w:rsid w:val="00145537"/>
    <w:rsid w:val="00145F22"/>
    <w:rsid w:val="00145F2B"/>
    <w:rsid w:val="0014649B"/>
    <w:rsid w:val="00146AA9"/>
    <w:rsid w:val="00146AD2"/>
    <w:rsid w:val="00146BF0"/>
    <w:rsid w:val="00146E4E"/>
    <w:rsid w:val="0014733F"/>
    <w:rsid w:val="00147810"/>
    <w:rsid w:val="00147F65"/>
    <w:rsid w:val="001508FC"/>
    <w:rsid w:val="00150998"/>
    <w:rsid w:val="00150FB4"/>
    <w:rsid w:val="0015196F"/>
    <w:rsid w:val="00152702"/>
    <w:rsid w:val="00152816"/>
    <w:rsid w:val="00152A1D"/>
    <w:rsid w:val="00152F7D"/>
    <w:rsid w:val="0015313C"/>
    <w:rsid w:val="00153BDF"/>
    <w:rsid w:val="00153D54"/>
    <w:rsid w:val="00154021"/>
    <w:rsid w:val="001541FA"/>
    <w:rsid w:val="00154551"/>
    <w:rsid w:val="00154921"/>
    <w:rsid w:val="00154FDF"/>
    <w:rsid w:val="00155054"/>
    <w:rsid w:val="001552F8"/>
    <w:rsid w:val="0015543F"/>
    <w:rsid w:val="00155548"/>
    <w:rsid w:val="001558B7"/>
    <w:rsid w:val="00156739"/>
    <w:rsid w:val="001568AF"/>
    <w:rsid w:val="00156BC8"/>
    <w:rsid w:val="00157F35"/>
    <w:rsid w:val="00157F78"/>
    <w:rsid w:val="0016088A"/>
    <w:rsid w:val="00160EDC"/>
    <w:rsid w:val="001615EF"/>
    <w:rsid w:val="00161D33"/>
    <w:rsid w:val="001620F8"/>
    <w:rsid w:val="00162165"/>
    <w:rsid w:val="00162B4B"/>
    <w:rsid w:val="00162EFF"/>
    <w:rsid w:val="0016303B"/>
    <w:rsid w:val="0016309C"/>
    <w:rsid w:val="00163E12"/>
    <w:rsid w:val="00164094"/>
    <w:rsid w:val="001640C8"/>
    <w:rsid w:val="00164714"/>
    <w:rsid w:val="00164C08"/>
    <w:rsid w:val="00164DB7"/>
    <w:rsid w:val="0016574C"/>
    <w:rsid w:val="00165B44"/>
    <w:rsid w:val="00166882"/>
    <w:rsid w:val="00166C5D"/>
    <w:rsid w:val="00167248"/>
    <w:rsid w:val="00167577"/>
    <w:rsid w:val="00170058"/>
    <w:rsid w:val="001704B2"/>
    <w:rsid w:val="00170543"/>
    <w:rsid w:val="0017062F"/>
    <w:rsid w:val="00170983"/>
    <w:rsid w:val="0017106D"/>
    <w:rsid w:val="00171339"/>
    <w:rsid w:val="00171530"/>
    <w:rsid w:val="0017185D"/>
    <w:rsid w:val="00172219"/>
    <w:rsid w:val="0017249B"/>
    <w:rsid w:val="0017308C"/>
    <w:rsid w:val="00173234"/>
    <w:rsid w:val="001732E7"/>
    <w:rsid w:val="0017339A"/>
    <w:rsid w:val="00173A6D"/>
    <w:rsid w:val="00173CEB"/>
    <w:rsid w:val="00174249"/>
    <w:rsid w:val="0017461D"/>
    <w:rsid w:val="00174BD9"/>
    <w:rsid w:val="00174E19"/>
    <w:rsid w:val="00175119"/>
    <w:rsid w:val="00175981"/>
    <w:rsid w:val="00175BF6"/>
    <w:rsid w:val="0017685E"/>
    <w:rsid w:val="00176C9F"/>
    <w:rsid w:val="00176F86"/>
    <w:rsid w:val="001770F1"/>
    <w:rsid w:val="0017717E"/>
    <w:rsid w:val="0017729B"/>
    <w:rsid w:val="00180340"/>
    <w:rsid w:val="00180407"/>
    <w:rsid w:val="001807DE"/>
    <w:rsid w:val="00181656"/>
    <w:rsid w:val="0018185D"/>
    <w:rsid w:val="00181AE8"/>
    <w:rsid w:val="00181F8B"/>
    <w:rsid w:val="00182134"/>
    <w:rsid w:val="001824B5"/>
    <w:rsid w:val="00182871"/>
    <w:rsid w:val="00183570"/>
    <w:rsid w:val="00183A24"/>
    <w:rsid w:val="00184465"/>
    <w:rsid w:val="00184E43"/>
    <w:rsid w:val="00184FDD"/>
    <w:rsid w:val="001852AD"/>
    <w:rsid w:val="00185C48"/>
    <w:rsid w:val="001864EC"/>
    <w:rsid w:val="00187879"/>
    <w:rsid w:val="00187930"/>
    <w:rsid w:val="00187BEE"/>
    <w:rsid w:val="00190322"/>
    <w:rsid w:val="001904CD"/>
    <w:rsid w:val="00190AA6"/>
    <w:rsid w:val="0019117D"/>
    <w:rsid w:val="001916A5"/>
    <w:rsid w:val="00191754"/>
    <w:rsid w:val="00191779"/>
    <w:rsid w:val="001919E3"/>
    <w:rsid w:val="00191AAB"/>
    <w:rsid w:val="00191DDE"/>
    <w:rsid w:val="00192097"/>
    <w:rsid w:val="0019218A"/>
    <w:rsid w:val="00192534"/>
    <w:rsid w:val="001929ED"/>
    <w:rsid w:val="00192D25"/>
    <w:rsid w:val="00193572"/>
    <w:rsid w:val="001937CD"/>
    <w:rsid w:val="001938CB"/>
    <w:rsid w:val="00194053"/>
    <w:rsid w:val="001944D1"/>
    <w:rsid w:val="0019488B"/>
    <w:rsid w:val="00194FA8"/>
    <w:rsid w:val="0019572D"/>
    <w:rsid w:val="00195BB6"/>
    <w:rsid w:val="00195C15"/>
    <w:rsid w:val="00195D9C"/>
    <w:rsid w:val="001967C1"/>
    <w:rsid w:val="001968BA"/>
    <w:rsid w:val="00197172"/>
    <w:rsid w:val="00197A24"/>
    <w:rsid w:val="00197C7C"/>
    <w:rsid w:val="00197D36"/>
    <w:rsid w:val="001A0099"/>
    <w:rsid w:val="001A10C3"/>
    <w:rsid w:val="001A11BF"/>
    <w:rsid w:val="001A13D4"/>
    <w:rsid w:val="001A1565"/>
    <w:rsid w:val="001A1684"/>
    <w:rsid w:val="001A199F"/>
    <w:rsid w:val="001A1E81"/>
    <w:rsid w:val="001A1FB1"/>
    <w:rsid w:val="001A291A"/>
    <w:rsid w:val="001A292C"/>
    <w:rsid w:val="001A2A3E"/>
    <w:rsid w:val="001A2CD0"/>
    <w:rsid w:val="001A2D97"/>
    <w:rsid w:val="001A3787"/>
    <w:rsid w:val="001A387D"/>
    <w:rsid w:val="001A3EBD"/>
    <w:rsid w:val="001A3EC8"/>
    <w:rsid w:val="001A3F0E"/>
    <w:rsid w:val="001A3FB2"/>
    <w:rsid w:val="001A40D0"/>
    <w:rsid w:val="001A4A32"/>
    <w:rsid w:val="001A4F88"/>
    <w:rsid w:val="001A52F9"/>
    <w:rsid w:val="001A5603"/>
    <w:rsid w:val="001A572C"/>
    <w:rsid w:val="001A57E3"/>
    <w:rsid w:val="001A6A3A"/>
    <w:rsid w:val="001A70FD"/>
    <w:rsid w:val="001A7700"/>
    <w:rsid w:val="001A7DBA"/>
    <w:rsid w:val="001B02EC"/>
    <w:rsid w:val="001B0E81"/>
    <w:rsid w:val="001B1F42"/>
    <w:rsid w:val="001B220F"/>
    <w:rsid w:val="001B2477"/>
    <w:rsid w:val="001B28A7"/>
    <w:rsid w:val="001B2D46"/>
    <w:rsid w:val="001B2E81"/>
    <w:rsid w:val="001B312F"/>
    <w:rsid w:val="001B3136"/>
    <w:rsid w:val="001B38C6"/>
    <w:rsid w:val="001B4108"/>
    <w:rsid w:val="001B4587"/>
    <w:rsid w:val="001B4C80"/>
    <w:rsid w:val="001B4DFC"/>
    <w:rsid w:val="001B5534"/>
    <w:rsid w:val="001B56B1"/>
    <w:rsid w:val="001B5DA5"/>
    <w:rsid w:val="001B62B6"/>
    <w:rsid w:val="001B64C6"/>
    <w:rsid w:val="001B6BE8"/>
    <w:rsid w:val="001B725E"/>
    <w:rsid w:val="001B7AAE"/>
    <w:rsid w:val="001B7B67"/>
    <w:rsid w:val="001C0CE7"/>
    <w:rsid w:val="001C1179"/>
    <w:rsid w:val="001C15C8"/>
    <w:rsid w:val="001C1E2F"/>
    <w:rsid w:val="001C275E"/>
    <w:rsid w:val="001C2DDF"/>
    <w:rsid w:val="001C2EE6"/>
    <w:rsid w:val="001C307C"/>
    <w:rsid w:val="001C327A"/>
    <w:rsid w:val="001C35A7"/>
    <w:rsid w:val="001C4447"/>
    <w:rsid w:val="001C4531"/>
    <w:rsid w:val="001C46FC"/>
    <w:rsid w:val="001C4803"/>
    <w:rsid w:val="001C4B41"/>
    <w:rsid w:val="001C5296"/>
    <w:rsid w:val="001C5998"/>
    <w:rsid w:val="001C61F2"/>
    <w:rsid w:val="001C6315"/>
    <w:rsid w:val="001C64E8"/>
    <w:rsid w:val="001C6ABD"/>
    <w:rsid w:val="001C6C87"/>
    <w:rsid w:val="001C6CA2"/>
    <w:rsid w:val="001C7BA3"/>
    <w:rsid w:val="001C7BDC"/>
    <w:rsid w:val="001C7E11"/>
    <w:rsid w:val="001D05D4"/>
    <w:rsid w:val="001D0B3B"/>
    <w:rsid w:val="001D0DE0"/>
    <w:rsid w:val="001D131A"/>
    <w:rsid w:val="001D19F1"/>
    <w:rsid w:val="001D2150"/>
    <w:rsid w:val="001D25F3"/>
    <w:rsid w:val="001D3288"/>
    <w:rsid w:val="001D38FD"/>
    <w:rsid w:val="001D38FE"/>
    <w:rsid w:val="001D3914"/>
    <w:rsid w:val="001D4388"/>
    <w:rsid w:val="001D44D6"/>
    <w:rsid w:val="001D4C82"/>
    <w:rsid w:val="001D511A"/>
    <w:rsid w:val="001D536D"/>
    <w:rsid w:val="001D54E6"/>
    <w:rsid w:val="001D5DB0"/>
    <w:rsid w:val="001D60B8"/>
    <w:rsid w:val="001D636F"/>
    <w:rsid w:val="001D686B"/>
    <w:rsid w:val="001D6976"/>
    <w:rsid w:val="001D6EC8"/>
    <w:rsid w:val="001D7019"/>
    <w:rsid w:val="001D765E"/>
    <w:rsid w:val="001D7C6F"/>
    <w:rsid w:val="001E00A7"/>
    <w:rsid w:val="001E01E8"/>
    <w:rsid w:val="001E0CCC"/>
    <w:rsid w:val="001E1DB9"/>
    <w:rsid w:val="001E1FAB"/>
    <w:rsid w:val="001E246E"/>
    <w:rsid w:val="001E33A7"/>
    <w:rsid w:val="001E35E5"/>
    <w:rsid w:val="001E3CDB"/>
    <w:rsid w:val="001E3D79"/>
    <w:rsid w:val="001E3F00"/>
    <w:rsid w:val="001E3FD3"/>
    <w:rsid w:val="001E4368"/>
    <w:rsid w:val="001E5884"/>
    <w:rsid w:val="001E5D5A"/>
    <w:rsid w:val="001E5F57"/>
    <w:rsid w:val="001E5FFA"/>
    <w:rsid w:val="001E6515"/>
    <w:rsid w:val="001E6A20"/>
    <w:rsid w:val="001E6ABC"/>
    <w:rsid w:val="001E6ADC"/>
    <w:rsid w:val="001F0170"/>
    <w:rsid w:val="001F0306"/>
    <w:rsid w:val="001F0344"/>
    <w:rsid w:val="001F0A44"/>
    <w:rsid w:val="001F0C14"/>
    <w:rsid w:val="001F0D9A"/>
    <w:rsid w:val="001F1D56"/>
    <w:rsid w:val="001F1D95"/>
    <w:rsid w:val="001F28C0"/>
    <w:rsid w:val="001F2A67"/>
    <w:rsid w:val="001F335D"/>
    <w:rsid w:val="001F3A5F"/>
    <w:rsid w:val="001F3AA4"/>
    <w:rsid w:val="001F3AAE"/>
    <w:rsid w:val="001F3F99"/>
    <w:rsid w:val="001F4330"/>
    <w:rsid w:val="001F4357"/>
    <w:rsid w:val="001F45ED"/>
    <w:rsid w:val="001F47CE"/>
    <w:rsid w:val="001F49D1"/>
    <w:rsid w:val="001F4B62"/>
    <w:rsid w:val="001F4B9C"/>
    <w:rsid w:val="001F4F67"/>
    <w:rsid w:val="001F576D"/>
    <w:rsid w:val="001F685D"/>
    <w:rsid w:val="001F6991"/>
    <w:rsid w:val="001F7867"/>
    <w:rsid w:val="0020018A"/>
    <w:rsid w:val="00200229"/>
    <w:rsid w:val="00200D49"/>
    <w:rsid w:val="00201758"/>
    <w:rsid w:val="002023D1"/>
    <w:rsid w:val="0020344E"/>
    <w:rsid w:val="0020382A"/>
    <w:rsid w:val="00203AF3"/>
    <w:rsid w:val="00204178"/>
    <w:rsid w:val="002044BD"/>
    <w:rsid w:val="00204F6B"/>
    <w:rsid w:val="00205665"/>
    <w:rsid w:val="002056C2"/>
    <w:rsid w:val="00205B1A"/>
    <w:rsid w:val="00205D42"/>
    <w:rsid w:val="00205FEF"/>
    <w:rsid w:val="002064BC"/>
    <w:rsid w:val="00207033"/>
    <w:rsid w:val="002072B1"/>
    <w:rsid w:val="00207346"/>
    <w:rsid w:val="00210F4E"/>
    <w:rsid w:val="00211119"/>
    <w:rsid w:val="00211B2F"/>
    <w:rsid w:val="00212B34"/>
    <w:rsid w:val="00213313"/>
    <w:rsid w:val="00213CF3"/>
    <w:rsid w:val="00213F29"/>
    <w:rsid w:val="00214013"/>
    <w:rsid w:val="00214718"/>
    <w:rsid w:val="00214761"/>
    <w:rsid w:val="002147ED"/>
    <w:rsid w:val="00214938"/>
    <w:rsid w:val="00214C27"/>
    <w:rsid w:val="00214F7A"/>
    <w:rsid w:val="00215930"/>
    <w:rsid w:val="0021602D"/>
    <w:rsid w:val="002160BF"/>
    <w:rsid w:val="00216CE0"/>
    <w:rsid w:val="002175A3"/>
    <w:rsid w:val="00217921"/>
    <w:rsid w:val="00217964"/>
    <w:rsid w:val="00217F0E"/>
    <w:rsid w:val="002201F3"/>
    <w:rsid w:val="0022084C"/>
    <w:rsid w:val="002208E7"/>
    <w:rsid w:val="002213D7"/>
    <w:rsid w:val="002215FD"/>
    <w:rsid w:val="00221C45"/>
    <w:rsid w:val="00222898"/>
    <w:rsid w:val="00222CDC"/>
    <w:rsid w:val="0022300B"/>
    <w:rsid w:val="00223472"/>
    <w:rsid w:val="00223871"/>
    <w:rsid w:val="00223881"/>
    <w:rsid w:val="0022411A"/>
    <w:rsid w:val="00224B2D"/>
    <w:rsid w:val="00225548"/>
    <w:rsid w:val="002257BF"/>
    <w:rsid w:val="002257D6"/>
    <w:rsid w:val="00225855"/>
    <w:rsid w:val="00225AC6"/>
    <w:rsid w:val="00225EAD"/>
    <w:rsid w:val="00226A67"/>
    <w:rsid w:val="00227B49"/>
    <w:rsid w:val="00227B57"/>
    <w:rsid w:val="00227C4C"/>
    <w:rsid w:val="00227D0B"/>
    <w:rsid w:val="00227E8A"/>
    <w:rsid w:val="00230043"/>
    <w:rsid w:val="00230083"/>
    <w:rsid w:val="002306D6"/>
    <w:rsid w:val="00230B71"/>
    <w:rsid w:val="00230CC9"/>
    <w:rsid w:val="00231003"/>
    <w:rsid w:val="00231230"/>
    <w:rsid w:val="00231776"/>
    <w:rsid w:val="00232036"/>
    <w:rsid w:val="00232E23"/>
    <w:rsid w:val="00232E30"/>
    <w:rsid w:val="00232F49"/>
    <w:rsid w:val="00233A08"/>
    <w:rsid w:val="00233A4E"/>
    <w:rsid w:val="00233C43"/>
    <w:rsid w:val="00233E3F"/>
    <w:rsid w:val="00233ED8"/>
    <w:rsid w:val="00234C0E"/>
    <w:rsid w:val="00235AB8"/>
    <w:rsid w:val="00235EB7"/>
    <w:rsid w:val="002365D0"/>
    <w:rsid w:val="00236861"/>
    <w:rsid w:val="00236A6D"/>
    <w:rsid w:val="0023764D"/>
    <w:rsid w:val="002376A8"/>
    <w:rsid w:val="00237BD5"/>
    <w:rsid w:val="00237C66"/>
    <w:rsid w:val="00237D2A"/>
    <w:rsid w:val="00237DBD"/>
    <w:rsid w:val="00237FB8"/>
    <w:rsid w:val="0024089E"/>
    <w:rsid w:val="00240CFA"/>
    <w:rsid w:val="00240EF6"/>
    <w:rsid w:val="002410B2"/>
    <w:rsid w:val="00241275"/>
    <w:rsid w:val="00241546"/>
    <w:rsid w:val="0024157F"/>
    <w:rsid w:val="0024163B"/>
    <w:rsid w:val="00241A5E"/>
    <w:rsid w:val="002422B2"/>
    <w:rsid w:val="00242F5E"/>
    <w:rsid w:val="0024307B"/>
    <w:rsid w:val="00243247"/>
    <w:rsid w:val="00243B18"/>
    <w:rsid w:val="00243E1C"/>
    <w:rsid w:val="00244142"/>
    <w:rsid w:val="00244248"/>
    <w:rsid w:val="00244BA0"/>
    <w:rsid w:val="00244FBC"/>
    <w:rsid w:val="00245261"/>
    <w:rsid w:val="00245875"/>
    <w:rsid w:val="00245E9B"/>
    <w:rsid w:val="00246813"/>
    <w:rsid w:val="002473A3"/>
    <w:rsid w:val="002475B9"/>
    <w:rsid w:val="0024767D"/>
    <w:rsid w:val="002476F2"/>
    <w:rsid w:val="00247746"/>
    <w:rsid w:val="002478B3"/>
    <w:rsid w:val="002500D5"/>
    <w:rsid w:val="00250733"/>
    <w:rsid w:val="00250785"/>
    <w:rsid w:val="00250B6C"/>
    <w:rsid w:val="00250FC9"/>
    <w:rsid w:val="00251505"/>
    <w:rsid w:val="00251ADA"/>
    <w:rsid w:val="00252312"/>
    <w:rsid w:val="0025235A"/>
    <w:rsid w:val="00252F56"/>
    <w:rsid w:val="00252F8B"/>
    <w:rsid w:val="0025349A"/>
    <w:rsid w:val="0025365B"/>
    <w:rsid w:val="002543E7"/>
    <w:rsid w:val="00254A90"/>
    <w:rsid w:val="00254F3B"/>
    <w:rsid w:val="00255185"/>
    <w:rsid w:val="00255D7D"/>
    <w:rsid w:val="00255E79"/>
    <w:rsid w:val="00256597"/>
    <w:rsid w:val="002565DD"/>
    <w:rsid w:val="00256B87"/>
    <w:rsid w:val="00257172"/>
    <w:rsid w:val="002576F4"/>
    <w:rsid w:val="00257796"/>
    <w:rsid w:val="002578D7"/>
    <w:rsid w:val="00257A9B"/>
    <w:rsid w:val="00260262"/>
    <w:rsid w:val="002614AC"/>
    <w:rsid w:val="00261531"/>
    <w:rsid w:val="00261615"/>
    <w:rsid w:val="002625DE"/>
    <w:rsid w:val="002628F2"/>
    <w:rsid w:val="00262957"/>
    <w:rsid w:val="00262BE0"/>
    <w:rsid w:val="00262FBB"/>
    <w:rsid w:val="002631F9"/>
    <w:rsid w:val="00263261"/>
    <w:rsid w:val="00263454"/>
    <w:rsid w:val="002634E7"/>
    <w:rsid w:val="0026363E"/>
    <w:rsid w:val="00263863"/>
    <w:rsid w:val="00263867"/>
    <w:rsid w:val="00263AA7"/>
    <w:rsid w:val="00263BCF"/>
    <w:rsid w:val="002646AC"/>
    <w:rsid w:val="00265033"/>
    <w:rsid w:val="002651E7"/>
    <w:rsid w:val="00265293"/>
    <w:rsid w:val="00265C93"/>
    <w:rsid w:val="00266801"/>
    <w:rsid w:val="002669C7"/>
    <w:rsid w:val="00266C0B"/>
    <w:rsid w:val="00267139"/>
    <w:rsid w:val="0026734D"/>
    <w:rsid w:val="00267651"/>
    <w:rsid w:val="00267B79"/>
    <w:rsid w:val="0027008F"/>
    <w:rsid w:val="00270672"/>
    <w:rsid w:val="00270B0A"/>
    <w:rsid w:val="002721D8"/>
    <w:rsid w:val="00273379"/>
    <w:rsid w:val="002735B6"/>
    <w:rsid w:val="002736D3"/>
    <w:rsid w:val="0027406B"/>
    <w:rsid w:val="00274593"/>
    <w:rsid w:val="00274B3F"/>
    <w:rsid w:val="002751A3"/>
    <w:rsid w:val="0027591E"/>
    <w:rsid w:val="0027599C"/>
    <w:rsid w:val="00275D54"/>
    <w:rsid w:val="00275E5E"/>
    <w:rsid w:val="002763E3"/>
    <w:rsid w:val="00276DEA"/>
    <w:rsid w:val="00277216"/>
    <w:rsid w:val="0027767D"/>
    <w:rsid w:val="00277AA0"/>
    <w:rsid w:val="0028043B"/>
    <w:rsid w:val="002805C8"/>
    <w:rsid w:val="00280D07"/>
    <w:rsid w:val="00281573"/>
    <w:rsid w:val="00281AFC"/>
    <w:rsid w:val="00281B07"/>
    <w:rsid w:val="00282106"/>
    <w:rsid w:val="002827B9"/>
    <w:rsid w:val="00283619"/>
    <w:rsid w:val="0028366C"/>
    <w:rsid w:val="002846E0"/>
    <w:rsid w:val="00284DAB"/>
    <w:rsid w:val="00285036"/>
    <w:rsid w:val="00285175"/>
    <w:rsid w:val="0028574D"/>
    <w:rsid w:val="002859BC"/>
    <w:rsid w:val="00286128"/>
    <w:rsid w:val="00286572"/>
    <w:rsid w:val="002868AF"/>
    <w:rsid w:val="00287698"/>
    <w:rsid w:val="00287BF5"/>
    <w:rsid w:val="00287C34"/>
    <w:rsid w:val="00290550"/>
    <w:rsid w:val="00290820"/>
    <w:rsid w:val="00290F02"/>
    <w:rsid w:val="00291366"/>
    <w:rsid w:val="00291494"/>
    <w:rsid w:val="002917F3"/>
    <w:rsid w:val="00291894"/>
    <w:rsid w:val="00292554"/>
    <w:rsid w:val="0029293C"/>
    <w:rsid w:val="00293308"/>
    <w:rsid w:val="002935F4"/>
    <w:rsid w:val="00293AEE"/>
    <w:rsid w:val="00293C01"/>
    <w:rsid w:val="002948D6"/>
    <w:rsid w:val="00295152"/>
    <w:rsid w:val="002951B8"/>
    <w:rsid w:val="00295681"/>
    <w:rsid w:val="00296825"/>
    <w:rsid w:val="00296938"/>
    <w:rsid w:val="00296B03"/>
    <w:rsid w:val="00296C61"/>
    <w:rsid w:val="0029741E"/>
    <w:rsid w:val="00297588"/>
    <w:rsid w:val="00297D1D"/>
    <w:rsid w:val="002A056B"/>
    <w:rsid w:val="002A071B"/>
    <w:rsid w:val="002A1363"/>
    <w:rsid w:val="002A14C5"/>
    <w:rsid w:val="002A1591"/>
    <w:rsid w:val="002A1928"/>
    <w:rsid w:val="002A20BF"/>
    <w:rsid w:val="002A20CD"/>
    <w:rsid w:val="002A2772"/>
    <w:rsid w:val="002A2950"/>
    <w:rsid w:val="002A2990"/>
    <w:rsid w:val="002A2E40"/>
    <w:rsid w:val="002A37B0"/>
    <w:rsid w:val="002A3E9E"/>
    <w:rsid w:val="002A4A9D"/>
    <w:rsid w:val="002A6C1A"/>
    <w:rsid w:val="002A71AF"/>
    <w:rsid w:val="002A71D8"/>
    <w:rsid w:val="002A7A3C"/>
    <w:rsid w:val="002A7B4E"/>
    <w:rsid w:val="002A7D11"/>
    <w:rsid w:val="002A7E1D"/>
    <w:rsid w:val="002A7E5B"/>
    <w:rsid w:val="002B0315"/>
    <w:rsid w:val="002B0911"/>
    <w:rsid w:val="002B0E6F"/>
    <w:rsid w:val="002B1A75"/>
    <w:rsid w:val="002B1CA8"/>
    <w:rsid w:val="002B2286"/>
    <w:rsid w:val="002B241F"/>
    <w:rsid w:val="002B25D0"/>
    <w:rsid w:val="002B28DD"/>
    <w:rsid w:val="002B290D"/>
    <w:rsid w:val="002B3171"/>
    <w:rsid w:val="002B34D8"/>
    <w:rsid w:val="002B5129"/>
    <w:rsid w:val="002B5882"/>
    <w:rsid w:val="002B5E1A"/>
    <w:rsid w:val="002B65CF"/>
    <w:rsid w:val="002B7A5E"/>
    <w:rsid w:val="002B7F05"/>
    <w:rsid w:val="002C0C25"/>
    <w:rsid w:val="002C1831"/>
    <w:rsid w:val="002C2122"/>
    <w:rsid w:val="002C2395"/>
    <w:rsid w:val="002C2C59"/>
    <w:rsid w:val="002C3689"/>
    <w:rsid w:val="002C3806"/>
    <w:rsid w:val="002C3A01"/>
    <w:rsid w:val="002C3A73"/>
    <w:rsid w:val="002C3E7E"/>
    <w:rsid w:val="002C3EF1"/>
    <w:rsid w:val="002C43C4"/>
    <w:rsid w:val="002C580C"/>
    <w:rsid w:val="002C5D35"/>
    <w:rsid w:val="002C5D73"/>
    <w:rsid w:val="002C6115"/>
    <w:rsid w:val="002C6A2C"/>
    <w:rsid w:val="002C6BBD"/>
    <w:rsid w:val="002C6CB3"/>
    <w:rsid w:val="002C7EE6"/>
    <w:rsid w:val="002D0058"/>
    <w:rsid w:val="002D017D"/>
    <w:rsid w:val="002D0310"/>
    <w:rsid w:val="002D066E"/>
    <w:rsid w:val="002D07E0"/>
    <w:rsid w:val="002D0C5B"/>
    <w:rsid w:val="002D0CEF"/>
    <w:rsid w:val="002D0D76"/>
    <w:rsid w:val="002D10EB"/>
    <w:rsid w:val="002D11DF"/>
    <w:rsid w:val="002D1666"/>
    <w:rsid w:val="002D1FDF"/>
    <w:rsid w:val="002D2D40"/>
    <w:rsid w:val="002D2D45"/>
    <w:rsid w:val="002D2DCA"/>
    <w:rsid w:val="002D37BA"/>
    <w:rsid w:val="002D3B99"/>
    <w:rsid w:val="002D3D98"/>
    <w:rsid w:val="002D3DE7"/>
    <w:rsid w:val="002D4313"/>
    <w:rsid w:val="002D5EEF"/>
    <w:rsid w:val="002D5F84"/>
    <w:rsid w:val="002D6A69"/>
    <w:rsid w:val="002D6CE9"/>
    <w:rsid w:val="002D707B"/>
    <w:rsid w:val="002D7891"/>
    <w:rsid w:val="002D7A1C"/>
    <w:rsid w:val="002D7A46"/>
    <w:rsid w:val="002D7D95"/>
    <w:rsid w:val="002D7EFC"/>
    <w:rsid w:val="002E00E8"/>
    <w:rsid w:val="002E1484"/>
    <w:rsid w:val="002E16F3"/>
    <w:rsid w:val="002E183B"/>
    <w:rsid w:val="002E1CE8"/>
    <w:rsid w:val="002E1D4C"/>
    <w:rsid w:val="002E1E1E"/>
    <w:rsid w:val="002E25D7"/>
    <w:rsid w:val="002E268E"/>
    <w:rsid w:val="002E338B"/>
    <w:rsid w:val="002E386A"/>
    <w:rsid w:val="002E386C"/>
    <w:rsid w:val="002E3DFE"/>
    <w:rsid w:val="002E3FE6"/>
    <w:rsid w:val="002E4875"/>
    <w:rsid w:val="002E49A1"/>
    <w:rsid w:val="002E594E"/>
    <w:rsid w:val="002E5A9C"/>
    <w:rsid w:val="002E6052"/>
    <w:rsid w:val="002E609C"/>
    <w:rsid w:val="002E6359"/>
    <w:rsid w:val="002E6428"/>
    <w:rsid w:val="002E6872"/>
    <w:rsid w:val="002E6E6B"/>
    <w:rsid w:val="002E719A"/>
    <w:rsid w:val="002E72EF"/>
    <w:rsid w:val="002E75E6"/>
    <w:rsid w:val="002F0976"/>
    <w:rsid w:val="002F136F"/>
    <w:rsid w:val="002F2281"/>
    <w:rsid w:val="002F26BE"/>
    <w:rsid w:val="002F2A67"/>
    <w:rsid w:val="002F2C49"/>
    <w:rsid w:val="002F32EA"/>
    <w:rsid w:val="002F34FF"/>
    <w:rsid w:val="002F3BC7"/>
    <w:rsid w:val="002F3C36"/>
    <w:rsid w:val="002F3C99"/>
    <w:rsid w:val="002F3F7B"/>
    <w:rsid w:val="002F4A6D"/>
    <w:rsid w:val="002F4C7B"/>
    <w:rsid w:val="002F50CC"/>
    <w:rsid w:val="002F53CB"/>
    <w:rsid w:val="002F541C"/>
    <w:rsid w:val="002F5A9A"/>
    <w:rsid w:val="002F6565"/>
    <w:rsid w:val="002F675C"/>
    <w:rsid w:val="002F7438"/>
    <w:rsid w:val="00301456"/>
    <w:rsid w:val="00301486"/>
    <w:rsid w:val="00301B3F"/>
    <w:rsid w:val="0030218E"/>
    <w:rsid w:val="003023A2"/>
    <w:rsid w:val="00302BB0"/>
    <w:rsid w:val="0030302D"/>
    <w:rsid w:val="00303322"/>
    <w:rsid w:val="00303CA9"/>
    <w:rsid w:val="003044C9"/>
    <w:rsid w:val="00304980"/>
    <w:rsid w:val="003051BA"/>
    <w:rsid w:val="00305D30"/>
    <w:rsid w:val="00305EE6"/>
    <w:rsid w:val="003064A7"/>
    <w:rsid w:val="003067A0"/>
    <w:rsid w:val="0030691F"/>
    <w:rsid w:val="00306F30"/>
    <w:rsid w:val="0030714C"/>
    <w:rsid w:val="003072C6"/>
    <w:rsid w:val="0030789F"/>
    <w:rsid w:val="003105C2"/>
    <w:rsid w:val="00310D44"/>
    <w:rsid w:val="00310DA5"/>
    <w:rsid w:val="00310F4C"/>
    <w:rsid w:val="0031138E"/>
    <w:rsid w:val="0031182A"/>
    <w:rsid w:val="00311E85"/>
    <w:rsid w:val="003124CC"/>
    <w:rsid w:val="0031278D"/>
    <w:rsid w:val="00312D6D"/>
    <w:rsid w:val="00312DF3"/>
    <w:rsid w:val="003132DF"/>
    <w:rsid w:val="00313FC6"/>
    <w:rsid w:val="003141E1"/>
    <w:rsid w:val="00314483"/>
    <w:rsid w:val="003146BF"/>
    <w:rsid w:val="003147A4"/>
    <w:rsid w:val="00314C4B"/>
    <w:rsid w:val="0031567A"/>
    <w:rsid w:val="0031576B"/>
    <w:rsid w:val="003157CC"/>
    <w:rsid w:val="00315AC9"/>
    <w:rsid w:val="00315EF7"/>
    <w:rsid w:val="00315F66"/>
    <w:rsid w:val="00316189"/>
    <w:rsid w:val="00316EE8"/>
    <w:rsid w:val="00317342"/>
    <w:rsid w:val="00317C1F"/>
    <w:rsid w:val="00317D23"/>
    <w:rsid w:val="003202B0"/>
    <w:rsid w:val="003208BF"/>
    <w:rsid w:val="00320A7F"/>
    <w:rsid w:val="00320EC1"/>
    <w:rsid w:val="003215F1"/>
    <w:rsid w:val="00322145"/>
    <w:rsid w:val="00322690"/>
    <w:rsid w:val="00322A77"/>
    <w:rsid w:val="00323092"/>
    <w:rsid w:val="003230F2"/>
    <w:rsid w:val="00323601"/>
    <w:rsid w:val="00323D59"/>
    <w:rsid w:val="00323F14"/>
    <w:rsid w:val="0032438D"/>
    <w:rsid w:val="003244D4"/>
    <w:rsid w:val="003247E2"/>
    <w:rsid w:val="003248FA"/>
    <w:rsid w:val="00324C2F"/>
    <w:rsid w:val="00325021"/>
    <w:rsid w:val="003254A4"/>
    <w:rsid w:val="00325740"/>
    <w:rsid w:val="0032610E"/>
    <w:rsid w:val="0032687E"/>
    <w:rsid w:val="00326AAE"/>
    <w:rsid w:val="00326C9C"/>
    <w:rsid w:val="00326E81"/>
    <w:rsid w:val="0032703B"/>
    <w:rsid w:val="00330807"/>
    <w:rsid w:val="003308EC"/>
    <w:rsid w:val="00330B3D"/>
    <w:rsid w:val="00330E44"/>
    <w:rsid w:val="00331316"/>
    <w:rsid w:val="00331587"/>
    <w:rsid w:val="00331CFB"/>
    <w:rsid w:val="003320E8"/>
    <w:rsid w:val="00332D0C"/>
    <w:rsid w:val="00332F2E"/>
    <w:rsid w:val="0033369E"/>
    <w:rsid w:val="00333920"/>
    <w:rsid w:val="00333993"/>
    <w:rsid w:val="00333B11"/>
    <w:rsid w:val="00333CBC"/>
    <w:rsid w:val="00334C28"/>
    <w:rsid w:val="00334EAF"/>
    <w:rsid w:val="003355CE"/>
    <w:rsid w:val="0033575B"/>
    <w:rsid w:val="00335940"/>
    <w:rsid w:val="00337110"/>
    <w:rsid w:val="0033715B"/>
    <w:rsid w:val="003377B3"/>
    <w:rsid w:val="00340453"/>
    <w:rsid w:val="003407AC"/>
    <w:rsid w:val="003407AD"/>
    <w:rsid w:val="00340DFD"/>
    <w:rsid w:val="003412C1"/>
    <w:rsid w:val="00341619"/>
    <w:rsid w:val="00341DB4"/>
    <w:rsid w:val="00341E86"/>
    <w:rsid w:val="003423E4"/>
    <w:rsid w:val="00342780"/>
    <w:rsid w:val="00343095"/>
    <w:rsid w:val="0034336F"/>
    <w:rsid w:val="00344157"/>
    <w:rsid w:val="0034473F"/>
    <w:rsid w:val="00344B5E"/>
    <w:rsid w:val="003456BF"/>
    <w:rsid w:val="00345DEC"/>
    <w:rsid w:val="00345EB7"/>
    <w:rsid w:val="00345FE0"/>
    <w:rsid w:val="00347620"/>
    <w:rsid w:val="00347741"/>
    <w:rsid w:val="003478FF"/>
    <w:rsid w:val="00347B3B"/>
    <w:rsid w:val="00350059"/>
    <w:rsid w:val="00350566"/>
    <w:rsid w:val="0035065A"/>
    <w:rsid w:val="00351566"/>
    <w:rsid w:val="00351689"/>
    <w:rsid w:val="00351CC7"/>
    <w:rsid w:val="00351D4C"/>
    <w:rsid w:val="003521C0"/>
    <w:rsid w:val="0035266D"/>
    <w:rsid w:val="00353651"/>
    <w:rsid w:val="00353799"/>
    <w:rsid w:val="0035491C"/>
    <w:rsid w:val="003578C1"/>
    <w:rsid w:val="00357ECA"/>
    <w:rsid w:val="00357F2A"/>
    <w:rsid w:val="003601B5"/>
    <w:rsid w:val="0036072F"/>
    <w:rsid w:val="00360CA2"/>
    <w:rsid w:val="00360DDD"/>
    <w:rsid w:val="00361311"/>
    <w:rsid w:val="00361F11"/>
    <w:rsid w:val="0036202F"/>
    <w:rsid w:val="003626C2"/>
    <w:rsid w:val="00362D0C"/>
    <w:rsid w:val="00363181"/>
    <w:rsid w:val="003635C9"/>
    <w:rsid w:val="00363861"/>
    <w:rsid w:val="00364AC7"/>
    <w:rsid w:val="00364CAE"/>
    <w:rsid w:val="00365383"/>
    <w:rsid w:val="0036555A"/>
    <w:rsid w:val="00365AF0"/>
    <w:rsid w:val="00365D9B"/>
    <w:rsid w:val="003661F6"/>
    <w:rsid w:val="0036645C"/>
    <w:rsid w:val="003675FC"/>
    <w:rsid w:val="003677BA"/>
    <w:rsid w:val="00367B5E"/>
    <w:rsid w:val="00367E3D"/>
    <w:rsid w:val="003701FF"/>
    <w:rsid w:val="0037021A"/>
    <w:rsid w:val="003703F3"/>
    <w:rsid w:val="0037043B"/>
    <w:rsid w:val="0037078B"/>
    <w:rsid w:val="003707E0"/>
    <w:rsid w:val="00370856"/>
    <w:rsid w:val="003708F6"/>
    <w:rsid w:val="00370D75"/>
    <w:rsid w:val="00371133"/>
    <w:rsid w:val="0037188C"/>
    <w:rsid w:val="00371AED"/>
    <w:rsid w:val="00371B66"/>
    <w:rsid w:val="00372271"/>
    <w:rsid w:val="00372B49"/>
    <w:rsid w:val="00373194"/>
    <w:rsid w:val="0037373B"/>
    <w:rsid w:val="00373827"/>
    <w:rsid w:val="00373996"/>
    <w:rsid w:val="00374712"/>
    <w:rsid w:val="0037473F"/>
    <w:rsid w:val="00374EE2"/>
    <w:rsid w:val="00375A26"/>
    <w:rsid w:val="00376219"/>
    <w:rsid w:val="00376698"/>
    <w:rsid w:val="003777B9"/>
    <w:rsid w:val="00377B63"/>
    <w:rsid w:val="00380611"/>
    <w:rsid w:val="003815CC"/>
    <w:rsid w:val="00384396"/>
    <w:rsid w:val="003843A4"/>
    <w:rsid w:val="003848DA"/>
    <w:rsid w:val="00385193"/>
    <w:rsid w:val="0038555C"/>
    <w:rsid w:val="003859C9"/>
    <w:rsid w:val="00386143"/>
    <w:rsid w:val="00386A4E"/>
    <w:rsid w:val="00386AB7"/>
    <w:rsid w:val="00386EE0"/>
    <w:rsid w:val="003873EA"/>
    <w:rsid w:val="0039093D"/>
    <w:rsid w:val="003909AF"/>
    <w:rsid w:val="00390D6C"/>
    <w:rsid w:val="003918D0"/>
    <w:rsid w:val="00391E31"/>
    <w:rsid w:val="00391E8C"/>
    <w:rsid w:val="0039217D"/>
    <w:rsid w:val="003929B0"/>
    <w:rsid w:val="00392DF7"/>
    <w:rsid w:val="003932B4"/>
    <w:rsid w:val="00393B78"/>
    <w:rsid w:val="0039428F"/>
    <w:rsid w:val="003944BE"/>
    <w:rsid w:val="00394901"/>
    <w:rsid w:val="00394C4C"/>
    <w:rsid w:val="003954E8"/>
    <w:rsid w:val="0039550D"/>
    <w:rsid w:val="00395B52"/>
    <w:rsid w:val="0039605F"/>
    <w:rsid w:val="003960B3"/>
    <w:rsid w:val="00396929"/>
    <w:rsid w:val="00397AA8"/>
    <w:rsid w:val="003A0649"/>
    <w:rsid w:val="003A071D"/>
    <w:rsid w:val="003A076F"/>
    <w:rsid w:val="003A1208"/>
    <w:rsid w:val="003A1CD3"/>
    <w:rsid w:val="003A1D3D"/>
    <w:rsid w:val="003A1F29"/>
    <w:rsid w:val="003A32DC"/>
    <w:rsid w:val="003A434E"/>
    <w:rsid w:val="003A5109"/>
    <w:rsid w:val="003A5204"/>
    <w:rsid w:val="003A5382"/>
    <w:rsid w:val="003A5A14"/>
    <w:rsid w:val="003A619C"/>
    <w:rsid w:val="003A683B"/>
    <w:rsid w:val="003A6BEE"/>
    <w:rsid w:val="003A6E57"/>
    <w:rsid w:val="003A70EF"/>
    <w:rsid w:val="003A7147"/>
    <w:rsid w:val="003A73D1"/>
    <w:rsid w:val="003A7C37"/>
    <w:rsid w:val="003A7E5C"/>
    <w:rsid w:val="003B013D"/>
    <w:rsid w:val="003B023D"/>
    <w:rsid w:val="003B1239"/>
    <w:rsid w:val="003B1729"/>
    <w:rsid w:val="003B1769"/>
    <w:rsid w:val="003B2188"/>
    <w:rsid w:val="003B2B86"/>
    <w:rsid w:val="003B2ED1"/>
    <w:rsid w:val="003B3FE1"/>
    <w:rsid w:val="003B4251"/>
    <w:rsid w:val="003B4736"/>
    <w:rsid w:val="003B4A0A"/>
    <w:rsid w:val="003B4BD5"/>
    <w:rsid w:val="003B4CFC"/>
    <w:rsid w:val="003B502F"/>
    <w:rsid w:val="003B508E"/>
    <w:rsid w:val="003B72E1"/>
    <w:rsid w:val="003B75D2"/>
    <w:rsid w:val="003B770C"/>
    <w:rsid w:val="003B7B77"/>
    <w:rsid w:val="003B7E4C"/>
    <w:rsid w:val="003C0137"/>
    <w:rsid w:val="003C0520"/>
    <w:rsid w:val="003C079A"/>
    <w:rsid w:val="003C0EAA"/>
    <w:rsid w:val="003C19BF"/>
    <w:rsid w:val="003C1BAD"/>
    <w:rsid w:val="003C2150"/>
    <w:rsid w:val="003C2DF2"/>
    <w:rsid w:val="003C32CB"/>
    <w:rsid w:val="003C4149"/>
    <w:rsid w:val="003C4641"/>
    <w:rsid w:val="003C4A87"/>
    <w:rsid w:val="003C4C19"/>
    <w:rsid w:val="003C523C"/>
    <w:rsid w:val="003C5A5D"/>
    <w:rsid w:val="003C63BF"/>
    <w:rsid w:val="003C67A0"/>
    <w:rsid w:val="003C739B"/>
    <w:rsid w:val="003D05AA"/>
    <w:rsid w:val="003D1139"/>
    <w:rsid w:val="003D157B"/>
    <w:rsid w:val="003D1A67"/>
    <w:rsid w:val="003D1CE3"/>
    <w:rsid w:val="003D1DE6"/>
    <w:rsid w:val="003D2000"/>
    <w:rsid w:val="003D2024"/>
    <w:rsid w:val="003D2051"/>
    <w:rsid w:val="003D2D0A"/>
    <w:rsid w:val="003D39F3"/>
    <w:rsid w:val="003D3CC2"/>
    <w:rsid w:val="003D4698"/>
    <w:rsid w:val="003D496E"/>
    <w:rsid w:val="003D4FA0"/>
    <w:rsid w:val="003D55D0"/>
    <w:rsid w:val="003D5611"/>
    <w:rsid w:val="003D5849"/>
    <w:rsid w:val="003D6470"/>
    <w:rsid w:val="003D6B50"/>
    <w:rsid w:val="003D6CE1"/>
    <w:rsid w:val="003D70EC"/>
    <w:rsid w:val="003D73A8"/>
    <w:rsid w:val="003D7679"/>
    <w:rsid w:val="003D7A2E"/>
    <w:rsid w:val="003D7DC9"/>
    <w:rsid w:val="003E05F4"/>
    <w:rsid w:val="003E0E78"/>
    <w:rsid w:val="003E22F6"/>
    <w:rsid w:val="003E281B"/>
    <w:rsid w:val="003E2CB6"/>
    <w:rsid w:val="003E2E41"/>
    <w:rsid w:val="003E38B6"/>
    <w:rsid w:val="003E3AED"/>
    <w:rsid w:val="003E3EEE"/>
    <w:rsid w:val="003E429B"/>
    <w:rsid w:val="003E54A8"/>
    <w:rsid w:val="003E57A4"/>
    <w:rsid w:val="003E5C84"/>
    <w:rsid w:val="003E6004"/>
    <w:rsid w:val="003E63C2"/>
    <w:rsid w:val="003E6519"/>
    <w:rsid w:val="003E655B"/>
    <w:rsid w:val="003E69F4"/>
    <w:rsid w:val="003E6E27"/>
    <w:rsid w:val="003E6E8A"/>
    <w:rsid w:val="003E706D"/>
    <w:rsid w:val="003E7074"/>
    <w:rsid w:val="003E7BEE"/>
    <w:rsid w:val="003F0E8D"/>
    <w:rsid w:val="003F162F"/>
    <w:rsid w:val="003F1AAE"/>
    <w:rsid w:val="003F23D5"/>
    <w:rsid w:val="003F2418"/>
    <w:rsid w:val="003F2E4D"/>
    <w:rsid w:val="003F33A9"/>
    <w:rsid w:val="003F43A1"/>
    <w:rsid w:val="003F4A7B"/>
    <w:rsid w:val="003F4D68"/>
    <w:rsid w:val="003F4DD0"/>
    <w:rsid w:val="003F572F"/>
    <w:rsid w:val="003F6223"/>
    <w:rsid w:val="003F67EE"/>
    <w:rsid w:val="003F725F"/>
    <w:rsid w:val="003F752C"/>
    <w:rsid w:val="003F7E46"/>
    <w:rsid w:val="004007D4"/>
    <w:rsid w:val="00400B7B"/>
    <w:rsid w:val="00401027"/>
    <w:rsid w:val="00401213"/>
    <w:rsid w:val="00401E4F"/>
    <w:rsid w:val="004022B7"/>
    <w:rsid w:val="00402610"/>
    <w:rsid w:val="0040267E"/>
    <w:rsid w:val="004028C5"/>
    <w:rsid w:val="004030D7"/>
    <w:rsid w:val="00403621"/>
    <w:rsid w:val="00403663"/>
    <w:rsid w:val="00403DD6"/>
    <w:rsid w:val="00404166"/>
    <w:rsid w:val="00404322"/>
    <w:rsid w:val="0040455F"/>
    <w:rsid w:val="00405A75"/>
    <w:rsid w:val="0040613B"/>
    <w:rsid w:val="00406425"/>
    <w:rsid w:val="00407426"/>
    <w:rsid w:val="0040762C"/>
    <w:rsid w:val="00407E8C"/>
    <w:rsid w:val="00410628"/>
    <w:rsid w:val="00410798"/>
    <w:rsid w:val="004109A5"/>
    <w:rsid w:val="004109BA"/>
    <w:rsid w:val="00410F46"/>
    <w:rsid w:val="00411323"/>
    <w:rsid w:val="004113DE"/>
    <w:rsid w:val="00411562"/>
    <w:rsid w:val="0041223E"/>
    <w:rsid w:val="004131F6"/>
    <w:rsid w:val="004137E6"/>
    <w:rsid w:val="004140B2"/>
    <w:rsid w:val="00414828"/>
    <w:rsid w:val="004148F9"/>
    <w:rsid w:val="00414F8F"/>
    <w:rsid w:val="00415169"/>
    <w:rsid w:val="0041530F"/>
    <w:rsid w:val="0041552D"/>
    <w:rsid w:val="004166E0"/>
    <w:rsid w:val="00416CC2"/>
    <w:rsid w:val="004176F3"/>
    <w:rsid w:val="00417C6B"/>
    <w:rsid w:val="004201B1"/>
    <w:rsid w:val="004203A3"/>
    <w:rsid w:val="00420513"/>
    <w:rsid w:val="00420950"/>
    <w:rsid w:val="00420B38"/>
    <w:rsid w:val="00420CE2"/>
    <w:rsid w:val="004210D0"/>
    <w:rsid w:val="004210FF"/>
    <w:rsid w:val="004218AE"/>
    <w:rsid w:val="004224E4"/>
    <w:rsid w:val="004230F2"/>
    <w:rsid w:val="00423927"/>
    <w:rsid w:val="004239C6"/>
    <w:rsid w:val="00423A99"/>
    <w:rsid w:val="00423C98"/>
    <w:rsid w:val="00424815"/>
    <w:rsid w:val="0042486A"/>
    <w:rsid w:val="00424E7F"/>
    <w:rsid w:val="00425054"/>
    <w:rsid w:val="0042527D"/>
    <w:rsid w:val="004253C0"/>
    <w:rsid w:val="004257A0"/>
    <w:rsid w:val="00425A9B"/>
    <w:rsid w:val="00425B18"/>
    <w:rsid w:val="00426277"/>
    <w:rsid w:val="00426574"/>
    <w:rsid w:val="00426592"/>
    <w:rsid w:val="00426FAF"/>
    <w:rsid w:val="004273B1"/>
    <w:rsid w:val="00430A36"/>
    <w:rsid w:val="00431CB0"/>
    <w:rsid w:val="00431DE0"/>
    <w:rsid w:val="00432DD6"/>
    <w:rsid w:val="0043319D"/>
    <w:rsid w:val="004333F1"/>
    <w:rsid w:val="00433A23"/>
    <w:rsid w:val="004347DC"/>
    <w:rsid w:val="00434F75"/>
    <w:rsid w:val="00434F94"/>
    <w:rsid w:val="00436B17"/>
    <w:rsid w:val="00437363"/>
    <w:rsid w:val="00437CCD"/>
    <w:rsid w:val="00437F92"/>
    <w:rsid w:val="00440241"/>
    <w:rsid w:val="00440AE8"/>
    <w:rsid w:val="00441012"/>
    <w:rsid w:val="0044117F"/>
    <w:rsid w:val="004411D3"/>
    <w:rsid w:val="004414C3"/>
    <w:rsid w:val="00441814"/>
    <w:rsid w:val="004421DB"/>
    <w:rsid w:val="00442CD8"/>
    <w:rsid w:val="00442DE4"/>
    <w:rsid w:val="00442E8A"/>
    <w:rsid w:val="00443B56"/>
    <w:rsid w:val="00444285"/>
    <w:rsid w:val="0044434F"/>
    <w:rsid w:val="004452A0"/>
    <w:rsid w:val="00445F8D"/>
    <w:rsid w:val="00446227"/>
    <w:rsid w:val="0044659A"/>
    <w:rsid w:val="004465E8"/>
    <w:rsid w:val="00446AC9"/>
    <w:rsid w:val="0044709A"/>
    <w:rsid w:val="004473AD"/>
    <w:rsid w:val="00447716"/>
    <w:rsid w:val="004478AF"/>
    <w:rsid w:val="004478CD"/>
    <w:rsid w:val="00447D07"/>
    <w:rsid w:val="00450173"/>
    <w:rsid w:val="004501A0"/>
    <w:rsid w:val="004508D0"/>
    <w:rsid w:val="0045114F"/>
    <w:rsid w:val="004511F8"/>
    <w:rsid w:val="0045173D"/>
    <w:rsid w:val="00451867"/>
    <w:rsid w:val="0045187F"/>
    <w:rsid w:val="00451AE9"/>
    <w:rsid w:val="00451AF8"/>
    <w:rsid w:val="00453163"/>
    <w:rsid w:val="0045316F"/>
    <w:rsid w:val="0045317E"/>
    <w:rsid w:val="004538CF"/>
    <w:rsid w:val="00453FA4"/>
    <w:rsid w:val="00454066"/>
    <w:rsid w:val="00454472"/>
    <w:rsid w:val="00455860"/>
    <w:rsid w:val="004558D1"/>
    <w:rsid w:val="00455B7D"/>
    <w:rsid w:val="00455CD8"/>
    <w:rsid w:val="004572C9"/>
    <w:rsid w:val="00457D7C"/>
    <w:rsid w:val="00457FEF"/>
    <w:rsid w:val="00460315"/>
    <w:rsid w:val="00460B3B"/>
    <w:rsid w:val="00461097"/>
    <w:rsid w:val="00461B38"/>
    <w:rsid w:val="00461C04"/>
    <w:rsid w:val="00461D12"/>
    <w:rsid w:val="0046270E"/>
    <w:rsid w:val="00462AC0"/>
    <w:rsid w:val="00462CBC"/>
    <w:rsid w:val="00462D38"/>
    <w:rsid w:val="004631B3"/>
    <w:rsid w:val="004634AD"/>
    <w:rsid w:val="004635EA"/>
    <w:rsid w:val="00463EC1"/>
    <w:rsid w:val="00463F09"/>
    <w:rsid w:val="0046401B"/>
    <w:rsid w:val="00464C2D"/>
    <w:rsid w:val="00465301"/>
    <w:rsid w:val="00466A47"/>
    <w:rsid w:val="00466D66"/>
    <w:rsid w:val="004671A2"/>
    <w:rsid w:val="00467A96"/>
    <w:rsid w:val="00467DC6"/>
    <w:rsid w:val="0047001A"/>
    <w:rsid w:val="00470D48"/>
    <w:rsid w:val="00470FAC"/>
    <w:rsid w:val="0047111C"/>
    <w:rsid w:val="00471C4A"/>
    <w:rsid w:val="00472157"/>
    <w:rsid w:val="004723E4"/>
    <w:rsid w:val="004729E5"/>
    <w:rsid w:val="00472CA2"/>
    <w:rsid w:val="004730E3"/>
    <w:rsid w:val="004737E1"/>
    <w:rsid w:val="0047451C"/>
    <w:rsid w:val="0047456D"/>
    <w:rsid w:val="0047457D"/>
    <w:rsid w:val="0047545E"/>
    <w:rsid w:val="00475C9D"/>
    <w:rsid w:val="00475EC5"/>
    <w:rsid w:val="00476198"/>
    <w:rsid w:val="004768F3"/>
    <w:rsid w:val="00476A79"/>
    <w:rsid w:val="00476B00"/>
    <w:rsid w:val="004800DE"/>
    <w:rsid w:val="004803EA"/>
    <w:rsid w:val="004806A5"/>
    <w:rsid w:val="00480706"/>
    <w:rsid w:val="00480E81"/>
    <w:rsid w:val="00480F42"/>
    <w:rsid w:val="00480F4A"/>
    <w:rsid w:val="004813EB"/>
    <w:rsid w:val="00481775"/>
    <w:rsid w:val="00482021"/>
    <w:rsid w:val="0048261C"/>
    <w:rsid w:val="00482B05"/>
    <w:rsid w:val="00482CD1"/>
    <w:rsid w:val="00483400"/>
    <w:rsid w:val="0048374A"/>
    <w:rsid w:val="004837AE"/>
    <w:rsid w:val="00483832"/>
    <w:rsid w:val="00483933"/>
    <w:rsid w:val="00483F6C"/>
    <w:rsid w:val="00484639"/>
    <w:rsid w:val="0048482E"/>
    <w:rsid w:val="00484891"/>
    <w:rsid w:val="00484AE1"/>
    <w:rsid w:val="00485376"/>
    <w:rsid w:val="00485678"/>
    <w:rsid w:val="004859F2"/>
    <w:rsid w:val="0048602F"/>
    <w:rsid w:val="004867EF"/>
    <w:rsid w:val="00486DF9"/>
    <w:rsid w:val="00486E98"/>
    <w:rsid w:val="00486EB9"/>
    <w:rsid w:val="004870F6"/>
    <w:rsid w:val="00487670"/>
    <w:rsid w:val="00487C99"/>
    <w:rsid w:val="00487DDD"/>
    <w:rsid w:val="004905F8"/>
    <w:rsid w:val="004911B5"/>
    <w:rsid w:val="0049153F"/>
    <w:rsid w:val="004918EC"/>
    <w:rsid w:val="00491A28"/>
    <w:rsid w:val="00491B08"/>
    <w:rsid w:val="004924B5"/>
    <w:rsid w:val="0049279D"/>
    <w:rsid w:val="00492D70"/>
    <w:rsid w:val="00493457"/>
    <w:rsid w:val="004938F3"/>
    <w:rsid w:val="004940BB"/>
    <w:rsid w:val="004944A9"/>
    <w:rsid w:val="004944E8"/>
    <w:rsid w:val="004958CA"/>
    <w:rsid w:val="004958E7"/>
    <w:rsid w:val="00495EA5"/>
    <w:rsid w:val="00496351"/>
    <w:rsid w:val="004965DB"/>
    <w:rsid w:val="00496BB8"/>
    <w:rsid w:val="0049700D"/>
    <w:rsid w:val="00497525"/>
    <w:rsid w:val="004A05A3"/>
    <w:rsid w:val="004A0A09"/>
    <w:rsid w:val="004A1410"/>
    <w:rsid w:val="004A17FC"/>
    <w:rsid w:val="004A2041"/>
    <w:rsid w:val="004A3826"/>
    <w:rsid w:val="004A3C69"/>
    <w:rsid w:val="004A4210"/>
    <w:rsid w:val="004A4544"/>
    <w:rsid w:val="004A4551"/>
    <w:rsid w:val="004A4876"/>
    <w:rsid w:val="004A489C"/>
    <w:rsid w:val="004A4DB5"/>
    <w:rsid w:val="004A5049"/>
    <w:rsid w:val="004A55A1"/>
    <w:rsid w:val="004A576C"/>
    <w:rsid w:val="004A5C6F"/>
    <w:rsid w:val="004A62CD"/>
    <w:rsid w:val="004A689F"/>
    <w:rsid w:val="004A6D76"/>
    <w:rsid w:val="004A7DFD"/>
    <w:rsid w:val="004B00BF"/>
    <w:rsid w:val="004B0125"/>
    <w:rsid w:val="004B0330"/>
    <w:rsid w:val="004B1758"/>
    <w:rsid w:val="004B1E9B"/>
    <w:rsid w:val="004B2306"/>
    <w:rsid w:val="004B25DB"/>
    <w:rsid w:val="004B290B"/>
    <w:rsid w:val="004B3068"/>
    <w:rsid w:val="004B35C5"/>
    <w:rsid w:val="004B38E7"/>
    <w:rsid w:val="004B3D31"/>
    <w:rsid w:val="004B435F"/>
    <w:rsid w:val="004B4386"/>
    <w:rsid w:val="004B4B98"/>
    <w:rsid w:val="004B5337"/>
    <w:rsid w:val="004B53C1"/>
    <w:rsid w:val="004B63D2"/>
    <w:rsid w:val="004B6C4B"/>
    <w:rsid w:val="004B6DC5"/>
    <w:rsid w:val="004B71EE"/>
    <w:rsid w:val="004B7793"/>
    <w:rsid w:val="004C009B"/>
    <w:rsid w:val="004C03B3"/>
    <w:rsid w:val="004C05E4"/>
    <w:rsid w:val="004C0A91"/>
    <w:rsid w:val="004C0A97"/>
    <w:rsid w:val="004C0A9C"/>
    <w:rsid w:val="004C0AB3"/>
    <w:rsid w:val="004C1BB1"/>
    <w:rsid w:val="004C1C6E"/>
    <w:rsid w:val="004C1DE5"/>
    <w:rsid w:val="004C2455"/>
    <w:rsid w:val="004C309D"/>
    <w:rsid w:val="004C34E0"/>
    <w:rsid w:val="004C373E"/>
    <w:rsid w:val="004C3879"/>
    <w:rsid w:val="004C4458"/>
    <w:rsid w:val="004C481F"/>
    <w:rsid w:val="004C493D"/>
    <w:rsid w:val="004C4C35"/>
    <w:rsid w:val="004C4EC1"/>
    <w:rsid w:val="004C4F13"/>
    <w:rsid w:val="004C5482"/>
    <w:rsid w:val="004C5573"/>
    <w:rsid w:val="004C570A"/>
    <w:rsid w:val="004C585F"/>
    <w:rsid w:val="004C5BFC"/>
    <w:rsid w:val="004C5F5C"/>
    <w:rsid w:val="004C6951"/>
    <w:rsid w:val="004C6982"/>
    <w:rsid w:val="004C720B"/>
    <w:rsid w:val="004C7323"/>
    <w:rsid w:val="004D01BB"/>
    <w:rsid w:val="004D025C"/>
    <w:rsid w:val="004D056E"/>
    <w:rsid w:val="004D118B"/>
    <w:rsid w:val="004D15A5"/>
    <w:rsid w:val="004D15F5"/>
    <w:rsid w:val="004D1C05"/>
    <w:rsid w:val="004D3927"/>
    <w:rsid w:val="004D3A6B"/>
    <w:rsid w:val="004D409C"/>
    <w:rsid w:val="004D41D7"/>
    <w:rsid w:val="004D424C"/>
    <w:rsid w:val="004D468E"/>
    <w:rsid w:val="004D534D"/>
    <w:rsid w:val="004D5775"/>
    <w:rsid w:val="004D5B08"/>
    <w:rsid w:val="004D6004"/>
    <w:rsid w:val="004D68CA"/>
    <w:rsid w:val="004D74DC"/>
    <w:rsid w:val="004D7898"/>
    <w:rsid w:val="004D78E6"/>
    <w:rsid w:val="004E0164"/>
    <w:rsid w:val="004E059F"/>
    <w:rsid w:val="004E1FEC"/>
    <w:rsid w:val="004E25C1"/>
    <w:rsid w:val="004E27A5"/>
    <w:rsid w:val="004E2DBA"/>
    <w:rsid w:val="004E2EC6"/>
    <w:rsid w:val="004E3EFC"/>
    <w:rsid w:val="004E3FFC"/>
    <w:rsid w:val="004E418C"/>
    <w:rsid w:val="004E4316"/>
    <w:rsid w:val="004E45B7"/>
    <w:rsid w:val="004E4D6A"/>
    <w:rsid w:val="004E4EDF"/>
    <w:rsid w:val="004E5195"/>
    <w:rsid w:val="004E637E"/>
    <w:rsid w:val="004E6CFB"/>
    <w:rsid w:val="004E6E28"/>
    <w:rsid w:val="004E6FFD"/>
    <w:rsid w:val="004E79C4"/>
    <w:rsid w:val="004F0044"/>
    <w:rsid w:val="004F11D1"/>
    <w:rsid w:val="004F121E"/>
    <w:rsid w:val="004F1410"/>
    <w:rsid w:val="004F19A4"/>
    <w:rsid w:val="004F32D7"/>
    <w:rsid w:val="004F3562"/>
    <w:rsid w:val="004F3CA5"/>
    <w:rsid w:val="004F3CD2"/>
    <w:rsid w:val="004F3D74"/>
    <w:rsid w:val="004F6126"/>
    <w:rsid w:val="004F6327"/>
    <w:rsid w:val="004F64B7"/>
    <w:rsid w:val="004F65FF"/>
    <w:rsid w:val="004F6942"/>
    <w:rsid w:val="004F6B82"/>
    <w:rsid w:val="004F73D1"/>
    <w:rsid w:val="004F76D7"/>
    <w:rsid w:val="004F7976"/>
    <w:rsid w:val="00500593"/>
    <w:rsid w:val="00501319"/>
    <w:rsid w:val="00502856"/>
    <w:rsid w:val="00502E91"/>
    <w:rsid w:val="005030CF"/>
    <w:rsid w:val="005033B9"/>
    <w:rsid w:val="00503459"/>
    <w:rsid w:val="005035C8"/>
    <w:rsid w:val="0050387C"/>
    <w:rsid w:val="00503BA3"/>
    <w:rsid w:val="00504BA6"/>
    <w:rsid w:val="00504CA3"/>
    <w:rsid w:val="00505196"/>
    <w:rsid w:val="00505396"/>
    <w:rsid w:val="00505CE9"/>
    <w:rsid w:val="00506986"/>
    <w:rsid w:val="005072C2"/>
    <w:rsid w:val="005075A9"/>
    <w:rsid w:val="0050785A"/>
    <w:rsid w:val="005078A4"/>
    <w:rsid w:val="00507B0D"/>
    <w:rsid w:val="00507DEF"/>
    <w:rsid w:val="0051067A"/>
    <w:rsid w:val="00510A58"/>
    <w:rsid w:val="0051149D"/>
    <w:rsid w:val="005114D5"/>
    <w:rsid w:val="005116FC"/>
    <w:rsid w:val="00511702"/>
    <w:rsid w:val="00512119"/>
    <w:rsid w:val="005123F9"/>
    <w:rsid w:val="0051256B"/>
    <w:rsid w:val="005126F7"/>
    <w:rsid w:val="005129DC"/>
    <w:rsid w:val="00512B9F"/>
    <w:rsid w:val="00512D06"/>
    <w:rsid w:val="005134A0"/>
    <w:rsid w:val="0051404A"/>
    <w:rsid w:val="0051438A"/>
    <w:rsid w:val="00514DAD"/>
    <w:rsid w:val="00515375"/>
    <w:rsid w:val="005153EB"/>
    <w:rsid w:val="00515480"/>
    <w:rsid w:val="00515696"/>
    <w:rsid w:val="005159BA"/>
    <w:rsid w:val="00515EEC"/>
    <w:rsid w:val="00515EED"/>
    <w:rsid w:val="00516469"/>
    <w:rsid w:val="005164CE"/>
    <w:rsid w:val="00516CE8"/>
    <w:rsid w:val="0051754C"/>
    <w:rsid w:val="005175EA"/>
    <w:rsid w:val="005177E9"/>
    <w:rsid w:val="005200CF"/>
    <w:rsid w:val="00520355"/>
    <w:rsid w:val="00520D54"/>
    <w:rsid w:val="00521806"/>
    <w:rsid w:val="0052204A"/>
    <w:rsid w:val="0052214F"/>
    <w:rsid w:val="00522637"/>
    <w:rsid w:val="00522B88"/>
    <w:rsid w:val="00523023"/>
    <w:rsid w:val="005234C6"/>
    <w:rsid w:val="00523514"/>
    <w:rsid w:val="00524B2C"/>
    <w:rsid w:val="00525491"/>
    <w:rsid w:val="005254C6"/>
    <w:rsid w:val="0052602F"/>
    <w:rsid w:val="00526206"/>
    <w:rsid w:val="00526310"/>
    <w:rsid w:val="00526863"/>
    <w:rsid w:val="00526FD4"/>
    <w:rsid w:val="005274C2"/>
    <w:rsid w:val="00527C3D"/>
    <w:rsid w:val="00530465"/>
    <w:rsid w:val="00530EC2"/>
    <w:rsid w:val="00530F26"/>
    <w:rsid w:val="00531694"/>
    <w:rsid w:val="00532707"/>
    <w:rsid w:val="005328B9"/>
    <w:rsid w:val="00532BCB"/>
    <w:rsid w:val="005333F0"/>
    <w:rsid w:val="00533912"/>
    <w:rsid w:val="00533AC5"/>
    <w:rsid w:val="00533F10"/>
    <w:rsid w:val="00533F6F"/>
    <w:rsid w:val="0053413C"/>
    <w:rsid w:val="005342D4"/>
    <w:rsid w:val="00534667"/>
    <w:rsid w:val="005346E4"/>
    <w:rsid w:val="00534CD3"/>
    <w:rsid w:val="00535C17"/>
    <w:rsid w:val="00535C18"/>
    <w:rsid w:val="00535D65"/>
    <w:rsid w:val="00536332"/>
    <w:rsid w:val="0053634F"/>
    <w:rsid w:val="00536DC5"/>
    <w:rsid w:val="00537869"/>
    <w:rsid w:val="00537B90"/>
    <w:rsid w:val="00540958"/>
    <w:rsid w:val="00540BF9"/>
    <w:rsid w:val="00540E5F"/>
    <w:rsid w:val="00541222"/>
    <w:rsid w:val="00542694"/>
    <w:rsid w:val="00542716"/>
    <w:rsid w:val="00542A38"/>
    <w:rsid w:val="00544196"/>
    <w:rsid w:val="005442A5"/>
    <w:rsid w:val="0054485E"/>
    <w:rsid w:val="0054489F"/>
    <w:rsid w:val="00544D24"/>
    <w:rsid w:val="005460B3"/>
    <w:rsid w:val="00546207"/>
    <w:rsid w:val="005463F8"/>
    <w:rsid w:val="005467A4"/>
    <w:rsid w:val="00546F12"/>
    <w:rsid w:val="005471FF"/>
    <w:rsid w:val="00547493"/>
    <w:rsid w:val="005475F4"/>
    <w:rsid w:val="00547CD9"/>
    <w:rsid w:val="00550026"/>
    <w:rsid w:val="005508A8"/>
    <w:rsid w:val="00550D1E"/>
    <w:rsid w:val="00551270"/>
    <w:rsid w:val="00551853"/>
    <w:rsid w:val="00551AB3"/>
    <w:rsid w:val="00551DDC"/>
    <w:rsid w:val="00552526"/>
    <w:rsid w:val="0055296D"/>
    <w:rsid w:val="00552ED0"/>
    <w:rsid w:val="005531D1"/>
    <w:rsid w:val="005539AA"/>
    <w:rsid w:val="00553F71"/>
    <w:rsid w:val="005540E1"/>
    <w:rsid w:val="005540E9"/>
    <w:rsid w:val="00554207"/>
    <w:rsid w:val="005547A0"/>
    <w:rsid w:val="00554DC7"/>
    <w:rsid w:val="0055545D"/>
    <w:rsid w:val="005554D6"/>
    <w:rsid w:val="0055564B"/>
    <w:rsid w:val="0055631F"/>
    <w:rsid w:val="00556413"/>
    <w:rsid w:val="00556509"/>
    <w:rsid w:val="00556ADF"/>
    <w:rsid w:val="00557986"/>
    <w:rsid w:val="00560247"/>
    <w:rsid w:val="00560959"/>
    <w:rsid w:val="0056120B"/>
    <w:rsid w:val="005619D5"/>
    <w:rsid w:val="00561AD5"/>
    <w:rsid w:val="00561F3C"/>
    <w:rsid w:val="005622A8"/>
    <w:rsid w:val="00562AAB"/>
    <w:rsid w:val="00562DE0"/>
    <w:rsid w:val="00562DE8"/>
    <w:rsid w:val="005633B9"/>
    <w:rsid w:val="00563552"/>
    <w:rsid w:val="005639C5"/>
    <w:rsid w:val="00563D4B"/>
    <w:rsid w:val="00563D75"/>
    <w:rsid w:val="00564448"/>
    <w:rsid w:val="00565DE8"/>
    <w:rsid w:val="0056621B"/>
    <w:rsid w:val="00566841"/>
    <w:rsid w:val="00567397"/>
    <w:rsid w:val="005674FD"/>
    <w:rsid w:val="0056791D"/>
    <w:rsid w:val="00567B0C"/>
    <w:rsid w:val="00567E9E"/>
    <w:rsid w:val="00570152"/>
    <w:rsid w:val="005706AF"/>
    <w:rsid w:val="00571202"/>
    <w:rsid w:val="00571497"/>
    <w:rsid w:val="005716CB"/>
    <w:rsid w:val="00571A5F"/>
    <w:rsid w:val="00571AE9"/>
    <w:rsid w:val="0057278D"/>
    <w:rsid w:val="0057288C"/>
    <w:rsid w:val="005728D7"/>
    <w:rsid w:val="00572DBA"/>
    <w:rsid w:val="00573CF8"/>
    <w:rsid w:val="00573D99"/>
    <w:rsid w:val="00574853"/>
    <w:rsid w:val="00574BDB"/>
    <w:rsid w:val="00574D1A"/>
    <w:rsid w:val="005750E9"/>
    <w:rsid w:val="00575311"/>
    <w:rsid w:val="005757D1"/>
    <w:rsid w:val="00576030"/>
    <w:rsid w:val="00576922"/>
    <w:rsid w:val="00576975"/>
    <w:rsid w:val="0057767C"/>
    <w:rsid w:val="005779AF"/>
    <w:rsid w:val="00577AD8"/>
    <w:rsid w:val="0058008A"/>
    <w:rsid w:val="0058085C"/>
    <w:rsid w:val="005808B8"/>
    <w:rsid w:val="00580B93"/>
    <w:rsid w:val="00582095"/>
    <w:rsid w:val="00582138"/>
    <w:rsid w:val="005826D8"/>
    <w:rsid w:val="00582993"/>
    <w:rsid w:val="00582DD0"/>
    <w:rsid w:val="00582EE1"/>
    <w:rsid w:val="00582F53"/>
    <w:rsid w:val="00583B68"/>
    <w:rsid w:val="005840B5"/>
    <w:rsid w:val="00584786"/>
    <w:rsid w:val="00584D60"/>
    <w:rsid w:val="00584E4A"/>
    <w:rsid w:val="00584EE6"/>
    <w:rsid w:val="00585538"/>
    <w:rsid w:val="00585541"/>
    <w:rsid w:val="00585830"/>
    <w:rsid w:val="00585E1D"/>
    <w:rsid w:val="005861D9"/>
    <w:rsid w:val="00586440"/>
    <w:rsid w:val="00586C5B"/>
    <w:rsid w:val="0058702C"/>
    <w:rsid w:val="005901E2"/>
    <w:rsid w:val="005903D7"/>
    <w:rsid w:val="0059054F"/>
    <w:rsid w:val="0059082C"/>
    <w:rsid w:val="005911D0"/>
    <w:rsid w:val="00591316"/>
    <w:rsid w:val="00591905"/>
    <w:rsid w:val="005919D6"/>
    <w:rsid w:val="00591CA3"/>
    <w:rsid w:val="00591FD1"/>
    <w:rsid w:val="00592369"/>
    <w:rsid w:val="00592EFF"/>
    <w:rsid w:val="00592F3D"/>
    <w:rsid w:val="00593113"/>
    <w:rsid w:val="005932E0"/>
    <w:rsid w:val="00593405"/>
    <w:rsid w:val="0059349B"/>
    <w:rsid w:val="005940CB"/>
    <w:rsid w:val="00594119"/>
    <w:rsid w:val="005941A6"/>
    <w:rsid w:val="00594B89"/>
    <w:rsid w:val="00595F19"/>
    <w:rsid w:val="0059647C"/>
    <w:rsid w:val="00596FFC"/>
    <w:rsid w:val="0059780E"/>
    <w:rsid w:val="005A0641"/>
    <w:rsid w:val="005A098B"/>
    <w:rsid w:val="005A0CD5"/>
    <w:rsid w:val="005A1412"/>
    <w:rsid w:val="005A1BE0"/>
    <w:rsid w:val="005A1D2F"/>
    <w:rsid w:val="005A1DC8"/>
    <w:rsid w:val="005A290A"/>
    <w:rsid w:val="005A35E4"/>
    <w:rsid w:val="005A3D8A"/>
    <w:rsid w:val="005A3F7F"/>
    <w:rsid w:val="005A43AA"/>
    <w:rsid w:val="005A447A"/>
    <w:rsid w:val="005A5CAF"/>
    <w:rsid w:val="005A5DEB"/>
    <w:rsid w:val="005A6067"/>
    <w:rsid w:val="005A60F1"/>
    <w:rsid w:val="005A67F3"/>
    <w:rsid w:val="005A6932"/>
    <w:rsid w:val="005A6A4D"/>
    <w:rsid w:val="005A738D"/>
    <w:rsid w:val="005A7CA0"/>
    <w:rsid w:val="005B0307"/>
    <w:rsid w:val="005B0513"/>
    <w:rsid w:val="005B07F7"/>
    <w:rsid w:val="005B0896"/>
    <w:rsid w:val="005B09D5"/>
    <w:rsid w:val="005B0A2D"/>
    <w:rsid w:val="005B0B82"/>
    <w:rsid w:val="005B0FB9"/>
    <w:rsid w:val="005B16FB"/>
    <w:rsid w:val="005B1EB9"/>
    <w:rsid w:val="005B1EC6"/>
    <w:rsid w:val="005B2207"/>
    <w:rsid w:val="005B2666"/>
    <w:rsid w:val="005B269F"/>
    <w:rsid w:val="005B2D33"/>
    <w:rsid w:val="005B2F51"/>
    <w:rsid w:val="005B3126"/>
    <w:rsid w:val="005B361E"/>
    <w:rsid w:val="005B3AB6"/>
    <w:rsid w:val="005B3B7C"/>
    <w:rsid w:val="005B3D24"/>
    <w:rsid w:val="005B3DF7"/>
    <w:rsid w:val="005B468B"/>
    <w:rsid w:val="005B4D59"/>
    <w:rsid w:val="005B6BB4"/>
    <w:rsid w:val="005B7128"/>
    <w:rsid w:val="005B7135"/>
    <w:rsid w:val="005B7346"/>
    <w:rsid w:val="005B772F"/>
    <w:rsid w:val="005B7730"/>
    <w:rsid w:val="005B77AA"/>
    <w:rsid w:val="005C09E9"/>
    <w:rsid w:val="005C09EB"/>
    <w:rsid w:val="005C0E1D"/>
    <w:rsid w:val="005C0FD2"/>
    <w:rsid w:val="005C1285"/>
    <w:rsid w:val="005C1A09"/>
    <w:rsid w:val="005C1B04"/>
    <w:rsid w:val="005C2041"/>
    <w:rsid w:val="005C2C0A"/>
    <w:rsid w:val="005C2F4D"/>
    <w:rsid w:val="005C393A"/>
    <w:rsid w:val="005C4CEF"/>
    <w:rsid w:val="005C4DC9"/>
    <w:rsid w:val="005C4E19"/>
    <w:rsid w:val="005C4E84"/>
    <w:rsid w:val="005C548C"/>
    <w:rsid w:val="005C5B2F"/>
    <w:rsid w:val="005C61B1"/>
    <w:rsid w:val="005C6380"/>
    <w:rsid w:val="005C6C98"/>
    <w:rsid w:val="005C7E56"/>
    <w:rsid w:val="005D05BE"/>
    <w:rsid w:val="005D067F"/>
    <w:rsid w:val="005D0F11"/>
    <w:rsid w:val="005D14DE"/>
    <w:rsid w:val="005D1B63"/>
    <w:rsid w:val="005D1CED"/>
    <w:rsid w:val="005D23B5"/>
    <w:rsid w:val="005D2B19"/>
    <w:rsid w:val="005D2F10"/>
    <w:rsid w:val="005D2F34"/>
    <w:rsid w:val="005D3325"/>
    <w:rsid w:val="005D38DE"/>
    <w:rsid w:val="005D3E09"/>
    <w:rsid w:val="005D4162"/>
    <w:rsid w:val="005D4231"/>
    <w:rsid w:val="005D42AC"/>
    <w:rsid w:val="005D457A"/>
    <w:rsid w:val="005D45C3"/>
    <w:rsid w:val="005D479C"/>
    <w:rsid w:val="005D568C"/>
    <w:rsid w:val="005D69C8"/>
    <w:rsid w:val="005D6D33"/>
    <w:rsid w:val="005D6E63"/>
    <w:rsid w:val="005D7404"/>
    <w:rsid w:val="005E0629"/>
    <w:rsid w:val="005E08B7"/>
    <w:rsid w:val="005E1134"/>
    <w:rsid w:val="005E1430"/>
    <w:rsid w:val="005E235C"/>
    <w:rsid w:val="005E2BA8"/>
    <w:rsid w:val="005E3203"/>
    <w:rsid w:val="005E320A"/>
    <w:rsid w:val="005E3830"/>
    <w:rsid w:val="005E3F5A"/>
    <w:rsid w:val="005E3FEC"/>
    <w:rsid w:val="005E4185"/>
    <w:rsid w:val="005E4332"/>
    <w:rsid w:val="005E4855"/>
    <w:rsid w:val="005E4856"/>
    <w:rsid w:val="005E4DBA"/>
    <w:rsid w:val="005E5256"/>
    <w:rsid w:val="005E59DB"/>
    <w:rsid w:val="005E5FEB"/>
    <w:rsid w:val="005E60CD"/>
    <w:rsid w:val="005E688C"/>
    <w:rsid w:val="005E690B"/>
    <w:rsid w:val="005E6BF7"/>
    <w:rsid w:val="005E6CDA"/>
    <w:rsid w:val="005E7B90"/>
    <w:rsid w:val="005E7C3F"/>
    <w:rsid w:val="005F0287"/>
    <w:rsid w:val="005F063F"/>
    <w:rsid w:val="005F0839"/>
    <w:rsid w:val="005F0D33"/>
    <w:rsid w:val="005F16CB"/>
    <w:rsid w:val="005F189C"/>
    <w:rsid w:val="005F18A9"/>
    <w:rsid w:val="005F22AD"/>
    <w:rsid w:val="005F336C"/>
    <w:rsid w:val="005F344A"/>
    <w:rsid w:val="005F3C4A"/>
    <w:rsid w:val="005F3DD7"/>
    <w:rsid w:val="005F4099"/>
    <w:rsid w:val="005F434A"/>
    <w:rsid w:val="005F44A4"/>
    <w:rsid w:val="005F4A9D"/>
    <w:rsid w:val="005F4ACA"/>
    <w:rsid w:val="005F4F23"/>
    <w:rsid w:val="005F5155"/>
    <w:rsid w:val="005F51AA"/>
    <w:rsid w:val="005F56CF"/>
    <w:rsid w:val="005F5CAD"/>
    <w:rsid w:val="005F62AA"/>
    <w:rsid w:val="005F6364"/>
    <w:rsid w:val="005F6A70"/>
    <w:rsid w:val="005F6ACA"/>
    <w:rsid w:val="005F6AF1"/>
    <w:rsid w:val="005F6EB3"/>
    <w:rsid w:val="005F7098"/>
    <w:rsid w:val="005F7C8B"/>
    <w:rsid w:val="005F7E5B"/>
    <w:rsid w:val="0060077D"/>
    <w:rsid w:val="00600867"/>
    <w:rsid w:val="00600B1D"/>
    <w:rsid w:val="00600B4A"/>
    <w:rsid w:val="00600E4A"/>
    <w:rsid w:val="00600F06"/>
    <w:rsid w:val="00601047"/>
    <w:rsid w:val="00601660"/>
    <w:rsid w:val="00601B86"/>
    <w:rsid w:val="00601BB3"/>
    <w:rsid w:val="00601D85"/>
    <w:rsid w:val="00601F05"/>
    <w:rsid w:val="006021C2"/>
    <w:rsid w:val="00602665"/>
    <w:rsid w:val="00602EF6"/>
    <w:rsid w:val="00603CA8"/>
    <w:rsid w:val="00604135"/>
    <w:rsid w:val="0060417A"/>
    <w:rsid w:val="00604180"/>
    <w:rsid w:val="006042FD"/>
    <w:rsid w:val="006044F6"/>
    <w:rsid w:val="00604E7C"/>
    <w:rsid w:val="006055B1"/>
    <w:rsid w:val="00605A21"/>
    <w:rsid w:val="00605A7A"/>
    <w:rsid w:val="00605C53"/>
    <w:rsid w:val="00605FE9"/>
    <w:rsid w:val="00606036"/>
    <w:rsid w:val="006060F4"/>
    <w:rsid w:val="00606437"/>
    <w:rsid w:val="006064D7"/>
    <w:rsid w:val="00606794"/>
    <w:rsid w:val="006069BD"/>
    <w:rsid w:val="00606E1F"/>
    <w:rsid w:val="00607D4F"/>
    <w:rsid w:val="00610212"/>
    <w:rsid w:val="00610477"/>
    <w:rsid w:val="00611CFE"/>
    <w:rsid w:val="00611D81"/>
    <w:rsid w:val="00612411"/>
    <w:rsid w:val="006124FA"/>
    <w:rsid w:val="006128E4"/>
    <w:rsid w:val="00612AA3"/>
    <w:rsid w:val="006131F9"/>
    <w:rsid w:val="0061334B"/>
    <w:rsid w:val="00613423"/>
    <w:rsid w:val="006136D1"/>
    <w:rsid w:val="00613B59"/>
    <w:rsid w:val="00613DDC"/>
    <w:rsid w:val="00613EE6"/>
    <w:rsid w:val="00615076"/>
    <w:rsid w:val="006158B5"/>
    <w:rsid w:val="00615989"/>
    <w:rsid w:val="00615AEE"/>
    <w:rsid w:val="0061626E"/>
    <w:rsid w:val="0061627A"/>
    <w:rsid w:val="00616E9E"/>
    <w:rsid w:val="00616FE7"/>
    <w:rsid w:val="006170B6"/>
    <w:rsid w:val="006177F9"/>
    <w:rsid w:val="00617B9E"/>
    <w:rsid w:val="00617F45"/>
    <w:rsid w:val="0062016B"/>
    <w:rsid w:val="006204C6"/>
    <w:rsid w:val="00621431"/>
    <w:rsid w:val="0062196E"/>
    <w:rsid w:val="00621AF4"/>
    <w:rsid w:val="006220D1"/>
    <w:rsid w:val="006222C6"/>
    <w:rsid w:val="006225A8"/>
    <w:rsid w:val="00622804"/>
    <w:rsid w:val="00622C5A"/>
    <w:rsid w:val="00622DF0"/>
    <w:rsid w:val="00622F50"/>
    <w:rsid w:val="00623562"/>
    <w:rsid w:val="0062392B"/>
    <w:rsid w:val="00623D29"/>
    <w:rsid w:val="00623D93"/>
    <w:rsid w:val="0062467B"/>
    <w:rsid w:val="00624AAD"/>
    <w:rsid w:val="00625269"/>
    <w:rsid w:val="0062584C"/>
    <w:rsid w:val="00625983"/>
    <w:rsid w:val="00625FA9"/>
    <w:rsid w:val="0062618F"/>
    <w:rsid w:val="006263E5"/>
    <w:rsid w:val="00626A63"/>
    <w:rsid w:val="00626AB3"/>
    <w:rsid w:val="0062746F"/>
    <w:rsid w:val="00627B28"/>
    <w:rsid w:val="00627F2F"/>
    <w:rsid w:val="00627F91"/>
    <w:rsid w:val="0063042B"/>
    <w:rsid w:val="006307A6"/>
    <w:rsid w:val="00630A14"/>
    <w:rsid w:val="00630CBA"/>
    <w:rsid w:val="00630DFB"/>
    <w:rsid w:val="00632508"/>
    <w:rsid w:val="00632ACC"/>
    <w:rsid w:val="00633003"/>
    <w:rsid w:val="00633226"/>
    <w:rsid w:val="0063324D"/>
    <w:rsid w:val="00633870"/>
    <w:rsid w:val="00633E76"/>
    <w:rsid w:val="0063432D"/>
    <w:rsid w:val="006344BA"/>
    <w:rsid w:val="006344FA"/>
    <w:rsid w:val="0063549B"/>
    <w:rsid w:val="00635523"/>
    <w:rsid w:val="006364EA"/>
    <w:rsid w:val="00636F84"/>
    <w:rsid w:val="0063713F"/>
    <w:rsid w:val="006379E7"/>
    <w:rsid w:val="00637CBD"/>
    <w:rsid w:val="00637E18"/>
    <w:rsid w:val="00640149"/>
    <w:rsid w:val="00640C2D"/>
    <w:rsid w:val="00640E43"/>
    <w:rsid w:val="00640E4A"/>
    <w:rsid w:val="00640ECC"/>
    <w:rsid w:val="0064130E"/>
    <w:rsid w:val="00641B17"/>
    <w:rsid w:val="00641C74"/>
    <w:rsid w:val="00641FF1"/>
    <w:rsid w:val="0064216B"/>
    <w:rsid w:val="00642497"/>
    <w:rsid w:val="0064289C"/>
    <w:rsid w:val="006428A2"/>
    <w:rsid w:val="0064292C"/>
    <w:rsid w:val="00642A92"/>
    <w:rsid w:val="00642C68"/>
    <w:rsid w:val="0064302C"/>
    <w:rsid w:val="006434C0"/>
    <w:rsid w:val="00643538"/>
    <w:rsid w:val="00643734"/>
    <w:rsid w:val="00643E1A"/>
    <w:rsid w:val="00644106"/>
    <w:rsid w:val="00645373"/>
    <w:rsid w:val="006458AF"/>
    <w:rsid w:val="0064594E"/>
    <w:rsid w:val="006464B2"/>
    <w:rsid w:val="006466D4"/>
    <w:rsid w:val="006467A6"/>
    <w:rsid w:val="00646AFE"/>
    <w:rsid w:val="00646C70"/>
    <w:rsid w:val="0064727D"/>
    <w:rsid w:val="0064728D"/>
    <w:rsid w:val="006478EB"/>
    <w:rsid w:val="00647B8F"/>
    <w:rsid w:val="006502BC"/>
    <w:rsid w:val="0065075F"/>
    <w:rsid w:val="00650B05"/>
    <w:rsid w:val="00650CA7"/>
    <w:rsid w:val="0065139C"/>
    <w:rsid w:val="006515D0"/>
    <w:rsid w:val="0065228D"/>
    <w:rsid w:val="006527AD"/>
    <w:rsid w:val="00653B1F"/>
    <w:rsid w:val="00653D12"/>
    <w:rsid w:val="00653D68"/>
    <w:rsid w:val="00653E19"/>
    <w:rsid w:val="006542BA"/>
    <w:rsid w:val="006546AD"/>
    <w:rsid w:val="0065470A"/>
    <w:rsid w:val="00654AB7"/>
    <w:rsid w:val="00654BEC"/>
    <w:rsid w:val="0065555A"/>
    <w:rsid w:val="006556DB"/>
    <w:rsid w:val="00655B9E"/>
    <w:rsid w:val="00656926"/>
    <w:rsid w:val="00656FB8"/>
    <w:rsid w:val="00657005"/>
    <w:rsid w:val="00657936"/>
    <w:rsid w:val="00657BE4"/>
    <w:rsid w:val="00657D1E"/>
    <w:rsid w:val="006602E2"/>
    <w:rsid w:val="0066060B"/>
    <w:rsid w:val="006606F7"/>
    <w:rsid w:val="00660D3E"/>
    <w:rsid w:val="00662437"/>
    <w:rsid w:val="006625F2"/>
    <w:rsid w:val="006626B2"/>
    <w:rsid w:val="00662A3B"/>
    <w:rsid w:val="00662CF4"/>
    <w:rsid w:val="0066328C"/>
    <w:rsid w:val="006633B3"/>
    <w:rsid w:val="00663A89"/>
    <w:rsid w:val="00663E71"/>
    <w:rsid w:val="0066454F"/>
    <w:rsid w:val="0066491E"/>
    <w:rsid w:val="00665056"/>
    <w:rsid w:val="00665511"/>
    <w:rsid w:val="00665C4E"/>
    <w:rsid w:val="00666302"/>
    <w:rsid w:val="00666985"/>
    <w:rsid w:val="00666B6C"/>
    <w:rsid w:val="00667037"/>
    <w:rsid w:val="0066718F"/>
    <w:rsid w:val="006676B0"/>
    <w:rsid w:val="00667AD8"/>
    <w:rsid w:val="00667E85"/>
    <w:rsid w:val="006701ED"/>
    <w:rsid w:val="00670D03"/>
    <w:rsid w:val="00670FE1"/>
    <w:rsid w:val="0067117D"/>
    <w:rsid w:val="006711B7"/>
    <w:rsid w:val="0067153B"/>
    <w:rsid w:val="00671765"/>
    <w:rsid w:val="006719CC"/>
    <w:rsid w:val="00671A22"/>
    <w:rsid w:val="00671FC3"/>
    <w:rsid w:val="006724D0"/>
    <w:rsid w:val="00672C00"/>
    <w:rsid w:val="00672C84"/>
    <w:rsid w:val="006730E9"/>
    <w:rsid w:val="0067329C"/>
    <w:rsid w:val="0067385D"/>
    <w:rsid w:val="00673C1C"/>
    <w:rsid w:val="00673C50"/>
    <w:rsid w:val="00674F37"/>
    <w:rsid w:val="00674F3C"/>
    <w:rsid w:val="0067533F"/>
    <w:rsid w:val="00676421"/>
    <w:rsid w:val="0067658C"/>
    <w:rsid w:val="00676C5F"/>
    <w:rsid w:val="00677224"/>
    <w:rsid w:val="00677667"/>
    <w:rsid w:val="006776EB"/>
    <w:rsid w:val="00677A12"/>
    <w:rsid w:val="00680023"/>
    <w:rsid w:val="006808CB"/>
    <w:rsid w:val="00681A0D"/>
    <w:rsid w:val="00681E2F"/>
    <w:rsid w:val="00681F5E"/>
    <w:rsid w:val="0068216C"/>
    <w:rsid w:val="006821D7"/>
    <w:rsid w:val="00682302"/>
    <w:rsid w:val="00682458"/>
    <w:rsid w:val="00682A23"/>
    <w:rsid w:val="00682E17"/>
    <w:rsid w:val="00683118"/>
    <w:rsid w:val="006839B4"/>
    <w:rsid w:val="00683F9B"/>
    <w:rsid w:val="0068439B"/>
    <w:rsid w:val="0068487A"/>
    <w:rsid w:val="00684C02"/>
    <w:rsid w:val="00684F21"/>
    <w:rsid w:val="0068501B"/>
    <w:rsid w:val="006853B4"/>
    <w:rsid w:val="00685EB7"/>
    <w:rsid w:val="006872B5"/>
    <w:rsid w:val="00687342"/>
    <w:rsid w:val="00687383"/>
    <w:rsid w:val="0068793A"/>
    <w:rsid w:val="00687AF5"/>
    <w:rsid w:val="00687C62"/>
    <w:rsid w:val="00687CE9"/>
    <w:rsid w:val="00690791"/>
    <w:rsid w:val="006907BD"/>
    <w:rsid w:val="006908FC"/>
    <w:rsid w:val="0069095C"/>
    <w:rsid w:val="00691490"/>
    <w:rsid w:val="006915A7"/>
    <w:rsid w:val="00691671"/>
    <w:rsid w:val="00692406"/>
    <w:rsid w:val="006925C8"/>
    <w:rsid w:val="006928FA"/>
    <w:rsid w:val="00692E2A"/>
    <w:rsid w:val="00692E5D"/>
    <w:rsid w:val="0069306C"/>
    <w:rsid w:val="0069377C"/>
    <w:rsid w:val="006940E7"/>
    <w:rsid w:val="006941DE"/>
    <w:rsid w:val="00694445"/>
    <w:rsid w:val="006945D4"/>
    <w:rsid w:val="0069520C"/>
    <w:rsid w:val="0069534F"/>
    <w:rsid w:val="00695D56"/>
    <w:rsid w:val="00695FDD"/>
    <w:rsid w:val="006968C5"/>
    <w:rsid w:val="00696953"/>
    <w:rsid w:val="006973E8"/>
    <w:rsid w:val="00697A9F"/>
    <w:rsid w:val="006A00DE"/>
    <w:rsid w:val="006A0131"/>
    <w:rsid w:val="006A0524"/>
    <w:rsid w:val="006A0587"/>
    <w:rsid w:val="006A0598"/>
    <w:rsid w:val="006A059F"/>
    <w:rsid w:val="006A0DD3"/>
    <w:rsid w:val="006A1017"/>
    <w:rsid w:val="006A1363"/>
    <w:rsid w:val="006A13C2"/>
    <w:rsid w:val="006A1CDF"/>
    <w:rsid w:val="006A2FA6"/>
    <w:rsid w:val="006A3784"/>
    <w:rsid w:val="006A4A4A"/>
    <w:rsid w:val="006A4FAD"/>
    <w:rsid w:val="006A4FE8"/>
    <w:rsid w:val="006A5287"/>
    <w:rsid w:val="006A5545"/>
    <w:rsid w:val="006A56BB"/>
    <w:rsid w:val="006A5781"/>
    <w:rsid w:val="006A5874"/>
    <w:rsid w:val="006A6205"/>
    <w:rsid w:val="006A66E9"/>
    <w:rsid w:val="006A681F"/>
    <w:rsid w:val="006A6EB2"/>
    <w:rsid w:val="006A70EF"/>
    <w:rsid w:val="006A7B97"/>
    <w:rsid w:val="006A7D11"/>
    <w:rsid w:val="006A7F34"/>
    <w:rsid w:val="006B0D88"/>
    <w:rsid w:val="006B15B4"/>
    <w:rsid w:val="006B1829"/>
    <w:rsid w:val="006B1E93"/>
    <w:rsid w:val="006B25F6"/>
    <w:rsid w:val="006B2F40"/>
    <w:rsid w:val="006B4324"/>
    <w:rsid w:val="006B4345"/>
    <w:rsid w:val="006B4535"/>
    <w:rsid w:val="006B50AB"/>
    <w:rsid w:val="006B5DE0"/>
    <w:rsid w:val="006B6061"/>
    <w:rsid w:val="006B64A6"/>
    <w:rsid w:val="006B6DD2"/>
    <w:rsid w:val="006B6EF2"/>
    <w:rsid w:val="006B76DB"/>
    <w:rsid w:val="006B7B04"/>
    <w:rsid w:val="006C0426"/>
    <w:rsid w:val="006C0985"/>
    <w:rsid w:val="006C098E"/>
    <w:rsid w:val="006C176A"/>
    <w:rsid w:val="006C1CA8"/>
    <w:rsid w:val="006C1F3F"/>
    <w:rsid w:val="006C24B7"/>
    <w:rsid w:val="006C2712"/>
    <w:rsid w:val="006C3081"/>
    <w:rsid w:val="006C3568"/>
    <w:rsid w:val="006C369D"/>
    <w:rsid w:val="006C3F27"/>
    <w:rsid w:val="006C441D"/>
    <w:rsid w:val="006C4C2F"/>
    <w:rsid w:val="006C4EA8"/>
    <w:rsid w:val="006C4FBC"/>
    <w:rsid w:val="006C5486"/>
    <w:rsid w:val="006C670C"/>
    <w:rsid w:val="006C6D88"/>
    <w:rsid w:val="006C7360"/>
    <w:rsid w:val="006C7A1B"/>
    <w:rsid w:val="006C7DF4"/>
    <w:rsid w:val="006C7FDE"/>
    <w:rsid w:val="006D050E"/>
    <w:rsid w:val="006D0964"/>
    <w:rsid w:val="006D115C"/>
    <w:rsid w:val="006D1673"/>
    <w:rsid w:val="006D1FD8"/>
    <w:rsid w:val="006D2127"/>
    <w:rsid w:val="006D2C28"/>
    <w:rsid w:val="006D2DB2"/>
    <w:rsid w:val="006D2DD1"/>
    <w:rsid w:val="006D3288"/>
    <w:rsid w:val="006D3430"/>
    <w:rsid w:val="006D3477"/>
    <w:rsid w:val="006D36AC"/>
    <w:rsid w:val="006D37BF"/>
    <w:rsid w:val="006D3891"/>
    <w:rsid w:val="006D3F4C"/>
    <w:rsid w:val="006D5145"/>
    <w:rsid w:val="006D5425"/>
    <w:rsid w:val="006D58A3"/>
    <w:rsid w:val="006D62CE"/>
    <w:rsid w:val="006D6839"/>
    <w:rsid w:val="006D6E6F"/>
    <w:rsid w:val="006D6F83"/>
    <w:rsid w:val="006D72C3"/>
    <w:rsid w:val="006D741F"/>
    <w:rsid w:val="006D785A"/>
    <w:rsid w:val="006D7929"/>
    <w:rsid w:val="006D7AE8"/>
    <w:rsid w:val="006D7B2F"/>
    <w:rsid w:val="006E07F1"/>
    <w:rsid w:val="006E0935"/>
    <w:rsid w:val="006E0B6E"/>
    <w:rsid w:val="006E1037"/>
    <w:rsid w:val="006E165F"/>
    <w:rsid w:val="006E17C0"/>
    <w:rsid w:val="006E2FBC"/>
    <w:rsid w:val="006E36D1"/>
    <w:rsid w:val="006E3AB3"/>
    <w:rsid w:val="006E4005"/>
    <w:rsid w:val="006E48AB"/>
    <w:rsid w:val="006E4C13"/>
    <w:rsid w:val="006E577A"/>
    <w:rsid w:val="006E58C9"/>
    <w:rsid w:val="006E5A6E"/>
    <w:rsid w:val="006E5CAD"/>
    <w:rsid w:val="006E5D39"/>
    <w:rsid w:val="006E60C0"/>
    <w:rsid w:val="006E6549"/>
    <w:rsid w:val="006E6C5D"/>
    <w:rsid w:val="006E6CD3"/>
    <w:rsid w:val="006E7E87"/>
    <w:rsid w:val="006E7E9A"/>
    <w:rsid w:val="006F05C1"/>
    <w:rsid w:val="006F07AF"/>
    <w:rsid w:val="006F0F6F"/>
    <w:rsid w:val="006F11C2"/>
    <w:rsid w:val="006F12A1"/>
    <w:rsid w:val="006F1472"/>
    <w:rsid w:val="006F19F8"/>
    <w:rsid w:val="006F1A20"/>
    <w:rsid w:val="006F239C"/>
    <w:rsid w:val="006F27C5"/>
    <w:rsid w:val="006F27C6"/>
    <w:rsid w:val="006F28C2"/>
    <w:rsid w:val="006F32CE"/>
    <w:rsid w:val="006F364A"/>
    <w:rsid w:val="006F3853"/>
    <w:rsid w:val="006F3FB7"/>
    <w:rsid w:val="006F42BB"/>
    <w:rsid w:val="006F4AD2"/>
    <w:rsid w:val="006F4C49"/>
    <w:rsid w:val="006F500B"/>
    <w:rsid w:val="006F6483"/>
    <w:rsid w:val="006F66EB"/>
    <w:rsid w:val="006F6B19"/>
    <w:rsid w:val="006F7743"/>
    <w:rsid w:val="006F7957"/>
    <w:rsid w:val="006F7AA6"/>
    <w:rsid w:val="00700570"/>
    <w:rsid w:val="007005BB"/>
    <w:rsid w:val="00700619"/>
    <w:rsid w:val="007010D0"/>
    <w:rsid w:val="007010FD"/>
    <w:rsid w:val="007015B1"/>
    <w:rsid w:val="007019B2"/>
    <w:rsid w:val="007024D4"/>
    <w:rsid w:val="00703B3C"/>
    <w:rsid w:val="007040A2"/>
    <w:rsid w:val="007046D9"/>
    <w:rsid w:val="007047A2"/>
    <w:rsid w:val="007049EE"/>
    <w:rsid w:val="00704B20"/>
    <w:rsid w:val="00704F4B"/>
    <w:rsid w:val="00705405"/>
    <w:rsid w:val="0070609C"/>
    <w:rsid w:val="007063A1"/>
    <w:rsid w:val="007066A9"/>
    <w:rsid w:val="00706F84"/>
    <w:rsid w:val="0070722B"/>
    <w:rsid w:val="007077BB"/>
    <w:rsid w:val="007077E0"/>
    <w:rsid w:val="00707F74"/>
    <w:rsid w:val="0071009C"/>
    <w:rsid w:val="00710351"/>
    <w:rsid w:val="00710476"/>
    <w:rsid w:val="00710ACB"/>
    <w:rsid w:val="0071138F"/>
    <w:rsid w:val="00711434"/>
    <w:rsid w:val="00711636"/>
    <w:rsid w:val="00712669"/>
    <w:rsid w:val="00712824"/>
    <w:rsid w:val="00712DF7"/>
    <w:rsid w:val="007131F2"/>
    <w:rsid w:val="007132AB"/>
    <w:rsid w:val="007133C8"/>
    <w:rsid w:val="0071361B"/>
    <w:rsid w:val="007139E8"/>
    <w:rsid w:val="00714349"/>
    <w:rsid w:val="0071454B"/>
    <w:rsid w:val="0071477F"/>
    <w:rsid w:val="00714A6A"/>
    <w:rsid w:val="00714DB8"/>
    <w:rsid w:val="0071588A"/>
    <w:rsid w:val="00716537"/>
    <w:rsid w:val="0071654A"/>
    <w:rsid w:val="007167D2"/>
    <w:rsid w:val="00716F95"/>
    <w:rsid w:val="00717424"/>
    <w:rsid w:val="007175EF"/>
    <w:rsid w:val="00720207"/>
    <w:rsid w:val="0072033F"/>
    <w:rsid w:val="00720468"/>
    <w:rsid w:val="007206A0"/>
    <w:rsid w:val="00720D71"/>
    <w:rsid w:val="00720E9A"/>
    <w:rsid w:val="00721711"/>
    <w:rsid w:val="0072204D"/>
    <w:rsid w:val="007224AD"/>
    <w:rsid w:val="0072270B"/>
    <w:rsid w:val="00722DBF"/>
    <w:rsid w:val="007233FD"/>
    <w:rsid w:val="0072345E"/>
    <w:rsid w:val="00723C01"/>
    <w:rsid w:val="00723F3C"/>
    <w:rsid w:val="00724446"/>
    <w:rsid w:val="0072469B"/>
    <w:rsid w:val="007246B4"/>
    <w:rsid w:val="00724830"/>
    <w:rsid w:val="00724D27"/>
    <w:rsid w:val="007254AB"/>
    <w:rsid w:val="00725684"/>
    <w:rsid w:val="007257C3"/>
    <w:rsid w:val="007258FE"/>
    <w:rsid w:val="00725F54"/>
    <w:rsid w:val="00726FAD"/>
    <w:rsid w:val="00727165"/>
    <w:rsid w:val="00727201"/>
    <w:rsid w:val="0072730B"/>
    <w:rsid w:val="00727760"/>
    <w:rsid w:val="00727C09"/>
    <w:rsid w:val="00727C36"/>
    <w:rsid w:val="00727C46"/>
    <w:rsid w:val="0073009C"/>
    <w:rsid w:val="00730127"/>
    <w:rsid w:val="007302D8"/>
    <w:rsid w:val="0073074E"/>
    <w:rsid w:val="00730C19"/>
    <w:rsid w:val="00731186"/>
    <w:rsid w:val="00731477"/>
    <w:rsid w:val="00731957"/>
    <w:rsid w:val="00731CD4"/>
    <w:rsid w:val="007326E0"/>
    <w:rsid w:val="0073304F"/>
    <w:rsid w:val="00733514"/>
    <w:rsid w:val="00733565"/>
    <w:rsid w:val="00733F27"/>
    <w:rsid w:val="00734061"/>
    <w:rsid w:val="007340CE"/>
    <w:rsid w:val="007346BF"/>
    <w:rsid w:val="007346FF"/>
    <w:rsid w:val="00734FE9"/>
    <w:rsid w:val="007353E7"/>
    <w:rsid w:val="007353F9"/>
    <w:rsid w:val="00735A4D"/>
    <w:rsid w:val="007361A4"/>
    <w:rsid w:val="0073652D"/>
    <w:rsid w:val="007365A4"/>
    <w:rsid w:val="00736753"/>
    <w:rsid w:val="00737232"/>
    <w:rsid w:val="0073763A"/>
    <w:rsid w:val="00737B8E"/>
    <w:rsid w:val="00737E15"/>
    <w:rsid w:val="00737F32"/>
    <w:rsid w:val="007400F1"/>
    <w:rsid w:val="0074113C"/>
    <w:rsid w:val="00741154"/>
    <w:rsid w:val="007411D0"/>
    <w:rsid w:val="00741551"/>
    <w:rsid w:val="00741FDF"/>
    <w:rsid w:val="00742A9F"/>
    <w:rsid w:val="00742CAE"/>
    <w:rsid w:val="007437C0"/>
    <w:rsid w:val="00743CE5"/>
    <w:rsid w:val="00744032"/>
    <w:rsid w:val="0074428B"/>
    <w:rsid w:val="0074467E"/>
    <w:rsid w:val="007448EE"/>
    <w:rsid w:val="00744CBB"/>
    <w:rsid w:val="00744E26"/>
    <w:rsid w:val="00746895"/>
    <w:rsid w:val="00746CA4"/>
    <w:rsid w:val="00746F38"/>
    <w:rsid w:val="00747485"/>
    <w:rsid w:val="00747C56"/>
    <w:rsid w:val="00747DB8"/>
    <w:rsid w:val="0075036F"/>
    <w:rsid w:val="00750444"/>
    <w:rsid w:val="00750832"/>
    <w:rsid w:val="0075091D"/>
    <w:rsid w:val="00750A14"/>
    <w:rsid w:val="007514B4"/>
    <w:rsid w:val="00751531"/>
    <w:rsid w:val="0075160C"/>
    <w:rsid w:val="00751E7D"/>
    <w:rsid w:val="007521F4"/>
    <w:rsid w:val="00752447"/>
    <w:rsid w:val="00752639"/>
    <w:rsid w:val="007527AC"/>
    <w:rsid w:val="00752F82"/>
    <w:rsid w:val="00753F5E"/>
    <w:rsid w:val="007544AC"/>
    <w:rsid w:val="0075473D"/>
    <w:rsid w:val="007549C3"/>
    <w:rsid w:val="00754E0C"/>
    <w:rsid w:val="00755061"/>
    <w:rsid w:val="00755267"/>
    <w:rsid w:val="00755285"/>
    <w:rsid w:val="007552EE"/>
    <w:rsid w:val="00755867"/>
    <w:rsid w:val="007559E4"/>
    <w:rsid w:val="007562C8"/>
    <w:rsid w:val="0075677A"/>
    <w:rsid w:val="00756785"/>
    <w:rsid w:val="007569C8"/>
    <w:rsid w:val="00756BC2"/>
    <w:rsid w:val="00756CA7"/>
    <w:rsid w:val="00756F32"/>
    <w:rsid w:val="0075728A"/>
    <w:rsid w:val="007575A6"/>
    <w:rsid w:val="0075762F"/>
    <w:rsid w:val="007579B5"/>
    <w:rsid w:val="007600E3"/>
    <w:rsid w:val="007601E1"/>
    <w:rsid w:val="007607A6"/>
    <w:rsid w:val="0076175C"/>
    <w:rsid w:val="00761948"/>
    <w:rsid w:val="00761EE2"/>
    <w:rsid w:val="00762223"/>
    <w:rsid w:val="00762732"/>
    <w:rsid w:val="00762E7F"/>
    <w:rsid w:val="00762FE7"/>
    <w:rsid w:val="007630E1"/>
    <w:rsid w:val="007638B8"/>
    <w:rsid w:val="00764376"/>
    <w:rsid w:val="00764699"/>
    <w:rsid w:val="00764F37"/>
    <w:rsid w:val="007655B0"/>
    <w:rsid w:val="00765751"/>
    <w:rsid w:val="007661F2"/>
    <w:rsid w:val="00766398"/>
    <w:rsid w:val="00766405"/>
    <w:rsid w:val="0076658D"/>
    <w:rsid w:val="00766692"/>
    <w:rsid w:val="00766A36"/>
    <w:rsid w:val="00767065"/>
    <w:rsid w:val="0076747D"/>
    <w:rsid w:val="0076781B"/>
    <w:rsid w:val="00767FDC"/>
    <w:rsid w:val="00770D4D"/>
    <w:rsid w:val="007710BB"/>
    <w:rsid w:val="00771239"/>
    <w:rsid w:val="0077239A"/>
    <w:rsid w:val="007729DF"/>
    <w:rsid w:val="00772A0B"/>
    <w:rsid w:val="00772CC1"/>
    <w:rsid w:val="00773003"/>
    <w:rsid w:val="007736A6"/>
    <w:rsid w:val="007736E7"/>
    <w:rsid w:val="0077413F"/>
    <w:rsid w:val="007741BF"/>
    <w:rsid w:val="00774F8C"/>
    <w:rsid w:val="00774FBC"/>
    <w:rsid w:val="0077512E"/>
    <w:rsid w:val="00776AD3"/>
    <w:rsid w:val="00776EC2"/>
    <w:rsid w:val="0077729E"/>
    <w:rsid w:val="00777667"/>
    <w:rsid w:val="007776D3"/>
    <w:rsid w:val="00780754"/>
    <w:rsid w:val="00780A05"/>
    <w:rsid w:val="00780CAD"/>
    <w:rsid w:val="00781381"/>
    <w:rsid w:val="0078138D"/>
    <w:rsid w:val="00781C41"/>
    <w:rsid w:val="00781E58"/>
    <w:rsid w:val="00781F50"/>
    <w:rsid w:val="00781FBC"/>
    <w:rsid w:val="00782159"/>
    <w:rsid w:val="00782339"/>
    <w:rsid w:val="007824FC"/>
    <w:rsid w:val="00782928"/>
    <w:rsid w:val="00783D67"/>
    <w:rsid w:val="0078403A"/>
    <w:rsid w:val="007844FC"/>
    <w:rsid w:val="0078451E"/>
    <w:rsid w:val="00784837"/>
    <w:rsid w:val="00784C9A"/>
    <w:rsid w:val="00784D33"/>
    <w:rsid w:val="00785798"/>
    <w:rsid w:val="00785FB6"/>
    <w:rsid w:val="007864F3"/>
    <w:rsid w:val="007869B1"/>
    <w:rsid w:val="007869F4"/>
    <w:rsid w:val="0078759E"/>
    <w:rsid w:val="007875C1"/>
    <w:rsid w:val="00787806"/>
    <w:rsid w:val="00787A84"/>
    <w:rsid w:val="00790077"/>
    <w:rsid w:val="007902BB"/>
    <w:rsid w:val="0079048C"/>
    <w:rsid w:val="00790ADF"/>
    <w:rsid w:val="00790C19"/>
    <w:rsid w:val="00790C58"/>
    <w:rsid w:val="0079124E"/>
    <w:rsid w:val="00791948"/>
    <w:rsid w:val="00791A44"/>
    <w:rsid w:val="00791F1E"/>
    <w:rsid w:val="00792660"/>
    <w:rsid w:val="00792C8E"/>
    <w:rsid w:val="007931D7"/>
    <w:rsid w:val="00793347"/>
    <w:rsid w:val="00793795"/>
    <w:rsid w:val="00793F7D"/>
    <w:rsid w:val="007947DD"/>
    <w:rsid w:val="00794A42"/>
    <w:rsid w:val="0079520E"/>
    <w:rsid w:val="007952BF"/>
    <w:rsid w:val="00795D75"/>
    <w:rsid w:val="00795F3B"/>
    <w:rsid w:val="007967C4"/>
    <w:rsid w:val="00796847"/>
    <w:rsid w:val="00796ACE"/>
    <w:rsid w:val="00796BBF"/>
    <w:rsid w:val="0079721F"/>
    <w:rsid w:val="0079742A"/>
    <w:rsid w:val="007A03FB"/>
    <w:rsid w:val="007A16E3"/>
    <w:rsid w:val="007A1812"/>
    <w:rsid w:val="007A1C7A"/>
    <w:rsid w:val="007A1CB1"/>
    <w:rsid w:val="007A2CD9"/>
    <w:rsid w:val="007A2E5B"/>
    <w:rsid w:val="007A302D"/>
    <w:rsid w:val="007A3659"/>
    <w:rsid w:val="007A3C01"/>
    <w:rsid w:val="007A4082"/>
    <w:rsid w:val="007A4463"/>
    <w:rsid w:val="007A461B"/>
    <w:rsid w:val="007A488D"/>
    <w:rsid w:val="007A5590"/>
    <w:rsid w:val="007A5711"/>
    <w:rsid w:val="007A58CE"/>
    <w:rsid w:val="007A59D8"/>
    <w:rsid w:val="007A5C6B"/>
    <w:rsid w:val="007A5E4B"/>
    <w:rsid w:val="007A6774"/>
    <w:rsid w:val="007A6AD7"/>
    <w:rsid w:val="007A6B97"/>
    <w:rsid w:val="007A78EA"/>
    <w:rsid w:val="007B008F"/>
    <w:rsid w:val="007B02D6"/>
    <w:rsid w:val="007B0492"/>
    <w:rsid w:val="007B0C37"/>
    <w:rsid w:val="007B11EE"/>
    <w:rsid w:val="007B1423"/>
    <w:rsid w:val="007B18EF"/>
    <w:rsid w:val="007B1A78"/>
    <w:rsid w:val="007B1BF1"/>
    <w:rsid w:val="007B21E0"/>
    <w:rsid w:val="007B2C01"/>
    <w:rsid w:val="007B3B33"/>
    <w:rsid w:val="007B3EB4"/>
    <w:rsid w:val="007B3EDB"/>
    <w:rsid w:val="007B457C"/>
    <w:rsid w:val="007B47B0"/>
    <w:rsid w:val="007B4892"/>
    <w:rsid w:val="007B49CB"/>
    <w:rsid w:val="007B51AF"/>
    <w:rsid w:val="007B57CD"/>
    <w:rsid w:val="007B5881"/>
    <w:rsid w:val="007B58C5"/>
    <w:rsid w:val="007B629E"/>
    <w:rsid w:val="007B707C"/>
    <w:rsid w:val="007B7473"/>
    <w:rsid w:val="007B7484"/>
    <w:rsid w:val="007B749C"/>
    <w:rsid w:val="007B75EB"/>
    <w:rsid w:val="007B75F7"/>
    <w:rsid w:val="007B7915"/>
    <w:rsid w:val="007B799A"/>
    <w:rsid w:val="007B7FEB"/>
    <w:rsid w:val="007C0005"/>
    <w:rsid w:val="007C0370"/>
    <w:rsid w:val="007C0465"/>
    <w:rsid w:val="007C06C0"/>
    <w:rsid w:val="007C0C71"/>
    <w:rsid w:val="007C0EFB"/>
    <w:rsid w:val="007C137A"/>
    <w:rsid w:val="007C13AD"/>
    <w:rsid w:val="007C1DB9"/>
    <w:rsid w:val="007C1ECA"/>
    <w:rsid w:val="007C20C2"/>
    <w:rsid w:val="007C23F7"/>
    <w:rsid w:val="007C242A"/>
    <w:rsid w:val="007C2866"/>
    <w:rsid w:val="007C350A"/>
    <w:rsid w:val="007C35BA"/>
    <w:rsid w:val="007C3967"/>
    <w:rsid w:val="007C3B92"/>
    <w:rsid w:val="007C46E5"/>
    <w:rsid w:val="007C4ECB"/>
    <w:rsid w:val="007C4FF5"/>
    <w:rsid w:val="007C5125"/>
    <w:rsid w:val="007C562A"/>
    <w:rsid w:val="007C5797"/>
    <w:rsid w:val="007C6164"/>
    <w:rsid w:val="007C6345"/>
    <w:rsid w:val="007C67CC"/>
    <w:rsid w:val="007C7049"/>
    <w:rsid w:val="007C76C7"/>
    <w:rsid w:val="007C78B2"/>
    <w:rsid w:val="007C79EA"/>
    <w:rsid w:val="007C7B41"/>
    <w:rsid w:val="007D068E"/>
    <w:rsid w:val="007D0B75"/>
    <w:rsid w:val="007D0BBE"/>
    <w:rsid w:val="007D1B5F"/>
    <w:rsid w:val="007D21E8"/>
    <w:rsid w:val="007D2691"/>
    <w:rsid w:val="007D278F"/>
    <w:rsid w:val="007D2B3A"/>
    <w:rsid w:val="007D329D"/>
    <w:rsid w:val="007D32B5"/>
    <w:rsid w:val="007D3495"/>
    <w:rsid w:val="007D3906"/>
    <w:rsid w:val="007D3D47"/>
    <w:rsid w:val="007D3E9F"/>
    <w:rsid w:val="007D477C"/>
    <w:rsid w:val="007D493B"/>
    <w:rsid w:val="007D5330"/>
    <w:rsid w:val="007D5BF4"/>
    <w:rsid w:val="007D5CF8"/>
    <w:rsid w:val="007D5D48"/>
    <w:rsid w:val="007D663E"/>
    <w:rsid w:val="007D70C2"/>
    <w:rsid w:val="007D77C7"/>
    <w:rsid w:val="007D7B5C"/>
    <w:rsid w:val="007D7CCB"/>
    <w:rsid w:val="007D7FBD"/>
    <w:rsid w:val="007E0379"/>
    <w:rsid w:val="007E058C"/>
    <w:rsid w:val="007E0959"/>
    <w:rsid w:val="007E2CDE"/>
    <w:rsid w:val="007E3ED0"/>
    <w:rsid w:val="007E4777"/>
    <w:rsid w:val="007E5301"/>
    <w:rsid w:val="007E58CC"/>
    <w:rsid w:val="007E5E6D"/>
    <w:rsid w:val="007E5F89"/>
    <w:rsid w:val="007E6B81"/>
    <w:rsid w:val="007E7012"/>
    <w:rsid w:val="007E7663"/>
    <w:rsid w:val="007E78F0"/>
    <w:rsid w:val="007E7952"/>
    <w:rsid w:val="007F0532"/>
    <w:rsid w:val="007F0740"/>
    <w:rsid w:val="007F115E"/>
    <w:rsid w:val="007F1607"/>
    <w:rsid w:val="007F1CD2"/>
    <w:rsid w:val="007F21D0"/>
    <w:rsid w:val="007F26D6"/>
    <w:rsid w:val="007F26DB"/>
    <w:rsid w:val="007F29F5"/>
    <w:rsid w:val="007F2E60"/>
    <w:rsid w:val="007F2FF9"/>
    <w:rsid w:val="007F35C3"/>
    <w:rsid w:val="007F3FAD"/>
    <w:rsid w:val="007F479A"/>
    <w:rsid w:val="007F4880"/>
    <w:rsid w:val="007F4AC6"/>
    <w:rsid w:val="007F50B3"/>
    <w:rsid w:val="007F5192"/>
    <w:rsid w:val="007F5364"/>
    <w:rsid w:val="007F5451"/>
    <w:rsid w:val="007F5515"/>
    <w:rsid w:val="007F5A57"/>
    <w:rsid w:val="007F5B93"/>
    <w:rsid w:val="007F5CD7"/>
    <w:rsid w:val="007F5F4E"/>
    <w:rsid w:val="007F5FB6"/>
    <w:rsid w:val="007F604E"/>
    <w:rsid w:val="007F6109"/>
    <w:rsid w:val="007F6891"/>
    <w:rsid w:val="007F6923"/>
    <w:rsid w:val="007F69AD"/>
    <w:rsid w:val="007F6C21"/>
    <w:rsid w:val="007F6D4F"/>
    <w:rsid w:val="007F7A2B"/>
    <w:rsid w:val="007F7D66"/>
    <w:rsid w:val="00800200"/>
    <w:rsid w:val="008003A8"/>
    <w:rsid w:val="008008B0"/>
    <w:rsid w:val="00800A82"/>
    <w:rsid w:val="00800B9D"/>
    <w:rsid w:val="00800CE8"/>
    <w:rsid w:val="0080114E"/>
    <w:rsid w:val="008012C6"/>
    <w:rsid w:val="00801729"/>
    <w:rsid w:val="0080184B"/>
    <w:rsid w:val="00801A5A"/>
    <w:rsid w:val="0080225C"/>
    <w:rsid w:val="0080231D"/>
    <w:rsid w:val="00802345"/>
    <w:rsid w:val="008026B5"/>
    <w:rsid w:val="00802942"/>
    <w:rsid w:val="008029FE"/>
    <w:rsid w:val="00802C46"/>
    <w:rsid w:val="00803151"/>
    <w:rsid w:val="00803E5E"/>
    <w:rsid w:val="00804148"/>
    <w:rsid w:val="00804C2E"/>
    <w:rsid w:val="00804D0D"/>
    <w:rsid w:val="0080557F"/>
    <w:rsid w:val="00805D17"/>
    <w:rsid w:val="0080683F"/>
    <w:rsid w:val="00806E4A"/>
    <w:rsid w:val="00807EEF"/>
    <w:rsid w:val="008103AC"/>
    <w:rsid w:val="0081049F"/>
    <w:rsid w:val="008105F1"/>
    <w:rsid w:val="00811215"/>
    <w:rsid w:val="00811446"/>
    <w:rsid w:val="00811A38"/>
    <w:rsid w:val="00811DF6"/>
    <w:rsid w:val="00811EE5"/>
    <w:rsid w:val="0081235B"/>
    <w:rsid w:val="008123D2"/>
    <w:rsid w:val="008125FC"/>
    <w:rsid w:val="00812B79"/>
    <w:rsid w:val="00812E0A"/>
    <w:rsid w:val="00813518"/>
    <w:rsid w:val="00813634"/>
    <w:rsid w:val="008136BC"/>
    <w:rsid w:val="00813DBA"/>
    <w:rsid w:val="00814472"/>
    <w:rsid w:val="00814C8A"/>
    <w:rsid w:val="0081511B"/>
    <w:rsid w:val="00815934"/>
    <w:rsid w:val="0081597C"/>
    <w:rsid w:val="00816207"/>
    <w:rsid w:val="00816554"/>
    <w:rsid w:val="00817740"/>
    <w:rsid w:val="00817B46"/>
    <w:rsid w:val="00820063"/>
    <w:rsid w:val="00820720"/>
    <w:rsid w:val="00820A84"/>
    <w:rsid w:val="00820CD8"/>
    <w:rsid w:val="00821172"/>
    <w:rsid w:val="00822261"/>
    <w:rsid w:val="00822744"/>
    <w:rsid w:val="00822E95"/>
    <w:rsid w:val="00822F8B"/>
    <w:rsid w:val="008230AA"/>
    <w:rsid w:val="00823B27"/>
    <w:rsid w:val="00823D31"/>
    <w:rsid w:val="00823ED4"/>
    <w:rsid w:val="00824256"/>
    <w:rsid w:val="00824660"/>
    <w:rsid w:val="008249C7"/>
    <w:rsid w:val="00824AE2"/>
    <w:rsid w:val="00824BF1"/>
    <w:rsid w:val="00825362"/>
    <w:rsid w:val="00825A45"/>
    <w:rsid w:val="00825ED8"/>
    <w:rsid w:val="008264FF"/>
    <w:rsid w:val="00826EE4"/>
    <w:rsid w:val="008275B9"/>
    <w:rsid w:val="00827607"/>
    <w:rsid w:val="00827A59"/>
    <w:rsid w:val="00827D3A"/>
    <w:rsid w:val="0083053F"/>
    <w:rsid w:val="008309F2"/>
    <w:rsid w:val="00830C60"/>
    <w:rsid w:val="0083105B"/>
    <w:rsid w:val="00831270"/>
    <w:rsid w:val="00831D80"/>
    <w:rsid w:val="00831E2B"/>
    <w:rsid w:val="00832411"/>
    <w:rsid w:val="008328F5"/>
    <w:rsid w:val="00832909"/>
    <w:rsid w:val="00832AEF"/>
    <w:rsid w:val="00832B8D"/>
    <w:rsid w:val="00833A97"/>
    <w:rsid w:val="00833C52"/>
    <w:rsid w:val="00834587"/>
    <w:rsid w:val="00834727"/>
    <w:rsid w:val="008348D8"/>
    <w:rsid w:val="00834A5C"/>
    <w:rsid w:val="00834A97"/>
    <w:rsid w:val="00834C9C"/>
    <w:rsid w:val="00834F0A"/>
    <w:rsid w:val="008354E1"/>
    <w:rsid w:val="008358CF"/>
    <w:rsid w:val="00835CFB"/>
    <w:rsid w:val="008368F7"/>
    <w:rsid w:val="00836C65"/>
    <w:rsid w:val="00836CB9"/>
    <w:rsid w:val="008370E3"/>
    <w:rsid w:val="008372F2"/>
    <w:rsid w:val="00837719"/>
    <w:rsid w:val="00837E8E"/>
    <w:rsid w:val="00837F26"/>
    <w:rsid w:val="00841261"/>
    <w:rsid w:val="008416BC"/>
    <w:rsid w:val="00841A41"/>
    <w:rsid w:val="00841FAF"/>
    <w:rsid w:val="00842766"/>
    <w:rsid w:val="00842B71"/>
    <w:rsid w:val="008435CF"/>
    <w:rsid w:val="00843AFC"/>
    <w:rsid w:val="008440DA"/>
    <w:rsid w:val="00844E85"/>
    <w:rsid w:val="008450A0"/>
    <w:rsid w:val="00845894"/>
    <w:rsid w:val="00845DFB"/>
    <w:rsid w:val="008461CE"/>
    <w:rsid w:val="00846588"/>
    <w:rsid w:val="00846855"/>
    <w:rsid w:val="00846B8C"/>
    <w:rsid w:val="00847012"/>
    <w:rsid w:val="00847B8D"/>
    <w:rsid w:val="00847DB0"/>
    <w:rsid w:val="00847EEA"/>
    <w:rsid w:val="00850B68"/>
    <w:rsid w:val="00850CA7"/>
    <w:rsid w:val="00850E37"/>
    <w:rsid w:val="00850ED2"/>
    <w:rsid w:val="00851AF9"/>
    <w:rsid w:val="00851DAC"/>
    <w:rsid w:val="00851F34"/>
    <w:rsid w:val="008524C6"/>
    <w:rsid w:val="00852667"/>
    <w:rsid w:val="00852D0A"/>
    <w:rsid w:val="00852E0F"/>
    <w:rsid w:val="008530EA"/>
    <w:rsid w:val="00853145"/>
    <w:rsid w:val="008533CD"/>
    <w:rsid w:val="00853EB4"/>
    <w:rsid w:val="0085451F"/>
    <w:rsid w:val="0085453E"/>
    <w:rsid w:val="00855061"/>
    <w:rsid w:val="00855140"/>
    <w:rsid w:val="00855811"/>
    <w:rsid w:val="0085593A"/>
    <w:rsid w:val="008562B6"/>
    <w:rsid w:val="008562DE"/>
    <w:rsid w:val="00856723"/>
    <w:rsid w:val="00856A28"/>
    <w:rsid w:val="00856A32"/>
    <w:rsid w:val="008579B6"/>
    <w:rsid w:val="00857FAA"/>
    <w:rsid w:val="00857FCB"/>
    <w:rsid w:val="008600F1"/>
    <w:rsid w:val="00860AEB"/>
    <w:rsid w:val="00860B67"/>
    <w:rsid w:val="00860E33"/>
    <w:rsid w:val="00861BA1"/>
    <w:rsid w:val="00861D67"/>
    <w:rsid w:val="00861E49"/>
    <w:rsid w:val="00861EA6"/>
    <w:rsid w:val="00861F6A"/>
    <w:rsid w:val="0086433B"/>
    <w:rsid w:val="00864A36"/>
    <w:rsid w:val="008656C1"/>
    <w:rsid w:val="0086570E"/>
    <w:rsid w:val="00865763"/>
    <w:rsid w:val="00865881"/>
    <w:rsid w:val="00865928"/>
    <w:rsid w:val="008661B4"/>
    <w:rsid w:val="0086628E"/>
    <w:rsid w:val="0086656F"/>
    <w:rsid w:val="008668A8"/>
    <w:rsid w:val="008668B2"/>
    <w:rsid w:val="00866FC1"/>
    <w:rsid w:val="00866FD2"/>
    <w:rsid w:val="008674DE"/>
    <w:rsid w:val="00867D8D"/>
    <w:rsid w:val="00867EF6"/>
    <w:rsid w:val="00870B62"/>
    <w:rsid w:val="00870CB9"/>
    <w:rsid w:val="00870CF7"/>
    <w:rsid w:val="008713B3"/>
    <w:rsid w:val="008713D3"/>
    <w:rsid w:val="00871763"/>
    <w:rsid w:val="00871FB3"/>
    <w:rsid w:val="008724E7"/>
    <w:rsid w:val="008725DA"/>
    <w:rsid w:val="00872D7E"/>
    <w:rsid w:val="00873041"/>
    <w:rsid w:val="0087343F"/>
    <w:rsid w:val="00873639"/>
    <w:rsid w:val="0087369F"/>
    <w:rsid w:val="00873D53"/>
    <w:rsid w:val="00873E1F"/>
    <w:rsid w:val="00873E6E"/>
    <w:rsid w:val="00873F07"/>
    <w:rsid w:val="008742ED"/>
    <w:rsid w:val="008749B9"/>
    <w:rsid w:val="00874FBA"/>
    <w:rsid w:val="00875080"/>
    <w:rsid w:val="008750F5"/>
    <w:rsid w:val="008752F5"/>
    <w:rsid w:val="0087544B"/>
    <w:rsid w:val="0087572F"/>
    <w:rsid w:val="00875FFA"/>
    <w:rsid w:val="00876507"/>
    <w:rsid w:val="0087660A"/>
    <w:rsid w:val="00876ED2"/>
    <w:rsid w:val="00876F57"/>
    <w:rsid w:val="008770BD"/>
    <w:rsid w:val="00877692"/>
    <w:rsid w:val="00877AD0"/>
    <w:rsid w:val="00880238"/>
    <w:rsid w:val="00880296"/>
    <w:rsid w:val="0088072A"/>
    <w:rsid w:val="00880AFB"/>
    <w:rsid w:val="00880E21"/>
    <w:rsid w:val="00880E22"/>
    <w:rsid w:val="008815E4"/>
    <w:rsid w:val="00881A23"/>
    <w:rsid w:val="00881D9C"/>
    <w:rsid w:val="00882126"/>
    <w:rsid w:val="0088237A"/>
    <w:rsid w:val="00883B37"/>
    <w:rsid w:val="0088405E"/>
    <w:rsid w:val="008844F2"/>
    <w:rsid w:val="00884758"/>
    <w:rsid w:val="00884DD6"/>
    <w:rsid w:val="00885820"/>
    <w:rsid w:val="00885A40"/>
    <w:rsid w:val="00885A70"/>
    <w:rsid w:val="00885B85"/>
    <w:rsid w:val="00885DC2"/>
    <w:rsid w:val="00885DCD"/>
    <w:rsid w:val="00886050"/>
    <w:rsid w:val="00886719"/>
    <w:rsid w:val="0088697B"/>
    <w:rsid w:val="00887383"/>
    <w:rsid w:val="00887669"/>
    <w:rsid w:val="00887D08"/>
    <w:rsid w:val="00890242"/>
    <w:rsid w:val="0089045D"/>
    <w:rsid w:val="0089082D"/>
    <w:rsid w:val="00890BA8"/>
    <w:rsid w:val="00890C34"/>
    <w:rsid w:val="00890DFD"/>
    <w:rsid w:val="00890E17"/>
    <w:rsid w:val="008912D7"/>
    <w:rsid w:val="008913E4"/>
    <w:rsid w:val="00891C45"/>
    <w:rsid w:val="00891C50"/>
    <w:rsid w:val="00891E6B"/>
    <w:rsid w:val="0089235E"/>
    <w:rsid w:val="00892437"/>
    <w:rsid w:val="00892FF0"/>
    <w:rsid w:val="008932FD"/>
    <w:rsid w:val="00893F55"/>
    <w:rsid w:val="008941C2"/>
    <w:rsid w:val="008948E3"/>
    <w:rsid w:val="00895121"/>
    <w:rsid w:val="00896400"/>
    <w:rsid w:val="0089689D"/>
    <w:rsid w:val="00896B7D"/>
    <w:rsid w:val="00896C2D"/>
    <w:rsid w:val="00897AA0"/>
    <w:rsid w:val="00897AC6"/>
    <w:rsid w:val="00897B00"/>
    <w:rsid w:val="00897B3F"/>
    <w:rsid w:val="008A0430"/>
    <w:rsid w:val="008A0E0C"/>
    <w:rsid w:val="008A1629"/>
    <w:rsid w:val="008A190D"/>
    <w:rsid w:val="008A1B84"/>
    <w:rsid w:val="008A1D3E"/>
    <w:rsid w:val="008A22F6"/>
    <w:rsid w:val="008A2892"/>
    <w:rsid w:val="008A2C4A"/>
    <w:rsid w:val="008A2E43"/>
    <w:rsid w:val="008A31EA"/>
    <w:rsid w:val="008A3511"/>
    <w:rsid w:val="008A3DC6"/>
    <w:rsid w:val="008A3DFF"/>
    <w:rsid w:val="008A44F1"/>
    <w:rsid w:val="008A50D3"/>
    <w:rsid w:val="008A5687"/>
    <w:rsid w:val="008A56E4"/>
    <w:rsid w:val="008A5931"/>
    <w:rsid w:val="008A5B07"/>
    <w:rsid w:val="008A62B3"/>
    <w:rsid w:val="008A64DC"/>
    <w:rsid w:val="008A6D2A"/>
    <w:rsid w:val="008A71E1"/>
    <w:rsid w:val="008A750C"/>
    <w:rsid w:val="008A79FA"/>
    <w:rsid w:val="008A7C73"/>
    <w:rsid w:val="008A7E92"/>
    <w:rsid w:val="008B0301"/>
    <w:rsid w:val="008B06EF"/>
    <w:rsid w:val="008B1487"/>
    <w:rsid w:val="008B1F9E"/>
    <w:rsid w:val="008B214E"/>
    <w:rsid w:val="008B2814"/>
    <w:rsid w:val="008B29C2"/>
    <w:rsid w:val="008B3393"/>
    <w:rsid w:val="008B3517"/>
    <w:rsid w:val="008B3AC9"/>
    <w:rsid w:val="008B3BDF"/>
    <w:rsid w:val="008B3F0C"/>
    <w:rsid w:val="008B444C"/>
    <w:rsid w:val="008B46B8"/>
    <w:rsid w:val="008B4C88"/>
    <w:rsid w:val="008B4D60"/>
    <w:rsid w:val="008B568F"/>
    <w:rsid w:val="008B58C2"/>
    <w:rsid w:val="008B5CB8"/>
    <w:rsid w:val="008B673F"/>
    <w:rsid w:val="008B69D3"/>
    <w:rsid w:val="008B6A7D"/>
    <w:rsid w:val="008B6F6F"/>
    <w:rsid w:val="008B7183"/>
    <w:rsid w:val="008B727D"/>
    <w:rsid w:val="008B72C1"/>
    <w:rsid w:val="008B7856"/>
    <w:rsid w:val="008B78B4"/>
    <w:rsid w:val="008B7D13"/>
    <w:rsid w:val="008B7F87"/>
    <w:rsid w:val="008C032B"/>
    <w:rsid w:val="008C0A6B"/>
    <w:rsid w:val="008C0C63"/>
    <w:rsid w:val="008C155B"/>
    <w:rsid w:val="008C242E"/>
    <w:rsid w:val="008C2909"/>
    <w:rsid w:val="008C2B61"/>
    <w:rsid w:val="008C2F54"/>
    <w:rsid w:val="008C3077"/>
    <w:rsid w:val="008C3156"/>
    <w:rsid w:val="008C3809"/>
    <w:rsid w:val="008C3AC0"/>
    <w:rsid w:val="008C3F11"/>
    <w:rsid w:val="008C4183"/>
    <w:rsid w:val="008C4CDE"/>
    <w:rsid w:val="008C5AEA"/>
    <w:rsid w:val="008C5DDE"/>
    <w:rsid w:val="008C5F92"/>
    <w:rsid w:val="008C698C"/>
    <w:rsid w:val="008C6AE4"/>
    <w:rsid w:val="008C6F01"/>
    <w:rsid w:val="008C719F"/>
    <w:rsid w:val="008C7B30"/>
    <w:rsid w:val="008D01A4"/>
    <w:rsid w:val="008D021B"/>
    <w:rsid w:val="008D07EA"/>
    <w:rsid w:val="008D0C32"/>
    <w:rsid w:val="008D0C39"/>
    <w:rsid w:val="008D1534"/>
    <w:rsid w:val="008D1703"/>
    <w:rsid w:val="008D1C42"/>
    <w:rsid w:val="008D2B44"/>
    <w:rsid w:val="008D2CE2"/>
    <w:rsid w:val="008D322B"/>
    <w:rsid w:val="008D3379"/>
    <w:rsid w:val="008D3F11"/>
    <w:rsid w:val="008D4137"/>
    <w:rsid w:val="008D4305"/>
    <w:rsid w:val="008D43B0"/>
    <w:rsid w:val="008D4EA0"/>
    <w:rsid w:val="008D5203"/>
    <w:rsid w:val="008D52C5"/>
    <w:rsid w:val="008D56AA"/>
    <w:rsid w:val="008D5933"/>
    <w:rsid w:val="008D61C1"/>
    <w:rsid w:val="008D6229"/>
    <w:rsid w:val="008D6459"/>
    <w:rsid w:val="008D692C"/>
    <w:rsid w:val="008D6AE6"/>
    <w:rsid w:val="008D7015"/>
    <w:rsid w:val="008D7098"/>
    <w:rsid w:val="008D71C9"/>
    <w:rsid w:val="008D778E"/>
    <w:rsid w:val="008D7CEF"/>
    <w:rsid w:val="008E2703"/>
    <w:rsid w:val="008E2D82"/>
    <w:rsid w:val="008E31F5"/>
    <w:rsid w:val="008E3212"/>
    <w:rsid w:val="008E39C2"/>
    <w:rsid w:val="008E3B53"/>
    <w:rsid w:val="008E3CFC"/>
    <w:rsid w:val="008E41C3"/>
    <w:rsid w:val="008E45E9"/>
    <w:rsid w:val="008E47A2"/>
    <w:rsid w:val="008E47BA"/>
    <w:rsid w:val="008E534D"/>
    <w:rsid w:val="008E5790"/>
    <w:rsid w:val="008E5CD6"/>
    <w:rsid w:val="008E5D4B"/>
    <w:rsid w:val="008E755C"/>
    <w:rsid w:val="008E7C6F"/>
    <w:rsid w:val="008E7D68"/>
    <w:rsid w:val="008E7ECA"/>
    <w:rsid w:val="008F039E"/>
    <w:rsid w:val="008F05D0"/>
    <w:rsid w:val="008F0AAE"/>
    <w:rsid w:val="008F0BAA"/>
    <w:rsid w:val="008F0F8D"/>
    <w:rsid w:val="008F10E5"/>
    <w:rsid w:val="008F211B"/>
    <w:rsid w:val="008F338E"/>
    <w:rsid w:val="008F33AF"/>
    <w:rsid w:val="008F3D9A"/>
    <w:rsid w:val="008F4512"/>
    <w:rsid w:val="008F4589"/>
    <w:rsid w:val="008F4973"/>
    <w:rsid w:val="008F49F1"/>
    <w:rsid w:val="008F500A"/>
    <w:rsid w:val="008F63C4"/>
    <w:rsid w:val="008F64B9"/>
    <w:rsid w:val="008F6D6D"/>
    <w:rsid w:val="008F7682"/>
    <w:rsid w:val="008F7CD4"/>
    <w:rsid w:val="00900315"/>
    <w:rsid w:val="00900650"/>
    <w:rsid w:val="00900D5D"/>
    <w:rsid w:val="009018F8"/>
    <w:rsid w:val="00901D22"/>
    <w:rsid w:val="009028DC"/>
    <w:rsid w:val="00902939"/>
    <w:rsid w:val="00902DCD"/>
    <w:rsid w:val="00902DE8"/>
    <w:rsid w:val="00903186"/>
    <w:rsid w:val="0090352B"/>
    <w:rsid w:val="00903592"/>
    <w:rsid w:val="0090359C"/>
    <w:rsid w:val="0090384E"/>
    <w:rsid w:val="009038AA"/>
    <w:rsid w:val="009038B1"/>
    <w:rsid w:val="00903C52"/>
    <w:rsid w:val="00903F25"/>
    <w:rsid w:val="00904376"/>
    <w:rsid w:val="00904638"/>
    <w:rsid w:val="00905388"/>
    <w:rsid w:val="0090545C"/>
    <w:rsid w:val="0090555A"/>
    <w:rsid w:val="00905A4F"/>
    <w:rsid w:val="00906A45"/>
    <w:rsid w:val="0090773D"/>
    <w:rsid w:val="009077E6"/>
    <w:rsid w:val="00907A99"/>
    <w:rsid w:val="00907CB5"/>
    <w:rsid w:val="00907F87"/>
    <w:rsid w:val="00910186"/>
    <w:rsid w:val="00910D01"/>
    <w:rsid w:val="00910E57"/>
    <w:rsid w:val="00910F12"/>
    <w:rsid w:val="0091130B"/>
    <w:rsid w:val="009114C1"/>
    <w:rsid w:val="009115F4"/>
    <w:rsid w:val="00911E24"/>
    <w:rsid w:val="00913A54"/>
    <w:rsid w:val="00913ED1"/>
    <w:rsid w:val="00914522"/>
    <w:rsid w:val="009145D4"/>
    <w:rsid w:val="009147AE"/>
    <w:rsid w:val="00914DE3"/>
    <w:rsid w:val="00915C4A"/>
    <w:rsid w:val="00915EF9"/>
    <w:rsid w:val="00916431"/>
    <w:rsid w:val="0091654E"/>
    <w:rsid w:val="00916BC2"/>
    <w:rsid w:val="00916C40"/>
    <w:rsid w:val="00916C8B"/>
    <w:rsid w:val="00917218"/>
    <w:rsid w:val="009178BA"/>
    <w:rsid w:val="00917FF1"/>
    <w:rsid w:val="00920CA5"/>
    <w:rsid w:val="00921372"/>
    <w:rsid w:val="009214C6"/>
    <w:rsid w:val="00921D06"/>
    <w:rsid w:val="00921EC8"/>
    <w:rsid w:val="00921EE9"/>
    <w:rsid w:val="00923691"/>
    <w:rsid w:val="00923888"/>
    <w:rsid w:val="00923A9C"/>
    <w:rsid w:val="00923DE8"/>
    <w:rsid w:val="00923E9C"/>
    <w:rsid w:val="00924DE4"/>
    <w:rsid w:val="00925268"/>
    <w:rsid w:val="00926364"/>
    <w:rsid w:val="0092667D"/>
    <w:rsid w:val="00926697"/>
    <w:rsid w:val="00926709"/>
    <w:rsid w:val="00926EC8"/>
    <w:rsid w:val="00926ED5"/>
    <w:rsid w:val="00927B1C"/>
    <w:rsid w:val="00927BD9"/>
    <w:rsid w:val="00927DC1"/>
    <w:rsid w:val="00930355"/>
    <w:rsid w:val="009304B5"/>
    <w:rsid w:val="00930A42"/>
    <w:rsid w:val="00930C3A"/>
    <w:rsid w:val="00930D4E"/>
    <w:rsid w:val="009313F1"/>
    <w:rsid w:val="00931751"/>
    <w:rsid w:val="00931E5B"/>
    <w:rsid w:val="009322B7"/>
    <w:rsid w:val="00932419"/>
    <w:rsid w:val="00932992"/>
    <w:rsid w:val="00932C07"/>
    <w:rsid w:val="00933AA5"/>
    <w:rsid w:val="00933C3C"/>
    <w:rsid w:val="00933D1C"/>
    <w:rsid w:val="00934FAC"/>
    <w:rsid w:val="009351C2"/>
    <w:rsid w:val="0093525D"/>
    <w:rsid w:val="009363F0"/>
    <w:rsid w:val="0093640B"/>
    <w:rsid w:val="0093641D"/>
    <w:rsid w:val="00936688"/>
    <w:rsid w:val="00936774"/>
    <w:rsid w:val="009371B1"/>
    <w:rsid w:val="00937260"/>
    <w:rsid w:val="00937AA6"/>
    <w:rsid w:val="00937E66"/>
    <w:rsid w:val="00937F87"/>
    <w:rsid w:val="00940455"/>
    <w:rsid w:val="00940636"/>
    <w:rsid w:val="009409A8"/>
    <w:rsid w:val="00940B14"/>
    <w:rsid w:val="00940CF0"/>
    <w:rsid w:val="00941912"/>
    <w:rsid w:val="009422DC"/>
    <w:rsid w:val="00942389"/>
    <w:rsid w:val="00942D7F"/>
    <w:rsid w:val="00942DB8"/>
    <w:rsid w:val="00942E0A"/>
    <w:rsid w:val="0094375B"/>
    <w:rsid w:val="009437AF"/>
    <w:rsid w:val="00943C93"/>
    <w:rsid w:val="00943FF8"/>
    <w:rsid w:val="00944042"/>
    <w:rsid w:val="00944109"/>
    <w:rsid w:val="00944409"/>
    <w:rsid w:val="00944AEE"/>
    <w:rsid w:val="00946242"/>
    <w:rsid w:val="00946DCD"/>
    <w:rsid w:val="009476E7"/>
    <w:rsid w:val="00947BEF"/>
    <w:rsid w:val="00947ECA"/>
    <w:rsid w:val="009502DE"/>
    <w:rsid w:val="009503DE"/>
    <w:rsid w:val="0095049A"/>
    <w:rsid w:val="00950986"/>
    <w:rsid w:val="00951551"/>
    <w:rsid w:val="009525F4"/>
    <w:rsid w:val="00953691"/>
    <w:rsid w:val="00953C68"/>
    <w:rsid w:val="00953F49"/>
    <w:rsid w:val="00954624"/>
    <w:rsid w:val="0095494E"/>
    <w:rsid w:val="00954A09"/>
    <w:rsid w:val="00954A0E"/>
    <w:rsid w:val="0095582B"/>
    <w:rsid w:val="00955F46"/>
    <w:rsid w:val="0095683D"/>
    <w:rsid w:val="00956D5A"/>
    <w:rsid w:val="00956FB2"/>
    <w:rsid w:val="00957607"/>
    <w:rsid w:val="00957B98"/>
    <w:rsid w:val="00957EAE"/>
    <w:rsid w:val="00957F70"/>
    <w:rsid w:val="009605F1"/>
    <w:rsid w:val="0096065B"/>
    <w:rsid w:val="00960DC0"/>
    <w:rsid w:val="00960F5E"/>
    <w:rsid w:val="00961375"/>
    <w:rsid w:val="009620D6"/>
    <w:rsid w:val="00962BF0"/>
    <w:rsid w:val="00962E19"/>
    <w:rsid w:val="00962E5A"/>
    <w:rsid w:val="00962EA6"/>
    <w:rsid w:val="00963237"/>
    <w:rsid w:val="0096328C"/>
    <w:rsid w:val="00963301"/>
    <w:rsid w:val="009636E3"/>
    <w:rsid w:val="00963A34"/>
    <w:rsid w:val="00964B06"/>
    <w:rsid w:val="00964C21"/>
    <w:rsid w:val="00964FF7"/>
    <w:rsid w:val="009650C8"/>
    <w:rsid w:val="009662BE"/>
    <w:rsid w:val="00966412"/>
    <w:rsid w:val="00966D34"/>
    <w:rsid w:val="00966E52"/>
    <w:rsid w:val="0096732C"/>
    <w:rsid w:val="00967CBC"/>
    <w:rsid w:val="009702C0"/>
    <w:rsid w:val="00970552"/>
    <w:rsid w:val="00970E08"/>
    <w:rsid w:val="00970E32"/>
    <w:rsid w:val="00970FA5"/>
    <w:rsid w:val="0097122B"/>
    <w:rsid w:val="00971BC4"/>
    <w:rsid w:val="009720D0"/>
    <w:rsid w:val="00972392"/>
    <w:rsid w:val="009723EC"/>
    <w:rsid w:val="009724D4"/>
    <w:rsid w:val="009727CD"/>
    <w:rsid w:val="00972803"/>
    <w:rsid w:val="009728E4"/>
    <w:rsid w:val="0097363F"/>
    <w:rsid w:val="009737FB"/>
    <w:rsid w:val="0097474B"/>
    <w:rsid w:val="009747A2"/>
    <w:rsid w:val="00974B65"/>
    <w:rsid w:val="00974EB6"/>
    <w:rsid w:val="00975B27"/>
    <w:rsid w:val="00976C76"/>
    <w:rsid w:val="0097701E"/>
    <w:rsid w:val="0097787C"/>
    <w:rsid w:val="00977BAB"/>
    <w:rsid w:val="00977EF9"/>
    <w:rsid w:val="00980310"/>
    <w:rsid w:val="00980660"/>
    <w:rsid w:val="009812CA"/>
    <w:rsid w:val="0098168D"/>
    <w:rsid w:val="00981EB8"/>
    <w:rsid w:val="00982386"/>
    <w:rsid w:val="0098246C"/>
    <w:rsid w:val="009829B6"/>
    <w:rsid w:val="00984C60"/>
    <w:rsid w:val="0098538C"/>
    <w:rsid w:val="00985427"/>
    <w:rsid w:val="00985642"/>
    <w:rsid w:val="009856D9"/>
    <w:rsid w:val="009861D7"/>
    <w:rsid w:val="00986339"/>
    <w:rsid w:val="0098641B"/>
    <w:rsid w:val="0098688E"/>
    <w:rsid w:val="00986D88"/>
    <w:rsid w:val="00987460"/>
    <w:rsid w:val="00987542"/>
    <w:rsid w:val="009907D8"/>
    <w:rsid w:val="00991338"/>
    <w:rsid w:val="0099158E"/>
    <w:rsid w:val="009918BB"/>
    <w:rsid w:val="00991C61"/>
    <w:rsid w:val="00992120"/>
    <w:rsid w:val="00992153"/>
    <w:rsid w:val="009925BF"/>
    <w:rsid w:val="0099270B"/>
    <w:rsid w:val="00992EB8"/>
    <w:rsid w:val="009932B1"/>
    <w:rsid w:val="009936CD"/>
    <w:rsid w:val="009937E5"/>
    <w:rsid w:val="0099421E"/>
    <w:rsid w:val="00995626"/>
    <w:rsid w:val="00995636"/>
    <w:rsid w:val="00995B2E"/>
    <w:rsid w:val="00995FCF"/>
    <w:rsid w:val="0099662B"/>
    <w:rsid w:val="00996AE0"/>
    <w:rsid w:val="00997C33"/>
    <w:rsid w:val="00997F8A"/>
    <w:rsid w:val="009A0489"/>
    <w:rsid w:val="009A0A11"/>
    <w:rsid w:val="009A0DDD"/>
    <w:rsid w:val="009A125F"/>
    <w:rsid w:val="009A1763"/>
    <w:rsid w:val="009A1A06"/>
    <w:rsid w:val="009A1AB5"/>
    <w:rsid w:val="009A1DA4"/>
    <w:rsid w:val="009A1E03"/>
    <w:rsid w:val="009A1EF4"/>
    <w:rsid w:val="009A21D2"/>
    <w:rsid w:val="009A3290"/>
    <w:rsid w:val="009A335F"/>
    <w:rsid w:val="009A3690"/>
    <w:rsid w:val="009A3FB2"/>
    <w:rsid w:val="009A3FF9"/>
    <w:rsid w:val="009A44AF"/>
    <w:rsid w:val="009A4CE4"/>
    <w:rsid w:val="009A6252"/>
    <w:rsid w:val="009A638F"/>
    <w:rsid w:val="009A67AF"/>
    <w:rsid w:val="009A6C93"/>
    <w:rsid w:val="009A6FA5"/>
    <w:rsid w:val="009A7030"/>
    <w:rsid w:val="009A77AC"/>
    <w:rsid w:val="009A7A6C"/>
    <w:rsid w:val="009A7C86"/>
    <w:rsid w:val="009B003E"/>
    <w:rsid w:val="009B05C7"/>
    <w:rsid w:val="009B0754"/>
    <w:rsid w:val="009B10E8"/>
    <w:rsid w:val="009B10E9"/>
    <w:rsid w:val="009B1575"/>
    <w:rsid w:val="009B16F2"/>
    <w:rsid w:val="009B1778"/>
    <w:rsid w:val="009B190E"/>
    <w:rsid w:val="009B1AD4"/>
    <w:rsid w:val="009B1E4B"/>
    <w:rsid w:val="009B1E98"/>
    <w:rsid w:val="009B22AE"/>
    <w:rsid w:val="009B22DC"/>
    <w:rsid w:val="009B2526"/>
    <w:rsid w:val="009B27E1"/>
    <w:rsid w:val="009B2908"/>
    <w:rsid w:val="009B2DA4"/>
    <w:rsid w:val="009B3283"/>
    <w:rsid w:val="009B333C"/>
    <w:rsid w:val="009B3522"/>
    <w:rsid w:val="009B378F"/>
    <w:rsid w:val="009B457A"/>
    <w:rsid w:val="009B4894"/>
    <w:rsid w:val="009B55B3"/>
    <w:rsid w:val="009B568F"/>
    <w:rsid w:val="009B58F2"/>
    <w:rsid w:val="009B5B8F"/>
    <w:rsid w:val="009B612D"/>
    <w:rsid w:val="009B63F6"/>
    <w:rsid w:val="009B668D"/>
    <w:rsid w:val="009B6755"/>
    <w:rsid w:val="009B6785"/>
    <w:rsid w:val="009B7509"/>
    <w:rsid w:val="009B75C3"/>
    <w:rsid w:val="009B7A81"/>
    <w:rsid w:val="009C08BF"/>
    <w:rsid w:val="009C0B1F"/>
    <w:rsid w:val="009C1267"/>
    <w:rsid w:val="009C13BC"/>
    <w:rsid w:val="009C156C"/>
    <w:rsid w:val="009C1658"/>
    <w:rsid w:val="009C1711"/>
    <w:rsid w:val="009C224F"/>
    <w:rsid w:val="009C23B4"/>
    <w:rsid w:val="009C23D8"/>
    <w:rsid w:val="009C245C"/>
    <w:rsid w:val="009C256F"/>
    <w:rsid w:val="009C293E"/>
    <w:rsid w:val="009C339C"/>
    <w:rsid w:val="009C3E4D"/>
    <w:rsid w:val="009C4155"/>
    <w:rsid w:val="009C44FC"/>
    <w:rsid w:val="009C45E0"/>
    <w:rsid w:val="009C4904"/>
    <w:rsid w:val="009C4EA1"/>
    <w:rsid w:val="009C4F19"/>
    <w:rsid w:val="009C58DA"/>
    <w:rsid w:val="009C5B65"/>
    <w:rsid w:val="009C5E6D"/>
    <w:rsid w:val="009C6DAC"/>
    <w:rsid w:val="009C70A4"/>
    <w:rsid w:val="009C73DC"/>
    <w:rsid w:val="009C79EF"/>
    <w:rsid w:val="009D01BC"/>
    <w:rsid w:val="009D02B1"/>
    <w:rsid w:val="009D0303"/>
    <w:rsid w:val="009D05D6"/>
    <w:rsid w:val="009D0D9B"/>
    <w:rsid w:val="009D145A"/>
    <w:rsid w:val="009D1E8A"/>
    <w:rsid w:val="009D2C06"/>
    <w:rsid w:val="009D2D97"/>
    <w:rsid w:val="009D3391"/>
    <w:rsid w:val="009D3B59"/>
    <w:rsid w:val="009D3CFC"/>
    <w:rsid w:val="009D4AA6"/>
    <w:rsid w:val="009D4D27"/>
    <w:rsid w:val="009D4DF6"/>
    <w:rsid w:val="009D57BA"/>
    <w:rsid w:val="009D5DF4"/>
    <w:rsid w:val="009D63AC"/>
    <w:rsid w:val="009D6945"/>
    <w:rsid w:val="009D7EF8"/>
    <w:rsid w:val="009D7FA5"/>
    <w:rsid w:val="009E01B9"/>
    <w:rsid w:val="009E04C4"/>
    <w:rsid w:val="009E08C9"/>
    <w:rsid w:val="009E0A05"/>
    <w:rsid w:val="009E1209"/>
    <w:rsid w:val="009E19C9"/>
    <w:rsid w:val="009E1C2D"/>
    <w:rsid w:val="009E24B9"/>
    <w:rsid w:val="009E2C00"/>
    <w:rsid w:val="009E2D56"/>
    <w:rsid w:val="009E2F2C"/>
    <w:rsid w:val="009E31EF"/>
    <w:rsid w:val="009E3408"/>
    <w:rsid w:val="009E3610"/>
    <w:rsid w:val="009E3A48"/>
    <w:rsid w:val="009E3C9A"/>
    <w:rsid w:val="009E3DBC"/>
    <w:rsid w:val="009E3E3B"/>
    <w:rsid w:val="009E44A7"/>
    <w:rsid w:val="009E462A"/>
    <w:rsid w:val="009E4762"/>
    <w:rsid w:val="009E47F1"/>
    <w:rsid w:val="009E487F"/>
    <w:rsid w:val="009E49BE"/>
    <w:rsid w:val="009E4A58"/>
    <w:rsid w:val="009E4B81"/>
    <w:rsid w:val="009E4C22"/>
    <w:rsid w:val="009E4EFD"/>
    <w:rsid w:val="009E5074"/>
    <w:rsid w:val="009E5427"/>
    <w:rsid w:val="009E57CF"/>
    <w:rsid w:val="009E639F"/>
    <w:rsid w:val="009E69D4"/>
    <w:rsid w:val="009E6A02"/>
    <w:rsid w:val="009F036D"/>
    <w:rsid w:val="009F037E"/>
    <w:rsid w:val="009F045E"/>
    <w:rsid w:val="009F0575"/>
    <w:rsid w:val="009F0715"/>
    <w:rsid w:val="009F0733"/>
    <w:rsid w:val="009F08E9"/>
    <w:rsid w:val="009F10C4"/>
    <w:rsid w:val="009F13C3"/>
    <w:rsid w:val="009F1922"/>
    <w:rsid w:val="009F1E9D"/>
    <w:rsid w:val="009F2A7A"/>
    <w:rsid w:val="009F2DAE"/>
    <w:rsid w:val="009F2E57"/>
    <w:rsid w:val="009F30DB"/>
    <w:rsid w:val="009F38B0"/>
    <w:rsid w:val="009F4056"/>
    <w:rsid w:val="009F436E"/>
    <w:rsid w:val="009F442F"/>
    <w:rsid w:val="009F576E"/>
    <w:rsid w:val="009F58C9"/>
    <w:rsid w:val="009F5B81"/>
    <w:rsid w:val="009F5DA7"/>
    <w:rsid w:val="009F6E38"/>
    <w:rsid w:val="009F7B38"/>
    <w:rsid w:val="00A0074A"/>
    <w:rsid w:val="00A022A4"/>
    <w:rsid w:val="00A026F5"/>
    <w:rsid w:val="00A02910"/>
    <w:rsid w:val="00A0324D"/>
    <w:rsid w:val="00A0361C"/>
    <w:rsid w:val="00A03BB4"/>
    <w:rsid w:val="00A03C04"/>
    <w:rsid w:val="00A045D1"/>
    <w:rsid w:val="00A04AF6"/>
    <w:rsid w:val="00A04CBA"/>
    <w:rsid w:val="00A06038"/>
    <w:rsid w:val="00A0668A"/>
    <w:rsid w:val="00A066D6"/>
    <w:rsid w:val="00A071F6"/>
    <w:rsid w:val="00A073E4"/>
    <w:rsid w:val="00A079BD"/>
    <w:rsid w:val="00A1101E"/>
    <w:rsid w:val="00A1120D"/>
    <w:rsid w:val="00A11367"/>
    <w:rsid w:val="00A114C7"/>
    <w:rsid w:val="00A1218C"/>
    <w:rsid w:val="00A122E4"/>
    <w:rsid w:val="00A12390"/>
    <w:rsid w:val="00A12A3D"/>
    <w:rsid w:val="00A12B59"/>
    <w:rsid w:val="00A131E5"/>
    <w:rsid w:val="00A1350C"/>
    <w:rsid w:val="00A13656"/>
    <w:rsid w:val="00A14091"/>
    <w:rsid w:val="00A14233"/>
    <w:rsid w:val="00A14781"/>
    <w:rsid w:val="00A14800"/>
    <w:rsid w:val="00A1482C"/>
    <w:rsid w:val="00A14A0B"/>
    <w:rsid w:val="00A14AC1"/>
    <w:rsid w:val="00A15B40"/>
    <w:rsid w:val="00A15CAA"/>
    <w:rsid w:val="00A15EA1"/>
    <w:rsid w:val="00A166FC"/>
    <w:rsid w:val="00A16DE1"/>
    <w:rsid w:val="00A17067"/>
    <w:rsid w:val="00A17645"/>
    <w:rsid w:val="00A17D3A"/>
    <w:rsid w:val="00A17E68"/>
    <w:rsid w:val="00A17ECA"/>
    <w:rsid w:val="00A17F58"/>
    <w:rsid w:val="00A20895"/>
    <w:rsid w:val="00A20A43"/>
    <w:rsid w:val="00A20E73"/>
    <w:rsid w:val="00A21660"/>
    <w:rsid w:val="00A21F68"/>
    <w:rsid w:val="00A22A33"/>
    <w:rsid w:val="00A22F2F"/>
    <w:rsid w:val="00A23428"/>
    <w:rsid w:val="00A23664"/>
    <w:rsid w:val="00A23A89"/>
    <w:rsid w:val="00A23CF6"/>
    <w:rsid w:val="00A23E73"/>
    <w:rsid w:val="00A2488F"/>
    <w:rsid w:val="00A24D35"/>
    <w:rsid w:val="00A24F88"/>
    <w:rsid w:val="00A25166"/>
    <w:rsid w:val="00A25306"/>
    <w:rsid w:val="00A257AE"/>
    <w:rsid w:val="00A25BAA"/>
    <w:rsid w:val="00A25C1E"/>
    <w:rsid w:val="00A261CB"/>
    <w:rsid w:val="00A267AA"/>
    <w:rsid w:val="00A267C7"/>
    <w:rsid w:val="00A267EA"/>
    <w:rsid w:val="00A271B1"/>
    <w:rsid w:val="00A27275"/>
    <w:rsid w:val="00A27724"/>
    <w:rsid w:val="00A30468"/>
    <w:rsid w:val="00A3066E"/>
    <w:rsid w:val="00A30CAA"/>
    <w:rsid w:val="00A31858"/>
    <w:rsid w:val="00A323BC"/>
    <w:rsid w:val="00A3268E"/>
    <w:rsid w:val="00A32A63"/>
    <w:rsid w:val="00A32A87"/>
    <w:rsid w:val="00A32B4C"/>
    <w:rsid w:val="00A32BB1"/>
    <w:rsid w:val="00A32BB8"/>
    <w:rsid w:val="00A330B0"/>
    <w:rsid w:val="00A3346C"/>
    <w:rsid w:val="00A33D8C"/>
    <w:rsid w:val="00A34EC5"/>
    <w:rsid w:val="00A35EAD"/>
    <w:rsid w:val="00A36000"/>
    <w:rsid w:val="00A3647F"/>
    <w:rsid w:val="00A36858"/>
    <w:rsid w:val="00A36E9C"/>
    <w:rsid w:val="00A3730C"/>
    <w:rsid w:val="00A373A7"/>
    <w:rsid w:val="00A37AA9"/>
    <w:rsid w:val="00A402A3"/>
    <w:rsid w:val="00A40A6D"/>
    <w:rsid w:val="00A40A91"/>
    <w:rsid w:val="00A40C89"/>
    <w:rsid w:val="00A40D25"/>
    <w:rsid w:val="00A41593"/>
    <w:rsid w:val="00A41F46"/>
    <w:rsid w:val="00A43EAB"/>
    <w:rsid w:val="00A43F0B"/>
    <w:rsid w:val="00A44043"/>
    <w:rsid w:val="00A44D59"/>
    <w:rsid w:val="00A45059"/>
    <w:rsid w:val="00A45808"/>
    <w:rsid w:val="00A45A2F"/>
    <w:rsid w:val="00A45B3A"/>
    <w:rsid w:val="00A45C45"/>
    <w:rsid w:val="00A46573"/>
    <w:rsid w:val="00A467BB"/>
    <w:rsid w:val="00A46AB5"/>
    <w:rsid w:val="00A46E06"/>
    <w:rsid w:val="00A46F00"/>
    <w:rsid w:val="00A4717D"/>
    <w:rsid w:val="00A473FD"/>
    <w:rsid w:val="00A47A99"/>
    <w:rsid w:val="00A47CFC"/>
    <w:rsid w:val="00A50695"/>
    <w:rsid w:val="00A50B70"/>
    <w:rsid w:val="00A50BE9"/>
    <w:rsid w:val="00A51BE5"/>
    <w:rsid w:val="00A51E20"/>
    <w:rsid w:val="00A51E7A"/>
    <w:rsid w:val="00A52156"/>
    <w:rsid w:val="00A52C24"/>
    <w:rsid w:val="00A53662"/>
    <w:rsid w:val="00A5376B"/>
    <w:rsid w:val="00A53BAA"/>
    <w:rsid w:val="00A53BF6"/>
    <w:rsid w:val="00A53C0E"/>
    <w:rsid w:val="00A54006"/>
    <w:rsid w:val="00A54F47"/>
    <w:rsid w:val="00A55352"/>
    <w:rsid w:val="00A5597B"/>
    <w:rsid w:val="00A55D0C"/>
    <w:rsid w:val="00A564B0"/>
    <w:rsid w:val="00A57559"/>
    <w:rsid w:val="00A60816"/>
    <w:rsid w:val="00A60BFE"/>
    <w:rsid w:val="00A60D97"/>
    <w:rsid w:val="00A613AC"/>
    <w:rsid w:val="00A61711"/>
    <w:rsid w:val="00A622CC"/>
    <w:rsid w:val="00A6271A"/>
    <w:rsid w:val="00A6279C"/>
    <w:rsid w:val="00A62DAB"/>
    <w:rsid w:val="00A635E8"/>
    <w:rsid w:val="00A635EB"/>
    <w:rsid w:val="00A6374A"/>
    <w:rsid w:val="00A63A40"/>
    <w:rsid w:val="00A63EED"/>
    <w:rsid w:val="00A64194"/>
    <w:rsid w:val="00A643ED"/>
    <w:rsid w:val="00A64527"/>
    <w:rsid w:val="00A645CB"/>
    <w:rsid w:val="00A64739"/>
    <w:rsid w:val="00A654D9"/>
    <w:rsid w:val="00A65801"/>
    <w:rsid w:val="00A663B6"/>
    <w:rsid w:val="00A668F0"/>
    <w:rsid w:val="00A66A89"/>
    <w:rsid w:val="00A66FF1"/>
    <w:rsid w:val="00A67407"/>
    <w:rsid w:val="00A6743C"/>
    <w:rsid w:val="00A6743F"/>
    <w:rsid w:val="00A67690"/>
    <w:rsid w:val="00A6790D"/>
    <w:rsid w:val="00A67B48"/>
    <w:rsid w:val="00A67E32"/>
    <w:rsid w:val="00A70127"/>
    <w:rsid w:val="00A70361"/>
    <w:rsid w:val="00A70AFD"/>
    <w:rsid w:val="00A7142C"/>
    <w:rsid w:val="00A7187E"/>
    <w:rsid w:val="00A71DFA"/>
    <w:rsid w:val="00A721BE"/>
    <w:rsid w:val="00A72348"/>
    <w:rsid w:val="00A726AA"/>
    <w:rsid w:val="00A72709"/>
    <w:rsid w:val="00A72879"/>
    <w:rsid w:val="00A72C83"/>
    <w:rsid w:val="00A731EE"/>
    <w:rsid w:val="00A73679"/>
    <w:rsid w:val="00A73C40"/>
    <w:rsid w:val="00A73ED0"/>
    <w:rsid w:val="00A745E6"/>
    <w:rsid w:val="00A74676"/>
    <w:rsid w:val="00A74860"/>
    <w:rsid w:val="00A749D9"/>
    <w:rsid w:val="00A74A01"/>
    <w:rsid w:val="00A755C4"/>
    <w:rsid w:val="00A761AC"/>
    <w:rsid w:val="00A763E3"/>
    <w:rsid w:val="00A76830"/>
    <w:rsid w:val="00A76AC8"/>
    <w:rsid w:val="00A7763A"/>
    <w:rsid w:val="00A77D50"/>
    <w:rsid w:val="00A8091B"/>
    <w:rsid w:val="00A80B9E"/>
    <w:rsid w:val="00A80C4C"/>
    <w:rsid w:val="00A812A1"/>
    <w:rsid w:val="00A82021"/>
    <w:rsid w:val="00A82065"/>
    <w:rsid w:val="00A8225F"/>
    <w:rsid w:val="00A82715"/>
    <w:rsid w:val="00A82965"/>
    <w:rsid w:val="00A8316A"/>
    <w:rsid w:val="00A832D6"/>
    <w:rsid w:val="00A83699"/>
    <w:rsid w:val="00A83748"/>
    <w:rsid w:val="00A837FC"/>
    <w:rsid w:val="00A83A73"/>
    <w:rsid w:val="00A8449B"/>
    <w:rsid w:val="00A8579A"/>
    <w:rsid w:val="00A85CB1"/>
    <w:rsid w:val="00A86221"/>
    <w:rsid w:val="00A86831"/>
    <w:rsid w:val="00A8698C"/>
    <w:rsid w:val="00A86D96"/>
    <w:rsid w:val="00A86E75"/>
    <w:rsid w:val="00A86FA5"/>
    <w:rsid w:val="00A8757F"/>
    <w:rsid w:val="00A900D6"/>
    <w:rsid w:val="00A90640"/>
    <w:rsid w:val="00A91C2D"/>
    <w:rsid w:val="00A92087"/>
    <w:rsid w:val="00A921E4"/>
    <w:rsid w:val="00A922A0"/>
    <w:rsid w:val="00A9259D"/>
    <w:rsid w:val="00A92C6A"/>
    <w:rsid w:val="00A92F26"/>
    <w:rsid w:val="00A9394E"/>
    <w:rsid w:val="00A93EC2"/>
    <w:rsid w:val="00A9409C"/>
    <w:rsid w:val="00A943C7"/>
    <w:rsid w:val="00A94458"/>
    <w:rsid w:val="00A94C98"/>
    <w:rsid w:val="00A94DC8"/>
    <w:rsid w:val="00A95B41"/>
    <w:rsid w:val="00A95CCA"/>
    <w:rsid w:val="00A9656F"/>
    <w:rsid w:val="00A96671"/>
    <w:rsid w:val="00A967E1"/>
    <w:rsid w:val="00A96DB3"/>
    <w:rsid w:val="00A96F69"/>
    <w:rsid w:val="00A9755A"/>
    <w:rsid w:val="00A9759C"/>
    <w:rsid w:val="00A97BF0"/>
    <w:rsid w:val="00A97D36"/>
    <w:rsid w:val="00AA0E88"/>
    <w:rsid w:val="00AA103B"/>
    <w:rsid w:val="00AA10EF"/>
    <w:rsid w:val="00AA1372"/>
    <w:rsid w:val="00AA17A1"/>
    <w:rsid w:val="00AA1979"/>
    <w:rsid w:val="00AA1C4B"/>
    <w:rsid w:val="00AA1D3E"/>
    <w:rsid w:val="00AA1D94"/>
    <w:rsid w:val="00AA2121"/>
    <w:rsid w:val="00AA2A42"/>
    <w:rsid w:val="00AA2DBF"/>
    <w:rsid w:val="00AA2F1F"/>
    <w:rsid w:val="00AA2FED"/>
    <w:rsid w:val="00AA323C"/>
    <w:rsid w:val="00AA3399"/>
    <w:rsid w:val="00AA3688"/>
    <w:rsid w:val="00AA405C"/>
    <w:rsid w:val="00AA47D2"/>
    <w:rsid w:val="00AA4BEA"/>
    <w:rsid w:val="00AA4C15"/>
    <w:rsid w:val="00AA4D3A"/>
    <w:rsid w:val="00AA5341"/>
    <w:rsid w:val="00AA603A"/>
    <w:rsid w:val="00AA6CF9"/>
    <w:rsid w:val="00AA6D98"/>
    <w:rsid w:val="00AA6E46"/>
    <w:rsid w:val="00AA790E"/>
    <w:rsid w:val="00AB0488"/>
    <w:rsid w:val="00AB0BFF"/>
    <w:rsid w:val="00AB0FB5"/>
    <w:rsid w:val="00AB15C5"/>
    <w:rsid w:val="00AB1807"/>
    <w:rsid w:val="00AB1A88"/>
    <w:rsid w:val="00AB1BAC"/>
    <w:rsid w:val="00AB1DA5"/>
    <w:rsid w:val="00AB27C7"/>
    <w:rsid w:val="00AB2E0E"/>
    <w:rsid w:val="00AB3220"/>
    <w:rsid w:val="00AB3C4B"/>
    <w:rsid w:val="00AB414D"/>
    <w:rsid w:val="00AB4A2E"/>
    <w:rsid w:val="00AB4D09"/>
    <w:rsid w:val="00AB4F20"/>
    <w:rsid w:val="00AB5137"/>
    <w:rsid w:val="00AB546C"/>
    <w:rsid w:val="00AB5653"/>
    <w:rsid w:val="00AB57DD"/>
    <w:rsid w:val="00AB5E15"/>
    <w:rsid w:val="00AB6733"/>
    <w:rsid w:val="00AB6D9B"/>
    <w:rsid w:val="00AB6F55"/>
    <w:rsid w:val="00AB72A3"/>
    <w:rsid w:val="00AB7511"/>
    <w:rsid w:val="00AB7B86"/>
    <w:rsid w:val="00AB7D62"/>
    <w:rsid w:val="00AC05F1"/>
    <w:rsid w:val="00AC0C19"/>
    <w:rsid w:val="00AC15B7"/>
    <w:rsid w:val="00AC164A"/>
    <w:rsid w:val="00AC23F9"/>
    <w:rsid w:val="00AC2845"/>
    <w:rsid w:val="00AC28CB"/>
    <w:rsid w:val="00AC28F7"/>
    <w:rsid w:val="00AC2B96"/>
    <w:rsid w:val="00AC2E9E"/>
    <w:rsid w:val="00AC3415"/>
    <w:rsid w:val="00AC3533"/>
    <w:rsid w:val="00AC38A8"/>
    <w:rsid w:val="00AC3C0C"/>
    <w:rsid w:val="00AC40A2"/>
    <w:rsid w:val="00AC41CD"/>
    <w:rsid w:val="00AC461B"/>
    <w:rsid w:val="00AC48C1"/>
    <w:rsid w:val="00AC5945"/>
    <w:rsid w:val="00AC6233"/>
    <w:rsid w:val="00AC62EA"/>
    <w:rsid w:val="00AC65D4"/>
    <w:rsid w:val="00AC762F"/>
    <w:rsid w:val="00AC777B"/>
    <w:rsid w:val="00AC7969"/>
    <w:rsid w:val="00AC7CE9"/>
    <w:rsid w:val="00AD035E"/>
    <w:rsid w:val="00AD146B"/>
    <w:rsid w:val="00AD178F"/>
    <w:rsid w:val="00AD2481"/>
    <w:rsid w:val="00AD2D6C"/>
    <w:rsid w:val="00AD2FE3"/>
    <w:rsid w:val="00AD34BF"/>
    <w:rsid w:val="00AD39E4"/>
    <w:rsid w:val="00AD4F64"/>
    <w:rsid w:val="00AD54A9"/>
    <w:rsid w:val="00AD5DF2"/>
    <w:rsid w:val="00AD63E5"/>
    <w:rsid w:val="00AD692A"/>
    <w:rsid w:val="00AD6E35"/>
    <w:rsid w:val="00AD780A"/>
    <w:rsid w:val="00AE12B0"/>
    <w:rsid w:val="00AE181C"/>
    <w:rsid w:val="00AE1A1A"/>
    <w:rsid w:val="00AE1DA3"/>
    <w:rsid w:val="00AE1E23"/>
    <w:rsid w:val="00AE2239"/>
    <w:rsid w:val="00AE2C1D"/>
    <w:rsid w:val="00AE2C2B"/>
    <w:rsid w:val="00AE347D"/>
    <w:rsid w:val="00AE4438"/>
    <w:rsid w:val="00AE4E2B"/>
    <w:rsid w:val="00AE4FCC"/>
    <w:rsid w:val="00AE55D1"/>
    <w:rsid w:val="00AE5670"/>
    <w:rsid w:val="00AE57F7"/>
    <w:rsid w:val="00AE5A18"/>
    <w:rsid w:val="00AE5EB0"/>
    <w:rsid w:val="00AE6B0F"/>
    <w:rsid w:val="00AF0742"/>
    <w:rsid w:val="00AF0A24"/>
    <w:rsid w:val="00AF16A4"/>
    <w:rsid w:val="00AF17F8"/>
    <w:rsid w:val="00AF1802"/>
    <w:rsid w:val="00AF18FC"/>
    <w:rsid w:val="00AF1A56"/>
    <w:rsid w:val="00AF1EE9"/>
    <w:rsid w:val="00AF29E4"/>
    <w:rsid w:val="00AF3494"/>
    <w:rsid w:val="00AF3A24"/>
    <w:rsid w:val="00AF3BD7"/>
    <w:rsid w:val="00AF40CC"/>
    <w:rsid w:val="00AF48A5"/>
    <w:rsid w:val="00AF4EA5"/>
    <w:rsid w:val="00AF524B"/>
    <w:rsid w:val="00AF56CD"/>
    <w:rsid w:val="00AF5A63"/>
    <w:rsid w:val="00AF5AD4"/>
    <w:rsid w:val="00AF5F0F"/>
    <w:rsid w:val="00AF6A2C"/>
    <w:rsid w:val="00AF6FCB"/>
    <w:rsid w:val="00AF7A28"/>
    <w:rsid w:val="00AF7DF6"/>
    <w:rsid w:val="00B00069"/>
    <w:rsid w:val="00B0058F"/>
    <w:rsid w:val="00B005F2"/>
    <w:rsid w:val="00B00887"/>
    <w:rsid w:val="00B00F32"/>
    <w:rsid w:val="00B011DF"/>
    <w:rsid w:val="00B01274"/>
    <w:rsid w:val="00B01303"/>
    <w:rsid w:val="00B01896"/>
    <w:rsid w:val="00B01B14"/>
    <w:rsid w:val="00B01E70"/>
    <w:rsid w:val="00B0213F"/>
    <w:rsid w:val="00B028EC"/>
    <w:rsid w:val="00B029F2"/>
    <w:rsid w:val="00B02B9A"/>
    <w:rsid w:val="00B02C16"/>
    <w:rsid w:val="00B02CB6"/>
    <w:rsid w:val="00B030E1"/>
    <w:rsid w:val="00B038D7"/>
    <w:rsid w:val="00B0413A"/>
    <w:rsid w:val="00B04E9E"/>
    <w:rsid w:val="00B05AA7"/>
    <w:rsid w:val="00B05E67"/>
    <w:rsid w:val="00B06406"/>
    <w:rsid w:val="00B06A8D"/>
    <w:rsid w:val="00B06B22"/>
    <w:rsid w:val="00B06B76"/>
    <w:rsid w:val="00B06DCB"/>
    <w:rsid w:val="00B06FD5"/>
    <w:rsid w:val="00B07305"/>
    <w:rsid w:val="00B07509"/>
    <w:rsid w:val="00B0771E"/>
    <w:rsid w:val="00B07736"/>
    <w:rsid w:val="00B07A9F"/>
    <w:rsid w:val="00B07DC0"/>
    <w:rsid w:val="00B101E8"/>
    <w:rsid w:val="00B102B2"/>
    <w:rsid w:val="00B103F7"/>
    <w:rsid w:val="00B10922"/>
    <w:rsid w:val="00B10CAD"/>
    <w:rsid w:val="00B114B0"/>
    <w:rsid w:val="00B1163C"/>
    <w:rsid w:val="00B1167C"/>
    <w:rsid w:val="00B11933"/>
    <w:rsid w:val="00B11B18"/>
    <w:rsid w:val="00B11EF4"/>
    <w:rsid w:val="00B13458"/>
    <w:rsid w:val="00B13C98"/>
    <w:rsid w:val="00B141AB"/>
    <w:rsid w:val="00B141DE"/>
    <w:rsid w:val="00B1425B"/>
    <w:rsid w:val="00B1475C"/>
    <w:rsid w:val="00B14B77"/>
    <w:rsid w:val="00B1501F"/>
    <w:rsid w:val="00B15731"/>
    <w:rsid w:val="00B1593D"/>
    <w:rsid w:val="00B15CFE"/>
    <w:rsid w:val="00B163CA"/>
    <w:rsid w:val="00B16B51"/>
    <w:rsid w:val="00B17565"/>
    <w:rsid w:val="00B17C21"/>
    <w:rsid w:val="00B17F7D"/>
    <w:rsid w:val="00B17F9C"/>
    <w:rsid w:val="00B20021"/>
    <w:rsid w:val="00B201C2"/>
    <w:rsid w:val="00B206F0"/>
    <w:rsid w:val="00B20BD3"/>
    <w:rsid w:val="00B20FFF"/>
    <w:rsid w:val="00B212C3"/>
    <w:rsid w:val="00B213FE"/>
    <w:rsid w:val="00B219C9"/>
    <w:rsid w:val="00B21B07"/>
    <w:rsid w:val="00B21D7A"/>
    <w:rsid w:val="00B21E8E"/>
    <w:rsid w:val="00B21FC2"/>
    <w:rsid w:val="00B22042"/>
    <w:rsid w:val="00B227FB"/>
    <w:rsid w:val="00B22FC5"/>
    <w:rsid w:val="00B23007"/>
    <w:rsid w:val="00B231FA"/>
    <w:rsid w:val="00B24220"/>
    <w:rsid w:val="00B24638"/>
    <w:rsid w:val="00B24BD8"/>
    <w:rsid w:val="00B24C64"/>
    <w:rsid w:val="00B24D4D"/>
    <w:rsid w:val="00B2560D"/>
    <w:rsid w:val="00B26476"/>
    <w:rsid w:val="00B26836"/>
    <w:rsid w:val="00B26A14"/>
    <w:rsid w:val="00B26AAC"/>
    <w:rsid w:val="00B26F93"/>
    <w:rsid w:val="00B274FA"/>
    <w:rsid w:val="00B2775B"/>
    <w:rsid w:val="00B27F1C"/>
    <w:rsid w:val="00B31457"/>
    <w:rsid w:val="00B31A1D"/>
    <w:rsid w:val="00B31B33"/>
    <w:rsid w:val="00B31CF8"/>
    <w:rsid w:val="00B324D8"/>
    <w:rsid w:val="00B3291D"/>
    <w:rsid w:val="00B32AF2"/>
    <w:rsid w:val="00B32F73"/>
    <w:rsid w:val="00B33093"/>
    <w:rsid w:val="00B337DB"/>
    <w:rsid w:val="00B33FF9"/>
    <w:rsid w:val="00B34D39"/>
    <w:rsid w:val="00B351C6"/>
    <w:rsid w:val="00B357C6"/>
    <w:rsid w:val="00B35853"/>
    <w:rsid w:val="00B36122"/>
    <w:rsid w:val="00B3681B"/>
    <w:rsid w:val="00B36C13"/>
    <w:rsid w:val="00B371E4"/>
    <w:rsid w:val="00B373B2"/>
    <w:rsid w:val="00B373C2"/>
    <w:rsid w:val="00B375EB"/>
    <w:rsid w:val="00B37D62"/>
    <w:rsid w:val="00B37F0E"/>
    <w:rsid w:val="00B40A31"/>
    <w:rsid w:val="00B40B1C"/>
    <w:rsid w:val="00B40D79"/>
    <w:rsid w:val="00B40F98"/>
    <w:rsid w:val="00B41FE5"/>
    <w:rsid w:val="00B42C59"/>
    <w:rsid w:val="00B44093"/>
    <w:rsid w:val="00B440EC"/>
    <w:rsid w:val="00B44336"/>
    <w:rsid w:val="00B44556"/>
    <w:rsid w:val="00B44564"/>
    <w:rsid w:val="00B44614"/>
    <w:rsid w:val="00B44772"/>
    <w:rsid w:val="00B4493F"/>
    <w:rsid w:val="00B44C72"/>
    <w:rsid w:val="00B44DBB"/>
    <w:rsid w:val="00B44DDA"/>
    <w:rsid w:val="00B44FC2"/>
    <w:rsid w:val="00B45522"/>
    <w:rsid w:val="00B45A00"/>
    <w:rsid w:val="00B45B69"/>
    <w:rsid w:val="00B45C1C"/>
    <w:rsid w:val="00B46084"/>
    <w:rsid w:val="00B4656D"/>
    <w:rsid w:val="00B46C89"/>
    <w:rsid w:val="00B46E3C"/>
    <w:rsid w:val="00B47166"/>
    <w:rsid w:val="00B478B8"/>
    <w:rsid w:val="00B47BE0"/>
    <w:rsid w:val="00B50151"/>
    <w:rsid w:val="00B50D60"/>
    <w:rsid w:val="00B50EFF"/>
    <w:rsid w:val="00B51E50"/>
    <w:rsid w:val="00B52199"/>
    <w:rsid w:val="00B5220C"/>
    <w:rsid w:val="00B524C6"/>
    <w:rsid w:val="00B54B5F"/>
    <w:rsid w:val="00B5519A"/>
    <w:rsid w:val="00B557E0"/>
    <w:rsid w:val="00B56127"/>
    <w:rsid w:val="00B5627F"/>
    <w:rsid w:val="00B5653B"/>
    <w:rsid w:val="00B565C4"/>
    <w:rsid w:val="00B56765"/>
    <w:rsid w:val="00B57FDE"/>
    <w:rsid w:val="00B60229"/>
    <w:rsid w:val="00B60598"/>
    <w:rsid w:val="00B607A5"/>
    <w:rsid w:val="00B608FA"/>
    <w:rsid w:val="00B60C7D"/>
    <w:rsid w:val="00B6100D"/>
    <w:rsid w:val="00B6226A"/>
    <w:rsid w:val="00B62B8F"/>
    <w:rsid w:val="00B62F46"/>
    <w:rsid w:val="00B62FBB"/>
    <w:rsid w:val="00B632AE"/>
    <w:rsid w:val="00B6377B"/>
    <w:rsid w:val="00B63E01"/>
    <w:rsid w:val="00B63F49"/>
    <w:rsid w:val="00B63FC7"/>
    <w:rsid w:val="00B641D4"/>
    <w:rsid w:val="00B64D3E"/>
    <w:rsid w:val="00B650C8"/>
    <w:rsid w:val="00B65FEC"/>
    <w:rsid w:val="00B66109"/>
    <w:rsid w:val="00B6720D"/>
    <w:rsid w:val="00B673DC"/>
    <w:rsid w:val="00B67FCA"/>
    <w:rsid w:val="00B715AD"/>
    <w:rsid w:val="00B715E8"/>
    <w:rsid w:val="00B724AF"/>
    <w:rsid w:val="00B74BC9"/>
    <w:rsid w:val="00B74D2B"/>
    <w:rsid w:val="00B75A9E"/>
    <w:rsid w:val="00B75DD1"/>
    <w:rsid w:val="00B76119"/>
    <w:rsid w:val="00B76760"/>
    <w:rsid w:val="00B76837"/>
    <w:rsid w:val="00B76D24"/>
    <w:rsid w:val="00B76E50"/>
    <w:rsid w:val="00B77089"/>
    <w:rsid w:val="00B77947"/>
    <w:rsid w:val="00B77A26"/>
    <w:rsid w:val="00B77DF0"/>
    <w:rsid w:val="00B80071"/>
    <w:rsid w:val="00B800D8"/>
    <w:rsid w:val="00B809FD"/>
    <w:rsid w:val="00B80F06"/>
    <w:rsid w:val="00B81864"/>
    <w:rsid w:val="00B8272F"/>
    <w:rsid w:val="00B8284E"/>
    <w:rsid w:val="00B832CF"/>
    <w:rsid w:val="00B83460"/>
    <w:rsid w:val="00B83859"/>
    <w:rsid w:val="00B84659"/>
    <w:rsid w:val="00B84A05"/>
    <w:rsid w:val="00B8504B"/>
    <w:rsid w:val="00B85C8E"/>
    <w:rsid w:val="00B861CF"/>
    <w:rsid w:val="00B86210"/>
    <w:rsid w:val="00B862E3"/>
    <w:rsid w:val="00B86984"/>
    <w:rsid w:val="00B86E83"/>
    <w:rsid w:val="00B90255"/>
    <w:rsid w:val="00B907BB"/>
    <w:rsid w:val="00B90E23"/>
    <w:rsid w:val="00B90F7E"/>
    <w:rsid w:val="00B91FBA"/>
    <w:rsid w:val="00B9225F"/>
    <w:rsid w:val="00B92CB2"/>
    <w:rsid w:val="00B9300E"/>
    <w:rsid w:val="00B93A6C"/>
    <w:rsid w:val="00B94333"/>
    <w:rsid w:val="00B947FB"/>
    <w:rsid w:val="00B94948"/>
    <w:rsid w:val="00B952AC"/>
    <w:rsid w:val="00B954B6"/>
    <w:rsid w:val="00B96360"/>
    <w:rsid w:val="00B96D28"/>
    <w:rsid w:val="00B96ED7"/>
    <w:rsid w:val="00B976E4"/>
    <w:rsid w:val="00B97F52"/>
    <w:rsid w:val="00BA003B"/>
    <w:rsid w:val="00BA0045"/>
    <w:rsid w:val="00BA0646"/>
    <w:rsid w:val="00BA0766"/>
    <w:rsid w:val="00BA0CBA"/>
    <w:rsid w:val="00BA1703"/>
    <w:rsid w:val="00BA197F"/>
    <w:rsid w:val="00BA1A46"/>
    <w:rsid w:val="00BA1B9B"/>
    <w:rsid w:val="00BA222E"/>
    <w:rsid w:val="00BA256A"/>
    <w:rsid w:val="00BA285F"/>
    <w:rsid w:val="00BA3488"/>
    <w:rsid w:val="00BA47FC"/>
    <w:rsid w:val="00BA48E8"/>
    <w:rsid w:val="00BA4980"/>
    <w:rsid w:val="00BA4A9D"/>
    <w:rsid w:val="00BA4D78"/>
    <w:rsid w:val="00BA4E41"/>
    <w:rsid w:val="00BA4EDF"/>
    <w:rsid w:val="00BA5326"/>
    <w:rsid w:val="00BA589B"/>
    <w:rsid w:val="00BA5BDF"/>
    <w:rsid w:val="00BA5C24"/>
    <w:rsid w:val="00BA67F5"/>
    <w:rsid w:val="00BA6901"/>
    <w:rsid w:val="00BA6906"/>
    <w:rsid w:val="00BA692E"/>
    <w:rsid w:val="00BA7C79"/>
    <w:rsid w:val="00BA7FEC"/>
    <w:rsid w:val="00BB02FD"/>
    <w:rsid w:val="00BB0FC4"/>
    <w:rsid w:val="00BB11D1"/>
    <w:rsid w:val="00BB150E"/>
    <w:rsid w:val="00BB1619"/>
    <w:rsid w:val="00BB19A5"/>
    <w:rsid w:val="00BB27C2"/>
    <w:rsid w:val="00BB2B5B"/>
    <w:rsid w:val="00BB2E72"/>
    <w:rsid w:val="00BB3052"/>
    <w:rsid w:val="00BB3668"/>
    <w:rsid w:val="00BB3672"/>
    <w:rsid w:val="00BB3864"/>
    <w:rsid w:val="00BB4F92"/>
    <w:rsid w:val="00BB539E"/>
    <w:rsid w:val="00BB54BA"/>
    <w:rsid w:val="00BB5697"/>
    <w:rsid w:val="00BB5837"/>
    <w:rsid w:val="00BB5AE9"/>
    <w:rsid w:val="00BB634B"/>
    <w:rsid w:val="00BB6CAD"/>
    <w:rsid w:val="00BB6CB5"/>
    <w:rsid w:val="00BB759A"/>
    <w:rsid w:val="00BB7766"/>
    <w:rsid w:val="00BC0713"/>
    <w:rsid w:val="00BC0C54"/>
    <w:rsid w:val="00BC1306"/>
    <w:rsid w:val="00BC13EE"/>
    <w:rsid w:val="00BC1825"/>
    <w:rsid w:val="00BC213C"/>
    <w:rsid w:val="00BC23F8"/>
    <w:rsid w:val="00BC245D"/>
    <w:rsid w:val="00BC25BE"/>
    <w:rsid w:val="00BC28C6"/>
    <w:rsid w:val="00BC2CAC"/>
    <w:rsid w:val="00BC2CB9"/>
    <w:rsid w:val="00BC2FBD"/>
    <w:rsid w:val="00BC32E9"/>
    <w:rsid w:val="00BC3898"/>
    <w:rsid w:val="00BC3FFC"/>
    <w:rsid w:val="00BC41A0"/>
    <w:rsid w:val="00BC4874"/>
    <w:rsid w:val="00BC5373"/>
    <w:rsid w:val="00BC564B"/>
    <w:rsid w:val="00BC6847"/>
    <w:rsid w:val="00BC6DC2"/>
    <w:rsid w:val="00BC7508"/>
    <w:rsid w:val="00BC76DA"/>
    <w:rsid w:val="00BC7D23"/>
    <w:rsid w:val="00BD0088"/>
    <w:rsid w:val="00BD051A"/>
    <w:rsid w:val="00BD0AAD"/>
    <w:rsid w:val="00BD0BD2"/>
    <w:rsid w:val="00BD18A4"/>
    <w:rsid w:val="00BD1B06"/>
    <w:rsid w:val="00BD29B2"/>
    <w:rsid w:val="00BD2B4E"/>
    <w:rsid w:val="00BD2F8D"/>
    <w:rsid w:val="00BD3144"/>
    <w:rsid w:val="00BD3A72"/>
    <w:rsid w:val="00BD3AC8"/>
    <w:rsid w:val="00BD3B89"/>
    <w:rsid w:val="00BD3F07"/>
    <w:rsid w:val="00BD3F68"/>
    <w:rsid w:val="00BD40A6"/>
    <w:rsid w:val="00BD4946"/>
    <w:rsid w:val="00BD4CDB"/>
    <w:rsid w:val="00BD4DF3"/>
    <w:rsid w:val="00BD5DA2"/>
    <w:rsid w:val="00BD659E"/>
    <w:rsid w:val="00BD7860"/>
    <w:rsid w:val="00BD79CA"/>
    <w:rsid w:val="00BE0B48"/>
    <w:rsid w:val="00BE0EC0"/>
    <w:rsid w:val="00BE1055"/>
    <w:rsid w:val="00BE1167"/>
    <w:rsid w:val="00BE1707"/>
    <w:rsid w:val="00BE1D27"/>
    <w:rsid w:val="00BE26DC"/>
    <w:rsid w:val="00BE2AE1"/>
    <w:rsid w:val="00BE2CEF"/>
    <w:rsid w:val="00BE2E09"/>
    <w:rsid w:val="00BE2FEB"/>
    <w:rsid w:val="00BE3A9A"/>
    <w:rsid w:val="00BE3BC8"/>
    <w:rsid w:val="00BE585A"/>
    <w:rsid w:val="00BE58C7"/>
    <w:rsid w:val="00BE5B17"/>
    <w:rsid w:val="00BE6028"/>
    <w:rsid w:val="00BE6101"/>
    <w:rsid w:val="00BE6782"/>
    <w:rsid w:val="00BE690D"/>
    <w:rsid w:val="00BE7079"/>
    <w:rsid w:val="00BE75CA"/>
    <w:rsid w:val="00BE7A8A"/>
    <w:rsid w:val="00BE7AF3"/>
    <w:rsid w:val="00BE7BE2"/>
    <w:rsid w:val="00BE7BF5"/>
    <w:rsid w:val="00BE7FC8"/>
    <w:rsid w:val="00BF006D"/>
    <w:rsid w:val="00BF03AD"/>
    <w:rsid w:val="00BF0664"/>
    <w:rsid w:val="00BF0849"/>
    <w:rsid w:val="00BF0B51"/>
    <w:rsid w:val="00BF0C38"/>
    <w:rsid w:val="00BF105A"/>
    <w:rsid w:val="00BF110D"/>
    <w:rsid w:val="00BF1201"/>
    <w:rsid w:val="00BF166D"/>
    <w:rsid w:val="00BF169C"/>
    <w:rsid w:val="00BF1D0E"/>
    <w:rsid w:val="00BF25BE"/>
    <w:rsid w:val="00BF2742"/>
    <w:rsid w:val="00BF2C72"/>
    <w:rsid w:val="00BF30DB"/>
    <w:rsid w:val="00BF31C9"/>
    <w:rsid w:val="00BF32A7"/>
    <w:rsid w:val="00BF32E1"/>
    <w:rsid w:val="00BF34F8"/>
    <w:rsid w:val="00BF41DB"/>
    <w:rsid w:val="00BF4A23"/>
    <w:rsid w:val="00BF5019"/>
    <w:rsid w:val="00BF50FE"/>
    <w:rsid w:val="00BF69F9"/>
    <w:rsid w:val="00BF6B82"/>
    <w:rsid w:val="00BF7143"/>
    <w:rsid w:val="00BF7337"/>
    <w:rsid w:val="00BF7A0B"/>
    <w:rsid w:val="00BF7F54"/>
    <w:rsid w:val="00C00540"/>
    <w:rsid w:val="00C005E3"/>
    <w:rsid w:val="00C009A9"/>
    <w:rsid w:val="00C00DAB"/>
    <w:rsid w:val="00C00E31"/>
    <w:rsid w:val="00C01053"/>
    <w:rsid w:val="00C01A38"/>
    <w:rsid w:val="00C02228"/>
    <w:rsid w:val="00C02338"/>
    <w:rsid w:val="00C02411"/>
    <w:rsid w:val="00C0273A"/>
    <w:rsid w:val="00C02B13"/>
    <w:rsid w:val="00C0392D"/>
    <w:rsid w:val="00C03DDD"/>
    <w:rsid w:val="00C03E53"/>
    <w:rsid w:val="00C03EF2"/>
    <w:rsid w:val="00C04A73"/>
    <w:rsid w:val="00C055F2"/>
    <w:rsid w:val="00C05963"/>
    <w:rsid w:val="00C070AF"/>
    <w:rsid w:val="00C070B8"/>
    <w:rsid w:val="00C070EE"/>
    <w:rsid w:val="00C07504"/>
    <w:rsid w:val="00C1083B"/>
    <w:rsid w:val="00C10D89"/>
    <w:rsid w:val="00C10DF7"/>
    <w:rsid w:val="00C112CB"/>
    <w:rsid w:val="00C11C9D"/>
    <w:rsid w:val="00C121F6"/>
    <w:rsid w:val="00C12656"/>
    <w:rsid w:val="00C12A1D"/>
    <w:rsid w:val="00C13E31"/>
    <w:rsid w:val="00C1443E"/>
    <w:rsid w:val="00C14561"/>
    <w:rsid w:val="00C14F6E"/>
    <w:rsid w:val="00C15477"/>
    <w:rsid w:val="00C15680"/>
    <w:rsid w:val="00C15882"/>
    <w:rsid w:val="00C158DE"/>
    <w:rsid w:val="00C15DFA"/>
    <w:rsid w:val="00C16542"/>
    <w:rsid w:val="00C1692B"/>
    <w:rsid w:val="00C169E9"/>
    <w:rsid w:val="00C16EE4"/>
    <w:rsid w:val="00C17199"/>
    <w:rsid w:val="00C21E5D"/>
    <w:rsid w:val="00C21F42"/>
    <w:rsid w:val="00C22296"/>
    <w:rsid w:val="00C229A3"/>
    <w:rsid w:val="00C22A4A"/>
    <w:rsid w:val="00C22CFC"/>
    <w:rsid w:val="00C22DB6"/>
    <w:rsid w:val="00C22F18"/>
    <w:rsid w:val="00C230E6"/>
    <w:rsid w:val="00C2312F"/>
    <w:rsid w:val="00C23556"/>
    <w:rsid w:val="00C2393E"/>
    <w:rsid w:val="00C24061"/>
    <w:rsid w:val="00C246CB"/>
    <w:rsid w:val="00C24865"/>
    <w:rsid w:val="00C2532E"/>
    <w:rsid w:val="00C25934"/>
    <w:rsid w:val="00C25D29"/>
    <w:rsid w:val="00C25F84"/>
    <w:rsid w:val="00C26554"/>
    <w:rsid w:val="00C265DA"/>
    <w:rsid w:val="00C268EA"/>
    <w:rsid w:val="00C27774"/>
    <w:rsid w:val="00C27A3B"/>
    <w:rsid w:val="00C27EF9"/>
    <w:rsid w:val="00C27FC5"/>
    <w:rsid w:val="00C30331"/>
    <w:rsid w:val="00C30EB0"/>
    <w:rsid w:val="00C325B6"/>
    <w:rsid w:val="00C32671"/>
    <w:rsid w:val="00C328A1"/>
    <w:rsid w:val="00C32AB7"/>
    <w:rsid w:val="00C32B31"/>
    <w:rsid w:val="00C3360E"/>
    <w:rsid w:val="00C33D12"/>
    <w:rsid w:val="00C33D32"/>
    <w:rsid w:val="00C34052"/>
    <w:rsid w:val="00C34397"/>
    <w:rsid w:val="00C343D3"/>
    <w:rsid w:val="00C34444"/>
    <w:rsid w:val="00C34540"/>
    <w:rsid w:val="00C34562"/>
    <w:rsid w:val="00C34953"/>
    <w:rsid w:val="00C35017"/>
    <w:rsid w:val="00C354E0"/>
    <w:rsid w:val="00C3578A"/>
    <w:rsid w:val="00C35824"/>
    <w:rsid w:val="00C35BE8"/>
    <w:rsid w:val="00C36250"/>
    <w:rsid w:val="00C363A4"/>
    <w:rsid w:val="00C36532"/>
    <w:rsid w:val="00C366A9"/>
    <w:rsid w:val="00C366C4"/>
    <w:rsid w:val="00C37239"/>
    <w:rsid w:val="00C3768A"/>
    <w:rsid w:val="00C37717"/>
    <w:rsid w:val="00C3771A"/>
    <w:rsid w:val="00C37BDD"/>
    <w:rsid w:val="00C40A93"/>
    <w:rsid w:val="00C41460"/>
    <w:rsid w:val="00C42043"/>
    <w:rsid w:val="00C425D4"/>
    <w:rsid w:val="00C4282D"/>
    <w:rsid w:val="00C43595"/>
    <w:rsid w:val="00C43A2D"/>
    <w:rsid w:val="00C43D94"/>
    <w:rsid w:val="00C440DF"/>
    <w:rsid w:val="00C44115"/>
    <w:rsid w:val="00C441EE"/>
    <w:rsid w:val="00C44F9E"/>
    <w:rsid w:val="00C46287"/>
    <w:rsid w:val="00C46934"/>
    <w:rsid w:val="00C46A0B"/>
    <w:rsid w:val="00C46E53"/>
    <w:rsid w:val="00C4725E"/>
    <w:rsid w:val="00C47281"/>
    <w:rsid w:val="00C47486"/>
    <w:rsid w:val="00C47647"/>
    <w:rsid w:val="00C47909"/>
    <w:rsid w:val="00C47BCC"/>
    <w:rsid w:val="00C47E67"/>
    <w:rsid w:val="00C50309"/>
    <w:rsid w:val="00C50F9B"/>
    <w:rsid w:val="00C51742"/>
    <w:rsid w:val="00C517B3"/>
    <w:rsid w:val="00C51E38"/>
    <w:rsid w:val="00C529EF"/>
    <w:rsid w:val="00C52C74"/>
    <w:rsid w:val="00C53EC3"/>
    <w:rsid w:val="00C54630"/>
    <w:rsid w:val="00C54729"/>
    <w:rsid w:val="00C55341"/>
    <w:rsid w:val="00C56277"/>
    <w:rsid w:val="00C56366"/>
    <w:rsid w:val="00C563BC"/>
    <w:rsid w:val="00C56F7D"/>
    <w:rsid w:val="00C57CEB"/>
    <w:rsid w:val="00C57FD7"/>
    <w:rsid w:val="00C60A85"/>
    <w:rsid w:val="00C619BC"/>
    <w:rsid w:val="00C62450"/>
    <w:rsid w:val="00C62A1B"/>
    <w:rsid w:val="00C62DEA"/>
    <w:rsid w:val="00C62F25"/>
    <w:rsid w:val="00C6326C"/>
    <w:rsid w:val="00C6356A"/>
    <w:rsid w:val="00C63611"/>
    <w:rsid w:val="00C64115"/>
    <w:rsid w:val="00C6415D"/>
    <w:rsid w:val="00C6452B"/>
    <w:rsid w:val="00C65210"/>
    <w:rsid w:val="00C65CAF"/>
    <w:rsid w:val="00C65DCB"/>
    <w:rsid w:val="00C65F7E"/>
    <w:rsid w:val="00C65FCD"/>
    <w:rsid w:val="00C660E7"/>
    <w:rsid w:val="00C66C94"/>
    <w:rsid w:val="00C66D47"/>
    <w:rsid w:val="00C66D60"/>
    <w:rsid w:val="00C671F2"/>
    <w:rsid w:val="00C67D8B"/>
    <w:rsid w:val="00C702A2"/>
    <w:rsid w:val="00C70354"/>
    <w:rsid w:val="00C70A16"/>
    <w:rsid w:val="00C70DDE"/>
    <w:rsid w:val="00C71087"/>
    <w:rsid w:val="00C7147F"/>
    <w:rsid w:val="00C72157"/>
    <w:rsid w:val="00C72796"/>
    <w:rsid w:val="00C72F96"/>
    <w:rsid w:val="00C73463"/>
    <w:rsid w:val="00C735C4"/>
    <w:rsid w:val="00C741AC"/>
    <w:rsid w:val="00C7506E"/>
    <w:rsid w:val="00C752A8"/>
    <w:rsid w:val="00C7532C"/>
    <w:rsid w:val="00C75BC5"/>
    <w:rsid w:val="00C75DA1"/>
    <w:rsid w:val="00C7642C"/>
    <w:rsid w:val="00C767AD"/>
    <w:rsid w:val="00C77D1A"/>
    <w:rsid w:val="00C801A3"/>
    <w:rsid w:val="00C804BE"/>
    <w:rsid w:val="00C804EA"/>
    <w:rsid w:val="00C8058E"/>
    <w:rsid w:val="00C805A3"/>
    <w:rsid w:val="00C805C9"/>
    <w:rsid w:val="00C80667"/>
    <w:rsid w:val="00C81074"/>
    <w:rsid w:val="00C8248E"/>
    <w:rsid w:val="00C82614"/>
    <w:rsid w:val="00C8303E"/>
    <w:rsid w:val="00C832BE"/>
    <w:rsid w:val="00C83340"/>
    <w:rsid w:val="00C8349A"/>
    <w:rsid w:val="00C83900"/>
    <w:rsid w:val="00C839F6"/>
    <w:rsid w:val="00C83AA9"/>
    <w:rsid w:val="00C840CA"/>
    <w:rsid w:val="00C843E9"/>
    <w:rsid w:val="00C85527"/>
    <w:rsid w:val="00C85A54"/>
    <w:rsid w:val="00C86E11"/>
    <w:rsid w:val="00C86ED5"/>
    <w:rsid w:val="00C87765"/>
    <w:rsid w:val="00C8789D"/>
    <w:rsid w:val="00C87BFA"/>
    <w:rsid w:val="00C87EC8"/>
    <w:rsid w:val="00C906D8"/>
    <w:rsid w:val="00C908B7"/>
    <w:rsid w:val="00C908EE"/>
    <w:rsid w:val="00C90926"/>
    <w:rsid w:val="00C90E9A"/>
    <w:rsid w:val="00C910E2"/>
    <w:rsid w:val="00C9143D"/>
    <w:rsid w:val="00C91536"/>
    <w:rsid w:val="00C91F4D"/>
    <w:rsid w:val="00C92721"/>
    <w:rsid w:val="00C929C2"/>
    <w:rsid w:val="00C92B99"/>
    <w:rsid w:val="00C92F76"/>
    <w:rsid w:val="00C93346"/>
    <w:rsid w:val="00C933DA"/>
    <w:rsid w:val="00C93709"/>
    <w:rsid w:val="00C94EFD"/>
    <w:rsid w:val="00C96F25"/>
    <w:rsid w:val="00C9703A"/>
    <w:rsid w:val="00C9776E"/>
    <w:rsid w:val="00CA0081"/>
    <w:rsid w:val="00CA0303"/>
    <w:rsid w:val="00CA0547"/>
    <w:rsid w:val="00CA0CF3"/>
    <w:rsid w:val="00CA1EF5"/>
    <w:rsid w:val="00CA2248"/>
    <w:rsid w:val="00CA2409"/>
    <w:rsid w:val="00CA281A"/>
    <w:rsid w:val="00CA2EF0"/>
    <w:rsid w:val="00CA3BD2"/>
    <w:rsid w:val="00CA42C4"/>
    <w:rsid w:val="00CA4347"/>
    <w:rsid w:val="00CA4378"/>
    <w:rsid w:val="00CA4416"/>
    <w:rsid w:val="00CA48E8"/>
    <w:rsid w:val="00CA525C"/>
    <w:rsid w:val="00CA52D9"/>
    <w:rsid w:val="00CA55EF"/>
    <w:rsid w:val="00CA58A2"/>
    <w:rsid w:val="00CA5ABE"/>
    <w:rsid w:val="00CA645B"/>
    <w:rsid w:val="00CA6634"/>
    <w:rsid w:val="00CA6A97"/>
    <w:rsid w:val="00CA7407"/>
    <w:rsid w:val="00CA7B96"/>
    <w:rsid w:val="00CB00BF"/>
    <w:rsid w:val="00CB00C2"/>
    <w:rsid w:val="00CB1194"/>
    <w:rsid w:val="00CB1202"/>
    <w:rsid w:val="00CB16D4"/>
    <w:rsid w:val="00CB1856"/>
    <w:rsid w:val="00CB2C4C"/>
    <w:rsid w:val="00CB2F19"/>
    <w:rsid w:val="00CB33D9"/>
    <w:rsid w:val="00CB3BA9"/>
    <w:rsid w:val="00CB3CBE"/>
    <w:rsid w:val="00CB42CF"/>
    <w:rsid w:val="00CB4494"/>
    <w:rsid w:val="00CB4AE5"/>
    <w:rsid w:val="00CB5214"/>
    <w:rsid w:val="00CB58E7"/>
    <w:rsid w:val="00CB5D51"/>
    <w:rsid w:val="00CB695D"/>
    <w:rsid w:val="00CB6965"/>
    <w:rsid w:val="00CB6D09"/>
    <w:rsid w:val="00CB77F4"/>
    <w:rsid w:val="00CC0A7D"/>
    <w:rsid w:val="00CC0CEB"/>
    <w:rsid w:val="00CC0E94"/>
    <w:rsid w:val="00CC1211"/>
    <w:rsid w:val="00CC130D"/>
    <w:rsid w:val="00CC156C"/>
    <w:rsid w:val="00CC15A1"/>
    <w:rsid w:val="00CC1FEF"/>
    <w:rsid w:val="00CC2AC8"/>
    <w:rsid w:val="00CC2EB2"/>
    <w:rsid w:val="00CC3191"/>
    <w:rsid w:val="00CC3832"/>
    <w:rsid w:val="00CC3F5E"/>
    <w:rsid w:val="00CC40E6"/>
    <w:rsid w:val="00CC4710"/>
    <w:rsid w:val="00CC4993"/>
    <w:rsid w:val="00CC4D5A"/>
    <w:rsid w:val="00CC4EEC"/>
    <w:rsid w:val="00CC5149"/>
    <w:rsid w:val="00CC52EC"/>
    <w:rsid w:val="00CC5FDE"/>
    <w:rsid w:val="00CC6F18"/>
    <w:rsid w:val="00CC6FE6"/>
    <w:rsid w:val="00CC73F5"/>
    <w:rsid w:val="00CC7A2E"/>
    <w:rsid w:val="00CC7B27"/>
    <w:rsid w:val="00CD07AD"/>
    <w:rsid w:val="00CD0B98"/>
    <w:rsid w:val="00CD0CC8"/>
    <w:rsid w:val="00CD1026"/>
    <w:rsid w:val="00CD1332"/>
    <w:rsid w:val="00CD1CEA"/>
    <w:rsid w:val="00CD1D80"/>
    <w:rsid w:val="00CD307C"/>
    <w:rsid w:val="00CD37D8"/>
    <w:rsid w:val="00CD42BA"/>
    <w:rsid w:val="00CD4552"/>
    <w:rsid w:val="00CD4BB7"/>
    <w:rsid w:val="00CD4C71"/>
    <w:rsid w:val="00CD4FCA"/>
    <w:rsid w:val="00CD5007"/>
    <w:rsid w:val="00CD5220"/>
    <w:rsid w:val="00CD586A"/>
    <w:rsid w:val="00CD5BD1"/>
    <w:rsid w:val="00CD5DCC"/>
    <w:rsid w:val="00CD65E2"/>
    <w:rsid w:val="00CD6C9A"/>
    <w:rsid w:val="00CD6E32"/>
    <w:rsid w:val="00CD6FDE"/>
    <w:rsid w:val="00CE0A86"/>
    <w:rsid w:val="00CE0B72"/>
    <w:rsid w:val="00CE0DD2"/>
    <w:rsid w:val="00CE0DE4"/>
    <w:rsid w:val="00CE1391"/>
    <w:rsid w:val="00CE1902"/>
    <w:rsid w:val="00CE1B1C"/>
    <w:rsid w:val="00CE1DB5"/>
    <w:rsid w:val="00CE23D9"/>
    <w:rsid w:val="00CE257E"/>
    <w:rsid w:val="00CE2A53"/>
    <w:rsid w:val="00CE3925"/>
    <w:rsid w:val="00CE424F"/>
    <w:rsid w:val="00CE431F"/>
    <w:rsid w:val="00CE4360"/>
    <w:rsid w:val="00CE4753"/>
    <w:rsid w:val="00CE4DB4"/>
    <w:rsid w:val="00CE4F28"/>
    <w:rsid w:val="00CE5202"/>
    <w:rsid w:val="00CE5CCF"/>
    <w:rsid w:val="00CE6393"/>
    <w:rsid w:val="00CE63C9"/>
    <w:rsid w:val="00CE6714"/>
    <w:rsid w:val="00CE6720"/>
    <w:rsid w:val="00CE6723"/>
    <w:rsid w:val="00CE6820"/>
    <w:rsid w:val="00CE6BF9"/>
    <w:rsid w:val="00CE6D38"/>
    <w:rsid w:val="00CE7A5E"/>
    <w:rsid w:val="00CE7AF8"/>
    <w:rsid w:val="00CE7DD0"/>
    <w:rsid w:val="00CE7E05"/>
    <w:rsid w:val="00CF02EB"/>
    <w:rsid w:val="00CF0A36"/>
    <w:rsid w:val="00CF0E12"/>
    <w:rsid w:val="00CF14E1"/>
    <w:rsid w:val="00CF1BEB"/>
    <w:rsid w:val="00CF1D0E"/>
    <w:rsid w:val="00CF1FC8"/>
    <w:rsid w:val="00CF2C3B"/>
    <w:rsid w:val="00CF4773"/>
    <w:rsid w:val="00CF5241"/>
    <w:rsid w:val="00CF5605"/>
    <w:rsid w:val="00CF5705"/>
    <w:rsid w:val="00CF58FC"/>
    <w:rsid w:val="00CF5FBA"/>
    <w:rsid w:val="00CF6CE0"/>
    <w:rsid w:val="00CF6F33"/>
    <w:rsid w:val="00CF73ED"/>
    <w:rsid w:val="00CF76C9"/>
    <w:rsid w:val="00CF796A"/>
    <w:rsid w:val="00CF7BC5"/>
    <w:rsid w:val="00D0000F"/>
    <w:rsid w:val="00D00D6E"/>
    <w:rsid w:val="00D01B29"/>
    <w:rsid w:val="00D01B51"/>
    <w:rsid w:val="00D02BC3"/>
    <w:rsid w:val="00D03001"/>
    <w:rsid w:val="00D03198"/>
    <w:rsid w:val="00D032A5"/>
    <w:rsid w:val="00D039E7"/>
    <w:rsid w:val="00D04088"/>
    <w:rsid w:val="00D04762"/>
    <w:rsid w:val="00D04C97"/>
    <w:rsid w:val="00D04EA1"/>
    <w:rsid w:val="00D04F85"/>
    <w:rsid w:val="00D05078"/>
    <w:rsid w:val="00D0570D"/>
    <w:rsid w:val="00D05784"/>
    <w:rsid w:val="00D05A08"/>
    <w:rsid w:val="00D05E4F"/>
    <w:rsid w:val="00D05FB8"/>
    <w:rsid w:val="00D0620C"/>
    <w:rsid w:val="00D06290"/>
    <w:rsid w:val="00D06419"/>
    <w:rsid w:val="00D06D81"/>
    <w:rsid w:val="00D06F87"/>
    <w:rsid w:val="00D0713F"/>
    <w:rsid w:val="00D07339"/>
    <w:rsid w:val="00D07D97"/>
    <w:rsid w:val="00D10841"/>
    <w:rsid w:val="00D10D8F"/>
    <w:rsid w:val="00D111C1"/>
    <w:rsid w:val="00D11899"/>
    <w:rsid w:val="00D121BD"/>
    <w:rsid w:val="00D122B2"/>
    <w:rsid w:val="00D1246B"/>
    <w:rsid w:val="00D1297A"/>
    <w:rsid w:val="00D132E9"/>
    <w:rsid w:val="00D1389E"/>
    <w:rsid w:val="00D13AAA"/>
    <w:rsid w:val="00D13FAD"/>
    <w:rsid w:val="00D14048"/>
    <w:rsid w:val="00D15026"/>
    <w:rsid w:val="00D15CAA"/>
    <w:rsid w:val="00D16162"/>
    <w:rsid w:val="00D161F7"/>
    <w:rsid w:val="00D1698E"/>
    <w:rsid w:val="00D1781D"/>
    <w:rsid w:val="00D179A4"/>
    <w:rsid w:val="00D17F97"/>
    <w:rsid w:val="00D2020D"/>
    <w:rsid w:val="00D20BA1"/>
    <w:rsid w:val="00D21451"/>
    <w:rsid w:val="00D215A8"/>
    <w:rsid w:val="00D21D3B"/>
    <w:rsid w:val="00D21E03"/>
    <w:rsid w:val="00D221CA"/>
    <w:rsid w:val="00D227F1"/>
    <w:rsid w:val="00D22D3E"/>
    <w:rsid w:val="00D231F4"/>
    <w:rsid w:val="00D233E5"/>
    <w:rsid w:val="00D23AAB"/>
    <w:rsid w:val="00D23BA7"/>
    <w:rsid w:val="00D23CD2"/>
    <w:rsid w:val="00D23CF7"/>
    <w:rsid w:val="00D23EDF"/>
    <w:rsid w:val="00D23F9A"/>
    <w:rsid w:val="00D243F4"/>
    <w:rsid w:val="00D24BE4"/>
    <w:rsid w:val="00D24CFC"/>
    <w:rsid w:val="00D24EF5"/>
    <w:rsid w:val="00D2500F"/>
    <w:rsid w:val="00D2523E"/>
    <w:rsid w:val="00D26065"/>
    <w:rsid w:val="00D260F7"/>
    <w:rsid w:val="00D26758"/>
    <w:rsid w:val="00D268F2"/>
    <w:rsid w:val="00D26D59"/>
    <w:rsid w:val="00D2724E"/>
    <w:rsid w:val="00D2787C"/>
    <w:rsid w:val="00D307CE"/>
    <w:rsid w:val="00D30CBD"/>
    <w:rsid w:val="00D31051"/>
    <w:rsid w:val="00D3123D"/>
    <w:rsid w:val="00D312C5"/>
    <w:rsid w:val="00D3146A"/>
    <w:rsid w:val="00D31802"/>
    <w:rsid w:val="00D31855"/>
    <w:rsid w:val="00D31969"/>
    <w:rsid w:val="00D31D54"/>
    <w:rsid w:val="00D31E5C"/>
    <w:rsid w:val="00D31EBB"/>
    <w:rsid w:val="00D32166"/>
    <w:rsid w:val="00D32EEF"/>
    <w:rsid w:val="00D33057"/>
    <w:rsid w:val="00D3325E"/>
    <w:rsid w:val="00D33B30"/>
    <w:rsid w:val="00D33C3E"/>
    <w:rsid w:val="00D3433E"/>
    <w:rsid w:val="00D347A8"/>
    <w:rsid w:val="00D3493D"/>
    <w:rsid w:val="00D34BC4"/>
    <w:rsid w:val="00D34E3E"/>
    <w:rsid w:val="00D356FF"/>
    <w:rsid w:val="00D35A3F"/>
    <w:rsid w:val="00D35A87"/>
    <w:rsid w:val="00D35E09"/>
    <w:rsid w:val="00D363AB"/>
    <w:rsid w:val="00D36B44"/>
    <w:rsid w:val="00D36CAF"/>
    <w:rsid w:val="00D379B0"/>
    <w:rsid w:val="00D403E0"/>
    <w:rsid w:val="00D408BD"/>
    <w:rsid w:val="00D40C6B"/>
    <w:rsid w:val="00D40E95"/>
    <w:rsid w:val="00D40F65"/>
    <w:rsid w:val="00D41FF8"/>
    <w:rsid w:val="00D42740"/>
    <w:rsid w:val="00D42F84"/>
    <w:rsid w:val="00D43386"/>
    <w:rsid w:val="00D43470"/>
    <w:rsid w:val="00D4399A"/>
    <w:rsid w:val="00D43AE5"/>
    <w:rsid w:val="00D43EFB"/>
    <w:rsid w:val="00D447B1"/>
    <w:rsid w:val="00D4480C"/>
    <w:rsid w:val="00D44B00"/>
    <w:rsid w:val="00D44D91"/>
    <w:rsid w:val="00D44E50"/>
    <w:rsid w:val="00D44F94"/>
    <w:rsid w:val="00D45352"/>
    <w:rsid w:val="00D4577F"/>
    <w:rsid w:val="00D45CDE"/>
    <w:rsid w:val="00D469C3"/>
    <w:rsid w:val="00D46ABA"/>
    <w:rsid w:val="00D46ADB"/>
    <w:rsid w:val="00D46B44"/>
    <w:rsid w:val="00D47AAB"/>
    <w:rsid w:val="00D47FD6"/>
    <w:rsid w:val="00D50214"/>
    <w:rsid w:val="00D504D8"/>
    <w:rsid w:val="00D50712"/>
    <w:rsid w:val="00D5084A"/>
    <w:rsid w:val="00D509DC"/>
    <w:rsid w:val="00D50E21"/>
    <w:rsid w:val="00D51CFF"/>
    <w:rsid w:val="00D527B4"/>
    <w:rsid w:val="00D52D15"/>
    <w:rsid w:val="00D53B43"/>
    <w:rsid w:val="00D53D44"/>
    <w:rsid w:val="00D54C54"/>
    <w:rsid w:val="00D54C8F"/>
    <w:rsid w:val="00D55440"/>
    <w:rsid w:val="00D5557F"/>
    <w:rsid w:val="00D555C9"/>
    <w:rsid w:val="00D56359"/>
    <w:rsid w:val="00D56497"/>
    <w:rsid w:val="00D5667A"/>
    <w:rsid w:val="00D569F3"/>
    <w:rsid w:val="00D56BB9"/>
    <w:rsid w:val="00D56E04"/>
    <w:rsid w:val="00D56ED6"/>
    <w:rsid w:val="00D571AA"/>
    <w:rsid w:val="00D571FF"/>
    <w:rsid w:val="00D57310"/>
    <w:rsid w:val="00D6097C"/>
    <w:rsid w:val="00D61076"/>
    <w:rsid w:val="00D617BD"/>
    <w:rsid w:val="00D6201F"/>
    <w:rsid w:val="00D626BE"/>
    <w:rsid w:val="00D626C1"/>
    <w:rsid w:val="00D629C0"/>
    <w:rsid w:val="00D63000"/>
    <w:rsid w:val="00D630F9"/>
    <w:rsid w:val="00D63106"/>
    <w:rsid w:val="00D631BE"/>
    <w:rsid w:val="00D63396"/>
    <w:rsid w:val="00D638DE"/>
    <w:rsid w:val="00D63AB8"/>
    <w:rsid w:val="00D6435E"/>
    <w:rsid w:val="00D6484C"/>
    <w:rsid w:val="00D64EC9"/>
    <w:rsid w:val="00D65787"/>
    <w:rsid w:val="00D65BBE"/>
    <w:rsid w:val="00D65F03"/>
    <w:rsid w:val="00D65F5D"/>
    <w:rsid w:val="00D66961"/>
    <w:rsid w:val="00D66F69"/>
    <w:rsid w:val="00D673AD"/>
    <w:rsid w:val="00D67A13"/>
    <w:rsid w:val="00D708DD"/>
    <w:rsid w:val="00D70B43"/>
    <w:rsid w:val="00D70BB7"/>
    <w:rsid w:val="00D72632"/>
    <w:rsid w:val="00D72639"/>
    <w:rsid w:val="00D72CBB"/>
    <w:rsid w:val="00D737C2"/>
    <w:rsid w:val="00D73962"/>
    <w:rsid w:val="00D745BA"/>
    <w:rsid w:val="00D746F0"/>
    <w:rsid w:val="00D74EC9"/>
    <w:rsid w:val="00D7550D"/>
    <w:rsid w:val="00D75645"/>
    <w:rsid w:val="00D75F49"/>
    <w:rsid w:val="00D7647A"/>
    <w:rsid w:val="00D77243"/>
    <w:rsid w:val="00D77376"/>
    <w:rsid w:val="00D77C24"/>
    <w:rsid w:val="00D77D45"/>
    <w:rsid w:val="00D77D69"/>
    <w:rsid w:val="00D801A7"/>
    <w:rsid w:val="00D80B9E"/>
    <w:rsid w:val="00D812D5"/>
    <w:rsid w:val="00D815E2"/>
    <w:rsid w:val="00D817D4"/>
    <w:rsid w:val="00D81CBF"/>
    <w:rsid w:val="00D81D82"/>
    <w:rsid w:val="00D826FD"/>
    <w:rsid w:val="00D82DD2"/>
    <w:rsid w:val="00D8342A"/>
    <w:rsid w:val="00D84E68"/>
    <w:rsid w:val="00D84F9A"/>
    <w:rsid w:val="00D851EC"/>
    <w:rsid w:val="00D85BE2"/>
    <w:rsid w:val="00D8624E"/>
    <w:rsid w:val="00D86654"/>
    <w:rsid w:val="00D87C67"/>
    <w:rsid w:val="00D9047F"/>
    <w:rsid w:val="00D9070C"/>
    <w:rsid w:val="00D908AB"/>
    <w:rsid w:val="00D919B2"/>
    <w:rsid w:val="00D9214B"/>
    <w:rsid w:val="00D925F8"/>
    <w:rsid w:val="00D929B4"/>
    <w:rsid w:val="00D929E3"/>
    <w:rsid w:val="00D92BB2"/>
    <w:rsid w:val="00D92EA1"/>
    <w:rsid w:val="00D936D1"/>
    <w:rsid w:val="00D9378D"/>
    <w:rsid w:val="00D93F6F"/>
    <w:rsid w:val="00D94437"/>
    <w:rsid w:val="00D946E9"/>
    <w:rsid w:val="00D94C3C"/>
    <w:rsid w:val="00D9557C"/>
    <w:rsid w:val="00D96796"/>
    <w:rsid w:val="00D96851"/>
    <w:rsid w:val="00D968F7"/>
    <w:rsid w:val="00D96DC4"/>
    <w:rsid w:val="00D96DCC"/>
    <w:rsid w:val="00D97113"/>
    <w:rsid w:val="00D97505"/>
    <w:rsid w:val="00D976AE"/>
    <w:rsid w:val="00D979E5"/>
    <w:rsid w:val="00D97A64"/>
    <w:rsid w:val="00D97C05"/>
    <w:rsid w:val="00D97F63"/>
    <w:rsid w:val="00D97F8D"/>
    <w:rsid w:val="00DA0B0E"/>
    <w:rsid w:val="00DA1378"/>
    <w:rsid w:val="00DA1398"/>
    <w:rsid w:val="00DA139D"/>
    <w:rsid w:val="00DA1630"/>
    <w:rsid w:val="00DA16C9"/>
    <w:rsid w:val="00DA1945"/>
    <w:rsid w:val="00DA1E63"/>
    <w:rsid w:val="00DA2DCA"/>
    <w:rsid w:val="00DA30A7"/>
    <w:rsid w:val="00DA3F7F"/>
    <w:rsid w:val="00DA4BBE"/>
    <w:rsid w:val="00DA4EB2"/>
    <w:rsid w:val="00DA61AF"/>
    <w:rsid w:val="00DA6274"/>
    <w:rsid w:val="00DA6ADC"/>
    <w:rsid w:val="00DA6E81"/>
    <w:rsid w:val="00DA6FE5"/>
    <w:rsid w:val="00DA76AC"/>
    <w:rsid w:val="00DA7E31"/>
    <w:rsid w:val="00DA7FD3"/>
    <w:rsid w:val="00DB0639"/>
    <w:rsid w:val="00DB0F65"/>
    <w:rsid w:val="00DB1222"/>
    <w:rsid w:val="00DB1D77"/>
    <w:rsid w:val="00DB230A"/>
    <w:rsid w:val="00DB3958"/>
    <w:rsid w:val="00DB39A3"/>
    <w:rsid w:val="00DB3BFF"/>
    <w:rsid w:val="00DB4606"/>
    <w:rsid w:val="00DB480F"/>
    <w:rsid w:val="00DB532E"/>
    <w:rsid w:val="00DB552C"/>
    <w:rsid w:val="00DB570A"/>
    <w:rsid w:val="00DB6640"/>
    <w:rsid w:val="00DB6CBA"/>
    <w:rsid w:val="00DB71BA"/>
    <w:rsid w:val="00DB76BE"/>
    <w:rsid w:val="00DB7DFC"/>
    <w:rsid w:val="00DC05F9"/>
    <w:rsid w:val="00DC066A"/>
    <w:rsid w:val="00DC08E9"/>
    <w:rsid w:val="00DC0A26"/>
    <w:rsid w:val="00DC0CC0"/>
    <w:rsid w:val="00DC1106"/>
    <w:rsid w:val="00DC195B"/>
    <w:rsid w:val="00DC2134"/>
    <w:rsid w:val="00DC2142"/>
    <w:rsid w:val="00DC2333"/>
    <w:rsid w:val="00DC241B"/>
    <w:rsid w:val="00DC24B0"/>
    <w:rsid w:val="00DC2FC7"/>
    <w:rsid w:val="00DC3430"/>
    <w:rsid w:val="00DC416C"/>
    <w:rsid w:val="00DC4429"/>
    <w:rsid w:val="00DC4461"/>
    <w:rsid w:val="00DC4B81"/>
    <w:rsid w:val="00DC4BA3"/>
    <w:rsid w:val="00DC4BF4"/>
    <w:rsid w:val="00DC520C"/>
    <w:rsid w:val="00DC529E"/>
    <w:rsid w:val="00DC55EB"/>
    <w:rsid w:val="00DC5D60"/>
    <w:rsid w:val="00DC6B18"/>
    <w:rsid w:val="00DC73A3"/>
    <w:rsid w:val="00DC7780"/>
    <w:rsid w:val="00DC7C4E"/>
    <w:rsid w:val="00DC7C7D"/>
    <w:rsid w:val="00DD042D"/>
    <w:rsid w:val="00DD0743"/>
    <w:rsid w:val="00DD0F0B"/>
    <w:rsid w:val="00DD1119"/>
    <w:rsid w:val="00DD14CD"/>
    <w:rsid w:val="00DD246C"/>
    <w:rsid w:val="00DD2765"/>
    <w:rsid w:val="00DD2D52"/>
    <w:rsid w:val="00DD3566"/>
    <w:rsid w:val="00DD3666"/>
    <w:rsid w:val="00DD3713"/>
    <w:rsid w:val="00DD389B"/>
    <w:rsid w:val="00DD3A03"/>
    <w:rsid w:val="00DD446A"/>
    <w:rsid w:val="00DD4715"/>
    <w:rsid w:val="00DD4816"/>
    <w:rsid w:val="00DD4D75"/>
    <w:rsid w:val="00DD4E23"/>
    <w:rsid w:val="00DD551C"/>
    <w:rsid w:val="00DD5CB3"/>
    <w:rsid w:val="00DD5CD7"/>
    <w:rsid w:val="00DD6C36"/>
    <w:rsid w:val="00DD75BA"/>
    <w:rsid w:val="00DD7B3F"/>
    <w:rsid w:val="00DE10E7"/>
    <w:rsid w:val="00DE157E"/>
    <w:rsid w:val="00DE158E"/>
    <w:rsid w:val="00DE1C63"/>
    <w:rsid w:val="00DE3C92"/>
    <w:rsid w:val="00DE409D"/>
    <w:rsid w:val="00DE519A"/>
    <w:rsid w:val="00DE5536"/>
    <w:rsid w:val="00DE64FF"/>
    <w:rsid w:val="00DE746E"/>
    <w:rsid w:val="00DE77B3"/>
    <w:rsid w:val="00DE7E42"/>
    <w:rsid w:val="00DF03FB"/>
    <w:rsid w:val="00DF07A0"/>
    <w:rsid w:val="00DF1060"/>
    <w:rsid w:val="00DF10F5"/>
    <w:rsid w:val="00DF1300"/>
    <w:rsid w:val="00DF1434"/>
    <w:rsid w:val="00DF158A"/>
    <w:rsid w:val="00DF1802"/>
    <w:rsid w:val="00DF27E0"/>
    <w:rsid w:val="00DF2DE7"/>
    <w:rsid w:val="00DF3D54"/>
    <w:rsid w:val="00DF4370"/>
    <w:rsid w:val="00DF4A00"/>
    <w:rsid w:val="00DF54F8"/>
    <w:rsid w:val="00DF5BF1"/>
    <w:rsid w:val="00DF5DAD"/>
    <w:rsid w:val="00DF629A"/>
    <w:rsid w:val="00DF65D6"/>
    <w:rsid w:val="00DF67CD"/>
    <w:rsid w:val="00DF792F"/>
    <w:rsid w:val="00E005AD"/>
    <w:rsid w:val="00E006EC"/>
    <w:rsid w:val="00E0071F"/>
    <w:rsid w:val="00E007CB"/>
    <w:rsid w:val="00E00B5D"/>
    <w:rsid w:val="00E00F63"/>
    <w:rsid w:val="00E0143A"/>
    <w:rsid w:val="00E017CD"/>
    <w:rsid w:val="00E0245B"/>
    <w:rsid w:val="00E025EE"/>
    <w:rsid w:val="00E0292C"/>
    <w:rsid w:val="00E02BBC"/>
    <w:rsid w:val="00E0373C"/>
    <w:rsid w:val="00E03A59"/>
    <w:rsid w:val="00E03A8E"/>
    <w:rsid w:val="00E0450E"/>
    <w:rsid w:val="00E04BAF"/>
    <w:rsid w:val="00E05A75"/>
    <w:rsid w:val="00E06174"/>
    <w:rsid w:val="00E067A5"/>
    <w:rsid w:val="00E068A2"/>
    <w:rsid w:val="00E06B52"/>
    <w:rsid w:val="00E06FD6"/>
    <w:rsid w:val="00E0779D"/>
    <w:rsid w:val="00E07D7B"/>
    <w:rsid w:val="00E07F66"/>
    <w:rsid w:val="00E1008D"/>
    <w:rsid w:val="00E1043D"/>
    <w:rsid w:val="00E106A1"/>
    <w:rsid w:val="00E10A0C"/>
    <w:rsid w:val="00E10BC9"/>
    <w:rsid w:val="00E11546"/>
    <w:rsid w:val="00E11AF8"/>
    <w:rsid w:val="00E128DA"/>
    <w:rsid w:val="00E12BCD"/>
    <w:rsid w:val="00E13170"/>
    <w:rsid w:val="00E1321A"/>
    <w:rsid w:val="00E133EE"/>
    <w:rsid w:val="00E13B39"/>
    <w:rsid w:val="00E141B2"/>
    <w:rsid w:val="00E14648"/>
    <w:rsid w:val="00E14E9C"/>
    <w:rsid w:val="00E155FC"/>
    <w:rsid w:val="00E15803"/>
    <w:rsid w:val="00E15E8C"/>
    <w:rsid w:val="00E162ED"/>
    <w:rsid w:val="00E16406"/>
    <w:rsid w:val="00E169CA"/>
    <w:rsid w:val="00E16D2A"/>
    <w:rsid w:val="00E16E22"/>
    <w:rsid w:val="00E17400"/>
    <w:rsid w:val="00E17452"/>
    <w:rsid w:val="00E17545"/>
    <w:rsid w:val="00E205AC"/>
    <w:rsid w:val="00E20BD0"/>
    <w:rsid w:val="00E20DDA"/>
    <w:rsid w:val="00E20F38"/>
    <w:rsid w:val="00E21192"/>
    <w:rsid w:val="00E217E1"/>
    <w:rsid w:val="00E21B7E"/>
    <w:rsid w:val="00E21C09"/>
    <w:rsid w:val="00E221A8"/>
    <w:rsid w:val="00E224CD"/>
    <w:rsid w:val="00E233AE"/>
    <w:rsid w:val="00E23936"/>
    <w:rsid w:val="00E23A3E"/>
    <w:rsid w:val="00E23C68"/>
    <w:rsid w:val="00E24B70"/>
    <w:rsid w:val="00E25074"/>
    <w:rsid w:val="00E25243"/>
    <w:rsid w:val="00E2589E"/>
    <w:rsid w:val="00E25B1A"/>
    <w:rsid w:val="00E26279"/>
    <w:rsid w:val="00E270E0"/>
    <w:rsid w:val="00E2740D"/>
    <w:rsid w:val="00E276FF"/>
    <w:rsid w:val="00E27DB9"/>
    <w:rsid w:val="00E27E49"/>
    <w:rsid w:val="00E30693"/>
    <w:rsid w:val="00E309B7"/>
    <w:rsid w:val="00E30A25"/>
    <w:rsid w:val="00E30ABA"/>
    <w:rsid w:val="00E30E2B"/>
    <w:rsid w:val="00E31ABA"/>
    <w:rsid w:val="00E31FF2"/>
    <w:rsid w:val="00E3207F"/>
    <w:rsid w:val="00E3209C"/>
    <w:rsid w:val="00E3248D"/>
    <w:rsid w:val="00E32A5C"/>
    <w:rsid w:val="00E32BF6"/>
    <w:rsid w:val="00E33588"/>
    <w:rsid w:val="00E33B8F"/>
    <w:rsid w:val="00E33DF6"/>
    <w:rsid w:val="00E34929"/>
    <w:rsid w:val="00E34B65"/>
    <w:rsid w:val="00E353A3"/>
    <w:rsid w:val="00E36618"/>
    <w:rsid w:val="00E36D65"/>
    <w:rsid w:val="00E36E98"/>
    <w:rsid w:val="00E374EF"/>
    <w:rsid w:val="00E376D9"/>
    <w:rsid w:val="00E40297"/>
    <w:rsid w:val="00E40374"/>
    <w:rsid w:val="00E4048C"/>
    <w:rsid w:val="00E405FC"/>
    <w:rsid w:val="00E41186"/>
    <w:rsid w:val="00E41376"/>
    <w:rsid w:val="00E4161B"/>
    <w:rsid w:val="00E41766"/>
    <w:rsid w:val="00E418E3"/>
    <w:rsid w:val="00E4243D"/>
    <w:rsid w:val="00E42A87"/>
    <w:rsid w:val="00E42C89"/>
    <w:rsid w:val="00E42D38"/>
    <w:rsid w:val="00E44A50"/>
    <w:rsid w:val="00E44DF3"/>
    <w:rsid w:val="00E45FF6"/>
    <w:rsid w:val="00E46958"/>
    <w:rsid w:val="00E46DDC"/>
    <w:rsid w:val="00E4717A"/>
    <w:rsid w:val="00E4730C"/>
    <w:rsid w:val="00E473EC"/>
    <w:rsid w:val="00E50194"/>
    <w:rsid w:val="00E50577"/>
    <w:rsid w:val="00E51031"/>
    <w:rsid w:val="00E513D1"/>
    <w:rsid w:val="00E517D3"/>
    <w:rsid w:val="00E51AC6"/>
    <w:rsid w:val="00E51F17"/>
    <w:rsid w:val="00E51F9F"/>
    <w:rsid w:val="00E5221E"/>
    <w:rsid w:val="00E5311C"/>
    <w:rsid w:val="00E533CF"/>
    <w:rsid w:val="00E53412"/>
    <w:rsid w:val="00E538E6"/>
    <w:rsid w:val="00E53909"/>
    <w:rsid w:val="00E539AB"/>
    <w:rsid w:val="00E53B28"/>
    <w:rsid w:val="00E53DA8"/>
    <w:rsid w:val="00E548B9"/>
    <w:rsid w:val="00E54E63"/>
    <w:rsid w:val="00E54E8E"/>
    <w:rsid w:val="00E54F2F"/>
    <w:rsid w:val="00E5541F"/>
    <w:rsid w:val="00E554E0"/>
    <w:rsid w:val="00E557D2"/>
    <w:rsid w:val="00E558DA"/>
    <w:rsid w:val="00E55C5B"/>
    <w:rsid w:val="00E55C61"/>
    <w:rsid w:val="00E55CAD"/>
    <w:rsid w:val="00E574E0"/>
    <w:rsid w:val="00E57932"/>
    <w:rsid w:val="00E57933"/>
    <w:rsid w:val="00E603EA"/>
    <w:rsid w:val="00E606FD"/>
    <w:rsid w:val="00E60A46"/>
    <w:rsid w:val="00E612E0"/>
    <w:rsid w:val="00E61350"/>
    <w:rsid w:val="00E6158A"/>
    <w:rsid w:val="00E619D6"/>
    <w:rsid w:val="00E61CF9"/>
    <w:rsid w:val="00E62057"/>
    <w:rsid w:val="00E62150"/>
    <w:rsid w:val="00E62476"/>
    <w:rsid w:val="00E6273F"/>
    <w:rsid w:val="00E627AC"/>
    <w:rsid w:val="00E629D1"/>
    <w:rsid w:val="00E6300B"/>
    <w:rsid w:val="00E63157"/>
    <w:rsid w:val="00E6334E"/>
    <w:rsid w:val="00E6350E"/>
    <w:rsid w:val="00E639AF"/>
    <w:rsid w:val="00E646E2"/>
    <w:rsid w:val="00E649B0"/>
    <w:rsid w:val="00E64B5F"/>
    <w:rsid w:val="00E64E61"/>
    <w:rsid w:val="00E651C9"/>
    <w:rsid w:val="00E65B7E"/>
    <w:rsid w:val="00E65D40"/>
    <w:rsid w:val="00E6694D"/>
    <w:rsid w:val="00E66BAE"/>
    <w:rsid w:val="00E66DB6"/>
    <w:rsid w:val="00E6730D"/>
    <w:rsid w:val="00E675AC"/>
    <w:rsid w:val="00E67628"/>
    <w:rsid w:val="00E676DA"/>
    <w:rsid w:val="00E707A8"/>
    <w:rsid w:val="00E708EC"/>
    <w:rsid w:val="00E70B14"/>
    <w:rsid w:val="00E711A9"/>
    <w:rsid w:val="00E7181F"/>
    <w:rsid w:val="00E719E3"/>
    <w:rsid w:val="00E72452"/>
    <w:rsid w:val="00E72572"/>
    <w:rsid w:val="00E72840"/>
    <w:rsid w:val="00E72883"/>
    <w:rsid w:val="00E735A5"/>
    <w:rsid w:val="00E736DA"/>
    <w:rsid w:val="00E73813"/>
    <w:rsid w:val="00E7397A"/>
    <w:rsid w:val="00E743DE"/>
    <w:rsid w:val="00E744B1"/>
    <w:rsid w:val="00E74D78"/>
    <w:rsid w:val="00E74F4C"/>
    <w:rsid w:val="00E75048"/>
    <w:rsid w:val="00E75468"/>
    <w:rsid w:val="00E75571"/>
    <w:rsid w:val="00E75FF4"/>
    <w:rsid w:val="00E76184"/>
    <w:rsid w:val="00E76594"/>
    <w:rsid w:val="00E76672"/>
    <w:rsid w:val="00E767B2"/>
    <w:rsid w:val="00E76874"/>
    <w:rsid w:val="00E76CA9"/>
    <w:rsid w:val="00E76E4A"/>
    <w:rsid w:val="00E77349"/>
    <w:rsid w:val="00E777D4"/>
    <w:rsid w:val="00E80777"/>
    <w:rsid w:val="00E8087A"/>
    <w:rsid w:val="00E80B61"/>
    <w:rsid w:val="00E80BA8"/>
    <w:rsid w:val="00E80D3B"/>
    <w:rsid w:val="00E80E9E"/>
    <w:rsid w:val="00E80FA4"/>
    <w:rsid w:val="00E814D6"/>
    <w:rsid w:val="00E821C4"/>
    <w:rsid w:val="00E82786"/>
    <w:rsid w:val="00E83035"/>
    <w:rsid w:val="00E83D4E"/>
    <w:rsid w:val="00E844B5"/>
    <w:rsid w:val="00E845E0"/>
    <w:rsid w:val="00E848D6"/>
    <w:rsid w:val="00E84EB8"/>
    <w:rsid w:val="00E84F53"/>
    <w:rsid w:val="00E852AF"/>
    <w:rsid w:val="00E85A45"/>
    <w:rsid w:val="00E861D2"/>
    <w:rsid w:val="00E86386"/>
    <w:rsid w:val="00E8672D"/>
    <w:rsid w:val="00E86B1F"/>
    <w:rsid w:val="00E86D0D"/>
    <w:rsid w:val="00E86F4B"/>
    <w:rsid w:val="00E87671"/>
    <w:rsid w:val="00E87DEE"/>
    <w:rsid w:val="00E9026E"/>
    <w:rsid w:val="00E908AF"/>
    <w:rsid w:val="00E90E05"/>
    <w:rsid w:val="00E90F02"/>
    <w:rsid w:val="00E912D2"/>
    <w:rsid w:val="00E9137C"/>
    <w:rsid w:val="00E913FE"/>
    <w:rsid w:val="00E91817"/>
    <w:rsid w:val="00E91E7D"/>
    <w:rsid w:val="00E92887"/>
    <w:rsid w:val="00E92B6C"/>
    <w:rsid w:val="00E92D8E"/>
    <w:rsid w:val="00E92EAC"/>
    <w:rsid w:val="00E9319F"/>
    <w:rsid w:val="00E932D8"/>
    <w:rsid w:val="00E93D43"/>
    <w:rsid w:val="00E941C8"/>
    <w:rsid w:val="00E94B50"/>
    <w:rsid w:val="00E94BA8"/>
    <w:rsid w:val="00E94C74"/>
    <w:rsid w:val="00E95092"/>
    <w:rsid w:val="00E96AA1"/>
    <w:rsid w:val="00E978FA"/>
    <w:rsid w:val="00E97F40"/>
    <w:rsid w:val="00EA0395"/>
    <w:rsid w:val="00EA03F5"/>
    <w:rsid w:val="00EA131B"/>
    <w:rsid w:val="00EA15B5"/>
    <w:rsid w:val="00EA1803"/>
    <w:rsid w:val="00EA1ABD"/>
    <w:rsid w:val="00EA1C26"/>
    <w:rsid w:val="00EA1CB6"/>
    <w:rsid w:val="00EA23E4"/>
    <w:rsid w:val="00EA244E"/>
    <w:rsid w:val="00EA2811"/>
    <w:rsid w:val="00EA297D"/>
    <w:rsid w:val="00EA29B6"/>
    <w:rsid w:val="00EA2D55"/>
    <w:rsid w:val="00EA354D"/>
    <w:rsid w:val="00EA36D5"/>
    <w:rsid w:val="00EA3767"/>
    <w:rsid w:val="00EA4437"/>
    <w:rsid w:val="00EA52F8"/>
    <w:rsid w:val="00EA55D5"/>
    <w:rsid w:val="00EA5666"/>
    <w:rsid w:val="00EA5A7A"/>
    <w:rsid w:val="00EA67D2"/>
    <w:rsid w:val="00EA68EB"/>
    <w:rsid w:val="00EA6A73"/>
    <w:rsid w:val="00EA6E58"/>
    <w:rsid w:val="00EA7094"/>
    <w:rsid w:val="00EA77BA"/>
    <w:rsid w:val="00EA78BB"/>
    <w:rsid w:val="00EA7BE7"/>
    <w:rsid w:val="00EB0453"/>
    <w:rsid w:val="00EB05C2"/>
    <w:rsid w:val="00EB090F"/>
    <w:rsid w:val="00EB0D69"/>
    <w:rsid w:val="00EB10D8"/>
    <w:rsid w:val="00EB1469"/>
    <w:rsid w:val="00EB1BAF"/>
    <w:rsid w:val="00EB1C83"/>
    <w:rsid w:val="00EB20DD"/>
    <w:rsid w:val="00EB222C"/>
    <w:rsid w:val="00EB33A1"/>
    <w:rsid w:val="00EB392D"/>
    <w:rsid w:val="00EB4150"/>
    <w:rsid w:val="00EB4522"/>
    <w:rsid w:val="00EB4A4A"/>
    <w:rsid w:val="00EB4C2D"/>
    <w:rsid w:val="00EB4C90"/>
    <w:rsid w:val="00EB4EAA"/>
    <w:rsid w:val="00EB4EB5"/>
    <w:rsid w:val="00EB50EF"/>
    <w:rsid w:val="00EB52C0"/>
    <w:rsid w:val="00EB553C"/>
    <w:rsid w:val="00EB59D4"/>
    <w:rsid w:val="00EB5E11"/>
    <w:rsid w:val="00EB64FA"/>
    <w:rsid w:val="00EB666B"/>
    <w:rsid w:val="00EB6695"/>
    <w:rsid w:val="00EB6899"/>
    <w:rsid w:val="00EB6C0A"/>
    <w:rsid w:val="00EB6CC3"/>
    <w:rsid w:val="00EB6DAF"/>
    <w:rsid w:val="00EB7347"/>
    <w:rsid w:val="00EB7D7F"/>
    <w:rsid w:val="00EC08A3"/>
    <w:rsid w:val="00EC1228"/>
    <w:rsid w:val="00EC13F9"/>
    <w:rsid w:val="00EC18CE"/>
    <w:rsid w:val="00EC2550"/>
    <w:rsid w:val="00EC26FE"/>
    <w:rsid w:val="00EC2AF3"/>
    <w:rsid w:val="00EC3662"/>
    <w:rsid w:val="00EC370A"/>
    <w:rsid w:val="00EC3758"/>
    <w:rsid w:val="00EC3A8D"/>
    <w:rsid w:val="00EC3C48"/>
    <w:rsid w:val="00EC3C92"/>
    <w:rsid w:val="00EC3DE7"/>
    <w:rsid w:val="00EC4383"/>
    <w:rsid w:val="00EC4482"/>
    <w:rsid w:val="00EC45E8"/>
    <w:rsid w:val="00EC46AA"/>
    <w:rsid w:val="00EC55F5"/>
    <w:rsid w:val="00EC5608"/>
    <w:rsid w:val="00EC59F0"/>
    <w:rsid w:val="00EC62A9"/>
    <w:rsid w:val="00EC65E4"/>
    <w:rsid w:val="00EC681C"/>
    <w:rsid w:val="00EC6A19"/>
    <w:rsid w:val="00EC6A23"/>
    <w:rsid w:val="00EC7C8C"/>
    <w:rsid w:val="00EC7CF5"/>
    <w:rsid w:val="00EC7DCF"/>
    <w:rsid w:val="00ED02B4"/>
    <w:rsid w:val="00ED0332"/>
    <w:rsid w:val="00ED056B"/>
    <w:rsid w:val="00ED07A4"/>
    <w:rsid w:val="00ED09A6"/>
    <w:rsid w:val="00ED0ED0"/>
    <w:rsid w:val="00ED0F8C"/>
    <w:rsid w:val="00ED112C"/>
    <w:rsid w:val="00ED1134"/>
    <w:rsid w:val="00ED12CD"/>
    <w:rsid w:val="00ED2521"/>
    <w:rsid w:val="00ED26FC"/>
    <w:rsid w:val="00ED2A7F"/>
    <w:rsid w:val="00ED2CC3"/>
    <w:rsid w:val="00ED3009"/>
    <w:rsid w:val="00ED339B"/>
    <w:rsid w:val="00ED3D9B"/>
    <w:rsid w:val="00ED4B12"/>
    <w:rsid w:val="00ED56AC"/>
    <w:rsid w:val="00ED5884"/>
    <w:rsid w:val="00ED6251"/>
    <w:rsid w:val="00ED6A59"/>
    <w:rsid w:val="00ED6B2C"/>
    <w:rsid w:val="00ED6EF8"/>
    <w:rsid w:val="00ED712D"/>
    <w:rsid w:val="00ED7230"/>
    <w:rsid w:val="00ED74E5"/>
    <w:rsid w:val="00ED7B1E"/>
    <w:rsid w:val="00ED7B2E"/>
    <w:rsid w:val="00ED7BE3"/>
    <w:rsid w:val="00ED7E90"/>
    <w:rsid w:val="00ED7EEA"/>
    <w:rsid w:val="00EE06D2"/>
    <w:rsid w:val="00EE0844"/>
    <w:rsid w:val="00EE0FE2"/>
    <w:rsid w:val="00EE1126"/>
    <w:rsid w:val="00EE138F"/>
    <w:rsid w:val="00EE1DAA"/>
    <w:rsid w:val="00EE1F80"/>
    <w:rsid w:val="00EE2548"/>
    <w:rsid w:val="00EE2740"/>
    <w:rsid w:val="00EE2956"/>
    <w:rsid w:val="00EE367B"/>
    <w:rsid w:val="00EE36A5"/>
    <w:rsid w:val="00EE389D"/>
    <w:rsid w:val="00EE3C08"/>
    <w:rsid w:val="00EE3D78"/>
    <w:rsid w:val="00EE446A"/>
    <w:rsid w:val="00EE463B"/>
    <w:rsid w:val="00EE4A73"/>
    <w:rsid w:val="00EE4EE8"/>
    <w:rsid w:val="00EE5320"/>
    <w:rsid w:val="00EE58C6"/>
    <w:rsid w:val="00EE60E4"/>
    <w:rsid w:val="00EE6DB1"/>
    <w:rsid w:val="00EE7AFC"/>
    <w:rsid w:val="00EE7CDE"/>
    <w:rsid w:val="00EF017C"/>
    <w:rsid w:val="00EF09C5"/>
    <w:rsid w:val="00EF0A80"/>
    <w:rsid w:val="00EF0B07"/>
    <w:rsid w:val="00EF0B2E"/>
    <w:rsid w:val="00EF0B59"/>
    <w:rsid w:val="00EF0D9C"/>
    <w:rsid w:val="00EF0DA2"/>
    <w:rsid w:val="00EF1027"/>
    <w:rsid w:val="00EF104C"/>
    <w:rsid w:val="00EF1077"/>
    <w:rsid w:val="00EF11AD"/>
    <w:rsid w:val="00EF11D0"/>
    <w:rsid w:val="00EF13F0"/>
    <w:rsid w:val="00EF2943"/>
    <w:rsid w:val="00EF29F2"/>
    <w:rsid w:val="00EF33AC"/>
    <w:rsid w:val="00EF3E28"/>
    <w:rsid w:val="00EF447A"/>
    <w:rsid w:val="00EF4495"/>
    <w:rsid w:val="00EF4A0E"/>
    <w:rsid w:val="00EF4B0A"/>
    <w:rsid w:val="00EF4C78"/>
    <w:rsid w:val="00EF52BB"/>
    <w:rsid w:val="00EF52F5"/>
    <w:rsid w:val="00EF551E"/>
    <w:rsid w:val="00EF5F77"/>
    <w:rsid w:val="00EF6CF1"/>
    <w:rsid w:val="00EF6E6A"/>
    <w:rsid w:val="00EF76D5"/>
    <w:rsid w:val="00EF79F7"/>
    <w:rsid w:val="00EF7A1E"/>
    <w:rsid w:val="00F000A1"/>
    <w:rsid w:val="00F007F3"/>
    <w:rsid w:val="00F00946"/>
    <w:rsid w:val="00F00A9F"/>
    <w:rsid w:val="00F00B7B"/>
    <w:rsid w:val="00F012D9"/>
    <w:rsid w:val="00F015F3"/>
    <w:rsid w:val="00F02B61"/>
    <w:rsid w:val="00F02CD3"/>
    <w:rsid w:val="00F03285"/>
    <w:rsid w:val="00F038E4"/>
    <w:rsid w:val="00F0450F"/>
    <w:rsid w:val="00F04679"/>
    <w:rsid w:val="00F04849"/>
    <w:rsid w:val="00F04CA3"/>
    <w:rsid w:val="00F04E44"/>
    <w:rsid w:val="00F050E5"/>
    <w:rsid w:val="00F060A4"/>
    <w:rsid w:val="00F06446"/>
    <w:rsid w:val="00F06816"/>
    <w:rsid w:val="00F06AF5"/>
    <w:rsid w:val="00F076E8"/>
    <w:rsid w:val="00F079C0"/>
    <w:rsid w:val="00F107CB"/>
    <w:rsid w:val="00F10DAE"/>
    <w:rsid w:val="00F10DD3"/>
    <w:rsid w:val="00F11494"/>
    <w:rsid w:val="00F114A1"/>
    <w:rsid w:val="00F11525"/>
    <w:rsid w:val="00F11E0A"/>
    <w:rsid w:val="00F11E35"/>
    <w:rsid w:val="00F12C88"/>
    <w:rsid w:val="00F12D35"/>
    <w:rsid w:val="00F12E93"/>
    <w:rsid w:val="00F13047"/>
    <w:rsid w:val="00F1355C"/>
    <w:rsid w:val="00F13901"/>
    <w:rsid w:val="00F144DC"/>
    <w:rsid w:val="00F149D4"/>
    <w:rsid w:val="00F14D60"/>
    <w:rsid w:val="00F14F27"/>
    <w:rsid w:val="00F154FF"/>
    <w:rsid w:val="00F1603C"/>
    <w:rsid w:val="00F162E1"/>
    <w:rsid w:val="00F16402"/>
    <w:rsid w:val="00F16871"/>
    <w:rsid w:val="00F17561"/>
    <w:rsid w:val="00F17956"/>
    <w:rsid w:val="00F17A58"/>
    <w:rsid w:val="00F17A5C"/>
    <w:rsid w:val="00F17CA3"/>
    <w:rsid w:val="00F17CAC"/>
    <w:rsid w:val="00F20116"/>
    <w:rsid w:val="00F210EE"/>
    <w:rsid w:val="00F2147F"/>
    <w:rsid w:val="00F22A1B"/>
    <w:rsid w:val="00F22B68"/>
    <w:rsid w:val="00F236C6"/>
    <w:rsid w:val="00F2388D"/>
    <w:rsid w:val="00F23A40"/>
    <w:rsid w:val="00F23AD6"/>
    <w:rsid w:val="00F23EBD"/>
    <w:rsid w:val="00F2420A"/>
    <w:rsid w:val="00F243DE"/>
    <w:rsid w:val="00F2475B"/>
    <w:rsid w:val="00F24895"/>
    <w:rsid w:val="00F24B34"/>
    <w:rsid w:val="00F24B4D"/>
    <w:rsid w:val="00F24E08"/>
    <w:rsid w:val="00F251AE"/>
    <w:rsid w:val="00F254E1"/>
    <w:rsid w:val="00F25851"/>
    <w:rsid w:val="00F260CD"/>
    <w:rsid w:val="00F26755"/>
    <w:rsid w:val="00F2694C"/>
    <w:rsid w:val="00F279A4"/>
    <w:rsid w:val="00F27B17"/>
    <w:rsid w:val="00F300A4"/>
    <w:rsid w:val="00F301BC"/>
    <w:rsid w:val="00F304B7"/>
    <w:rsid w:val="00F3070E"/>
    <w:rsid w:val="00F30967"/>
    <w:rsid w:val="00F30C42"/>
    <w:rsid w:val="00F31937"/>
    <w:rsid w:val="00F32089"/>
    <w:rsid w:val="00F32405"/>
    <w:rsid w:val="00F32681"/>
    <w:rsid w:val="00F326E8"/>
    <w:rsid w:val="00F32C9B"/>
    <w:rsid w:val="00F32F73"/>
    <w:rsid w:val="00F334E8"/>
    <w:rsid w:val="00F33E0C"/>
    <w:rsid w:val="00F34511"/>
    <w:rsid w:val="00F348D8"/>
    <w:rsid w:val="00F34D38"/>
    <w:rsid w:val="00F34F60"/>
    <w:rsid w:val="00F35318"/>
    <w:rsid w:val="00F3558A"/>
    <w:rsid w:val="00F359A4"/>
    <w:rsid w:val="00F35F55"/>
    <w:rsid w:val="00F365FC"/>
    <w:rsid w:val="00F37210"/>
    <w:rsid w:val="00F37475"/>
    <w:rsid w:val="00F405A0"/>
    <w:rsid w:val="00F4076A"/>
    <w:rsid w:val="00F40BAA"/>
    <w:rsid w:val="00F40EEF"/>
    <w:rsid w:val="00F41648"/>
    <w:rsid w:val="00F41771"/>
    <w:rsid w:val="00F4193A"/>
    <w:rsid w:val="00F4219B"/>
    <w:rsid w:val="00F427BD"/>
    <w:rsid w:val="00F4286E"/>
    <w:rsid w:val="00F43650"/>
    <w:rsid w:val="00F449F6"/>
    <w:rsid w:val="00F44B2C"/>
    <w:rsid w:val="00F44CB4"/>
    <w:rsid w:val="00F44F1E"/>
    <w:rsid w:val="00F459FA"/>
    <w:rsid w:val="00F46215"/>
    <w:rsid w:val="00F463D6"/>
    <w:rsid w:val="00F467CA"/>
    <w:rsid w:val="00F46B0D"/>
    <w:rsid w:val="00F46BD7"/>
    <w:rsid w:val="00F47522"/>
    <w:rsid w:val="00F47719"/>
    <w:rsid w:val="00F47C82"/>
    <w:rsid w:val="00F501AC"/>
    <w:rsid w:val="00F50684"/>
    <w:rsid w:val="00F506E4"/>
    <w:rsid w:val="00F50869"/>
    <w:rsid w:val="00F50B5A"/>
    <w:rsid w:val="00F50FD8"/>
    <w:rsid w:val="00F511BF"/>
    <w:rsid w:val="00F515F2"/>
    <w:rsid w:val="00F5190D"/>
    <w:rsid w:val="00F51950"/>
    <w:rsid w:val="00F526C9"/>
    <w:rsid w:val="00F52A3E"/>
    <w:rsid w:val="00F52BE0"/>
    <w:rsid w:val="00F52CFA"/>
    <w:rsid w:val="00F534ED"/>
    <w:rsid w:val="00F538FB"/>
    <w:rsid w:val="00F53C1C"/>
    <w:rsid w:val="00F5437D"/>
    <w:rsid w:val="00F54B60"/>
    <w:rsid w:val="00F55232"/>
    <w:rsid w:val="00F565F8"/>
    <w:rsid w:val="00F56C67"/>
    <w:rsid w:val="00F57061"/>
    <w:rsid w:val="00F57422"/>
    <w:rsid w:val="00F57B3A"/>
    <w:rsid w:val="00F57D82"/>
    <w:rsid w:val="00F57FB2"/>
    <w:rsid w:val="00F6006A"/>
    <w:rsid w:val="00F60A15"/>
    <w:rsid w:val="00F60E98"/>
    <w:rsid w:val="00F6190D"/>
    <w:rsid w:val="00F6193A"/>
    <w:rsid w:val="00F61FD1"/>
    <w:rsid w:val="00F62C29"/>
    <w:rsid w:val="00F62C39"/>
    <w:rsid w:val="00F62F2C"/>
    <w:rsid w:val="00F63226"/>
    <w:rsid w:val="00F63827"/>
    <w:rsid w:val="00F641BA"/>
    <w:rsid w:val="00F64FDD"/>
    <w:rsid w:val="00F65277"/>
    <w:rsid w:val="00F656D6"/>
    <w:rsid w:val="00F6591A"/>
    <w:rsid w:val="00F6598E"/>
    <w:rsid w:val="00F662DB"/>
    <w:rsid w:val="00F67B7D"/>
    <w:rsid w:val="00F67F35"/>
    <w:rsid w:val="00F7000C"/>
    <w:rsid w:val="00F7016B"/>
    <w:rsid w:val="00F70631"/>
    <w:rsid w:val="00F70758"/>
    <w:rsid w:val="00F70D90"/>
    <w:rsid w:val="00F72672"/>
    <w:rsid w:val="00F72744"/>
    <w:rsid w:val="00F730AC"/>
    <w:rsid w:val="00F73111"/>
    <w:rsid w:val="00F73189"/>
    <w:rsid w:val="00F73B5D"/>
    <w:rsid w:val="00F73E09"/>
    <w:rsid w:val="00F74972"/>
    <w:rsid w:val="00F74A0D"/>
    <w:rsid w:val="00F74C59"/>
    <w:rsid w:val="00F759BD"/>
    <w:rsid w:val="00F75AEB"/>
    <w:rsid w:val="00F76981"/>
    <w:rsid w:val="00F76B28"/>
    <w:rsid w:val="00F76BFF"/>
    <w:rsid w:val="00F77684"/>
    <w:rsid w:val="00F77A01"/>
    <w:rsid w:val="00F77BF7"/>
    <w:rsid w:val="00F77E62"/>
    <w:rsid w:val="00F80A37"/>
    <w:rsid w:val="00F8111A"/>
    <w:rsid w:val="00F81321"/>
    <w:rsid w:val="00F816FB"/>
    <w:rsid w:val="00F8292C"/>
    <w:rsid w:val="00F82C31"/>
    <w:rsid w:val="00F82C8B"/>
    <w:rsid w:val="00F82D07"/>
    <w:rsid w:val="00F83286"/>
    <w:rsid w:val="00F83C14"/>
    <w:rsid w:val="00F83DE2"/>
    <w:rsid w:val="00F84675"/>
    <w:rsid w:val="00F851E0"/>
    <w:rsid w:val="00F85660"/>
    <w:rsid w:val="00F85CE9"/>
    <w:rsid w:val="00F861C6"/>
    <w:rsid w:val="00F86E2F"/>
    <w:rsid w:val="00F86E5A"/>
    <w:rsid w:val="00F86EC5"/>
    <w:rsid w:val="00F870C7"/>
    <w:rsid w:val="00F8714A"/>
    <w:rsid w:val="00F873BE"/>
    <w:rsid w:val="00F8789A"/>
    <w:rsid w:val="00F903D1"/>
    <w:rsid w:val="00F90968"/>
    <w:rsid w:val="00F91369"/>
    <w:rsid w:val="00F91370"/>
    <w:rsid w:val="00F91D8D"/>
    <w:rsid w:val="00F9281F"/>
    <w:rsid w:val="00F92CF8"/>
    <w:rsid w:val="00F932EA"/>
    <w:rsid w:val="00F937C5"/>
    <w:rsid w:val="00F9384A"/>
    <w:rsid w:val="00F93B63"/>
    <w:rsid w:val="00F93F0E"/>
    <w:rsid w:val="00F940D8"/>
    <w:rsid w:val="00F945E0"/>
    <w:rsid w:val="00F94805"/>
    <w:rsid w:val="00F94A08"/>
    <w:rsid w:val="00F94DC7"/>
    <w:rsid w:val="00F958BB"/>
    <w:rsid w:val="00F95D5F"/>
    <w:rsid w:val="00F960E3"/>
    <w:rsid w:val="00F9626F"/>
    <w:rsid w:val="00F97036"/>
    <w:rsid w:val="00F97B6F"/>
    <w:rsid w:val="00FA022C"/>
    <w:rsid w:val="00FA0C09"/>
    <w:rsid w:val="00FA0DF2"/>
    <w:rsid w:val="00FA0F6B"/>
    <w:rsid w:val="00FA116A"/>
    <w:rsid w:val="00FA1197"/>
    <w:rsid w:val="00FA17D2"/>
    <w:rsid w:val="00FA1D68"/>
    <w:rsid w:val="00FA1E48"/>
    <w:rsid w:val="00FA205A"/>
    <w:rsid w:val="00FA2147"/>
    <w:rsid w:val="00FA2E1A"/>
    <w:rsid w:val="00FA2EE4"/>
    <w:rsid w:val="00FA2FCC"/>
    <w:rsid w:val="00FA3063"/>
    <w:rsid w:val="00FA3756"/>
    <w:rsid w:val="00FA3A20"/>
    <w:rsid w:val="00FA3CC7"/>
    <w:rsid w:val="00FA4435"/>
    <w:rsid w:val="00FA4443"/>
    <w:rsid w:val="00FA4600"/>
    <w:rsid w:val="00FA51C7"/>
    <w:rsid w:val="00FA5561"/>
    <w:rsid w:val="00FA5C72"/>
    <w:rsid w:val="00FA61A5"/>
    <w:rsid w:val="00FA6482"/>
    <w:rsid w:val="00FA6533"/>
    <w:rsid w:val="00FA6AF1"/>
    <w:rsid w:val="00FA7039"/>
    <w:rsid w:val="00FB085E"/>
    <w:rsid w:val="00FB0A70"/>
    <w:rsid w:val="00FB107F"/>
    <w:rsid w:val="00FB1833"/>
    <w:rsid w:val="00FB1DF9"/>
    <w:rsid w:val="00FB1F6D"/>
    <w:rsid w:val="00FB22EE"/>
    <w:rsid w:val="00FB347D"/>
    <w:rsid w:val="00FB37A7"/>
    <w:rsid w:val="00FB3D64"/>
    <w:rsid w:val="00FB4140"/>
    <w:rsid w:val="00FB4EE5"/>
    <w:rsid w:val="00FB52A0"/>
    <w:rsid w:val="00FB56A6"/>
    <w:rsid w:val="00FB5851"/>
    <w:rsid w:val="00FB5F21"/>
    <w:rsid w:val="00FB6627"/>
    <w:rsid w:val="00FB6771"/>
    <w:rsid w:val="00FB69D1"/>
    <w:rsid w:val="00FB6AFB"/>
    <w:rsid w:val="00FB7420"/>
    <w:rsid w:val="00FC0605"/>
    <w:rsid w:val="00FC0A0D"/>
    <w:rsid w:val="00FC0A8D"/>
    <w:rsid w:val="00FC19E6"/>
    <w:rsid w:val="00FC1AAF"/>
    <w:rsid w:val="00FC1D15"/>
    <w:rsid w:val="00FC1ECB"/>
    <w:rsid w:val="00FC1FA7"/>
    <w:rsid w:val="00FC2145"/>
    <w:rsid w:val="00FC2548"/>
    <w:rsid w:val="00FC287F"/>
    <w:rsid w:val="00FC2B8D"/>
    <w:rsid w:val="00FC2D04"/>
    <w:rsid w:val="00FC3500"/>
    <w:rsid w:val="00FC3D16"/>
    <w:rsid w:val="00FC3E8C"/>
    <w:rsid w:val="00FC3F88"/>
    <w:rsid w:val="00FC5559"/>
    <w:rsid w:val="00FC5602"/>
    <w:rsid w:val="00FC57C0"/>
    <w:rsid w:val="00FC638C"/>
    <w:rsid w:val="00FC67F9"/>
    <w:rsid w:val="00FC6959"/>
    <w:rsid w:val="00FC6963"/>
    <w:rsid w:val="00FC6AAE"/>
    <w:rsid w:val="00FC7FAA"/>
    <w:rsid w:val="00FD0164"/>
    <w:rsid w:val="00FD07E3"/>
    <w:rsid w:val="00FD0AE7"/>
    <w:rsid w:val="00FD10A5"/>
    <w:rsid w:val="00FD1735"/>
    <w:rsid w:val="00FD3419"/>
    <w:rsid w:val="00FD3B96"/>
    <w:rsid w:val="00FD4362"/>
    <w:rsid w:val="00FD48FD"/>
    <w:rsid w:val="00FD4E52"/>
    <w:rsid w:val="00FD59BC"/>
    <w:rsid w:val="00FD5E78"/>
    <w:rsid w:val="00FD62D7"/>
    <w:rsid w:val="00FD699D"/>
    <w:rsid w:val="00FD6BBB"/>
    <w:rsid w:val="00FD713E"/>
    <w:rsid w:val="00FD73BD"/>
    <w:rsid w:val="00FD7C15"/>
    <w:rsid w:val="00FD7FB8"/>
    <w:rsid w:val="00FE0027"/>
    <w:rsid w:val="00FE00B8"/>
    <w:rsid w:val="00FE01CA"/>
    <w:rsid w:val="00FE08C7"/>
    <w:rsid w:val="00FE12D4"/>
    <w:rsid w:val="00FE16A1"/>
    <w:rsid w:val="00FE1FDA"/>
    <w:rsid w:val="00FE245C"/>
    <w:rsid w:val="00FE3AF7"/>
    <w:rsid w:val="00FE3D9C"/>
    <w:rsid w:val="00FE4A7A"/>
    <w:rsid w:val="00FE52A6"/>
    <w:rsid w:val="00FE58AD"/>
    <w:rsid w:val="00FE593E"/>
    <w:rsid w:val="00FE59B0"/>
    <w:rsid w:val="00FE5A8F"/>
    <w:rsid w:val="00FE5B08"/>
    <w:rsid w:val="00FE5B35"/>
    <w:rsid w:val="00FE5F3A"/>
    <w:rsid w:val="00FE629A"/>
    <w:rsid w:val="00FE6485"/>
    <w:rsid w:val="00FE747A"/>
    <w:rsid w:val="00FE7702"/>
    <w:rsid w:val="00FE7A0A"/>
    <w:rsid w:val="00FF0988"/>
    <w:rsid w:val="00FF0CE2"/>
    <w:rsid w:val="00FF0E22"/>
    <w:rsid w:val="00FF109B"/>
    <w:rsid w:val="00FF192A"/>
    <w:rsid w:val="00FF1B88"/>
    <w:rsid w:val="00FF21A7"/>
    <w:rsid w:val="00FF23BE"/>
    <w:rsid w:val="00FF28F3"/>
    <w:rsid w:val="00FF2B38"/>
    <w:rsid w:val="00FF3B37"/>
    <w:rsid w:val="00FF3B92"/>
    <w:rsid w:val="00FF4910"/>
    <w:rsid w:val="00FF5330"/>
    <w:rsid w:val="00FF5684"/>
    <w:rsid w:val="00FF5BC7"/>
    <w:rsid w:val="00FF5E3F"/>
    <w:rsid w:val="00FF632D"/>
    <w:rsid w:val="00FF649E"/>
    <w:rsid w:val="00FF6517"/>
    <w:rsid w:val="00FF69B7"/>
    <w:rsid w:val="00FF6B25"/>
    <w:rsid w:val="00FF6F78"/>
    <w:rsid w:val="00FF7311"/>
    <w:rsid w:val="00FF7E1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230090"/>
  <w15:docId w15:val="{3C9ACB73-6FC1-48E3-BD57-3FA8E7B9C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F50684"/>
    <w:pPr>
      <w:widowControl w:val="0"/>
    </w:pPr>
    <w:rPr>
      <w:kern w:val="2"/>
      <w:sz w:val="24"/>
    </w:rPr>
  </w:style>
  <w:style w:type="paragraph" w:styleId="10">
    <w:name w:val="heading 1"/>
    <w:basedOn w:val="a1"/>
    <w:next w:val="a1"/>
    <w:link w:val="11"/>
    <w:uiPriority w:val="99"/>
    <w:qFormat/>
    <w:rsid w:val="00423C98"/>
    <w:pPr>
      <w:keepNext/>
      <w:spacing w:before="180" w:after="180" w:line="720" w:lineRule="auto"/>
      <w:outlineLvl w:val="0"/>
    </w:pPr>
    <w:rPr>
      <w:rFonts w:ascii="Arial" w:hAnsi="Arial"/>
      <w:b/>
      <w:bCs/>
      <w:kern w:val="52"/>
      <w:sz w:val="52"/>
      <w:szCs w:val="52"/>
    </w:rPr>
  </w:style>
  <w:style w:type="paragraph" w:styleId="20">
    <w:name w:val="heading 2"/>
    <w:basedOn w:val="a1"/>
    <w:next w:val="a1"/>
    <w:qFormat/>
    <w:rsid w:val="00C0392D"/>
    <w:pPr>
      <w:keepNext/>
      <w:spacing w:line="720" w:lineRule="auto"/>
      <w:outlineLvl w:val="1"/>
    </w:pPr>
    <w:rPr>
      <w:rFonts w:ascii="Arial" w:hAnsi="Arial"/>
      <w:b/>
      <w:bCs/>
      <w:sz w:val="48"/>
      <w:szCs w:val="48"/>
    </w:rPr>
  </w:style>
  <w:style w:type="paragraph" w:styleId="3">
    <w:name w:val="heading 3"/>
    <w:basedOn w:val="a1"/>
    <w:qFormat/>
    <w:rsid w:val="00F50684"/>
    <w:pPr>
      <w:widowControl/>
      <w:spacing w:before="100" w:beforeAutospacing="1" w:after="100" w:afterAutospacing="1"/>
      <w:outlineLvl w:val="2"/>
    </w:pPr>
    <w:rPr>
      <w:rFonts w:ascii="新細明體" w:eastAsia="標楷體" w:hAnsi="新細明體" w:cs="新細明體"/>
      <w:b/>
      <w:bCs/>
      <w:kern w:val="0"/>
      <w:sz w:val="27"/>
      <w:szCs w:val="27"/>
      <w:lang w:bidi="hi-IN"/>
    </w:rPr>
  </w:style>
  <w:style w:type="paragraph" w:styleId="4">
    <w:name w:val="heading 4"/>
    <w:basedOn w:val="a1"/>
    <w:next w:val="a1"/>
    <w:link w:val="40"/>
    <w:qFormat/>
    <w:rsid w:val="00C0392D"/>
    <w:pPr>
      <w:keepNext/>
      <w:spacing w:line="720" w:lineRule="auto"/>
      <w:outlineLvl w:val="3"/>
    </w:pPr>
    <w:rPr>
      <w:rFonts w:ascii="Arial" w:hAnsi="Arial"/>
      <w:sz w:val="36"/>
      <w:szCs w:val="36"/>
    </w:rPr>
  </w:style>
  <w:style w:type="paragraph" w:styleId="5">
    <w:name w:val="heading 5"/>
    <w:basedOn w:val="a1"/>
    <w:next w:val="a1"/>
    <w:qFormat/>
    <w:rsid w:val="00C0392D"/>
    <w:pPr>
      <w:keepNext/>
      <w:spacing w:line="720" w:lineRule="auto"/>
      <w:ind w:leftChars="200" w:left="200"/>
      <w:outlineLvl w:val="4"/>
    </w:pPr>
    <w:rPr>
      <w:rFonts w:ascii="Arial" w:hAnsi="Arial"/>
      <w:b/>
      <w:bCs/>
      <w:sz w:val="36"/>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2">
    <w:name w:val="字元 字元 字元 字元 字元 字元 字元 字元 字元 字元 字元 字元 字元 字元1"/>
    <w:basedOn w:val="a1"/>
    <w:rsid w:val="004C009B"/>
    <w:pPr>
      <w:widowControl/>
      <w:spacing w:after="160" w:line="240" w:lineRule="exact"/>
    </w:pPr>
    <w:rPr>
      <w:rFonts w:ascii="Tahoma" w:hAnsi="Tahoma"/>
      <w:kern w:val="0"/>
      <w:sz w:val="20"/>
      <w:lang w:eastAsia="en-US"/>
    </w:rPr>
  </w:style>
  <w:style w:type="paragraph" w:styleId="a5">
    <w:name w:val="footer"/>
    <w:basedOn w:val="a1"/>
    <w:link w:val="a6"/>
    <w:uiPriority w:val="99"/>
    <w:rsid w:val="004C009B"/>
    <w:pPr>
      <w:tabs>
        <w:tab w:val="center" w:pos="4153"/>
        <w:tab w:val="right" w:pos="8306"/>
      </w:tabs>
      <w:snapToGrid w:val="0"/>
    </w:pPr>
    <w:rPr>
      <w:sz w:val="20"/>
    </w:rPr>
  </w:style>
  <w:style w:type="character" w:styleId="a7">
    <w:name w:val="page number"/>
    <w:basedOn w:val="a2"/>
    <w:uiPriority w:val="99"/>
    <w:rsid w:val="004C009B"/>
  </w:style>
  <w:style w:type="character" w:styleId="a8">
    <w:name w:val="Strong"/>
    <w:uiPriority w:val="22"/>
    <w:qFormat/>
    <w:rsid w:val="004C009B"/>
    <w:rPr>
      <w:b/>
      <w:bCs/>
    </w:rPr>
  </w:style>
  <w:style w:type="paragraph" w:customStyle="1" w:styleId="a9">
    <w:name w:val="公文(列席者)"/>
    <w:basedOn w:val="a1"/>
    <w:next w:val="a1"/>
    <w:rsid w:val="00583B68"/>
    <w:pPr>
      <w:widowControl/>
      <w:ind w:left="1134" w:hanging="1134"/>
      <w:textAlignment w:val="baseline"/>
    </w:pPr>
    <w:rPr>
      <w:rFonts w:eastAsia="標楷體"/>
      <w:noProof/>
      <w:kern w:val="0"/>
      <w:sz w:val="28"/>
    </w:rPr>
  </w:style>
  <w:style w:type="character" w:customStyle="1" w:styleId="comshowdata">
    <w:name w:val="com_show_data"/>
    <w:basedOn w:val="a2"/>
    <w:uiPriority w:val="99"/>
    <w:rsid w:val="00583B68"/>
  </w:style>
  <w:style w:type="character" w:customStyle="1" w:styleId="30">
    <w:name w:val="字元3 字元 字元"/>
    <w:rsid w:val="003B2188"/>
    <w:rPr>
      <w:rFonts w:ascii="細明體" w:eastAsia="細明體" w:hAnsi="Courier New"/>
      <w:kern w:val="2"/>
      <w:sz w:val="24"/>
      <w:lang w:val="en-US" w:eastAsia="zh-TW" w:bidi="ar-SA"/>
    </w:rPr>
  </w:style>
  <w:style w:type="table" w:styleId="aa">
    <w:name w:val="Table Grid"/>
    <w:basedOn w:val="a3"/>
    <w:uiPriority w:val="59"/>
    <w:rsid w:val="00762FE7"/>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2">
    <w:name w:val="字元 字元1 字元 字元 字元1 字元2 字元 字元 字元 字元 字元"/>
    <w:basedOn w:val="a1"/>
    <w:rsid w:val="00762FE7"/>
    <w:pPr>
      <w:widowControl/>
      <w:spacing w:after="160" w:line="240" w:lineRule="exact"/>
    </w:pPr>
    <w:rPr>
      <w:rFonts w:ascii="Tahoma" w:hAnsi="Tahoma"/>
      <w:kern w:val="0"/>
      <w:sz w:val="20"/>
      <w:lang w:eastAsia="en-US"/>
    </w:rPr>
  </w:style>
  <w:style w:type="paragraph" w:customStyle="1" w:styleId="1120">
    <w:name w:val="字元 字元1 字元 字元 字元1 字元2 字元 字元 字元 字元 字元 字元 字元 字元"/>
    <w:basedOn w:val="a1"/>
    <w:rsid w:val="00762FE7"/>
    <w:pPr>
      <w:widowControl/>
      <w:spacing w:after="160" w:line="240" w:lineRule="exact"/>
    </w:pPr>
    <w:rPr>
      <w:rFonts w:ascii="Tahoma" w:hAnsi="Tahoma"/>
      <w:kern w:val="0"/>
      <w:sz w:val="20"/>
      <w:lang w:eastAsia="en-US"/>
    </w:rPr>
  </w:style>
  <w:style w:type="paragraph" w:styleId="ab">
    <w:name w:val="Salutation"/>
    <w:basedOn w:val="a1"/>
    <w:next w:val="a1"/>
    <w:link w:val="ac"/>
    <w:uiPriority w:val="99"/>
    <w:rsid w:val="00762FE7"/>
    <w:rPr>
      <w:rFonts w:ascii="標楷體" w:eastAsia="標楷體" w:hAnsi="標楷體"/>
      <w:szCs w:val="24"/>
    </w:rPr>
  </w:style>
  <w:style w:type="paragraph" w:customStyle="1" w:styleId="ad">
    <w:name w:val="附件"/>
    <w:basedOn w:val="ae"/>
    <w:link w:val="af"/>
    <w:rsid w:val="00AB6D9B"/>
    <w:pPr>
      <w:spacing w:after="0"/>
      <w:jc w:val="both"/>
    </w:pPr>
    <w:rPr>
      <w:rFonts w:ascii="標楷體" w:eastAsia="標楷體" w:hAnsi="標楷體"/>
      <w:bCs/>
      <w:sz w:val="32"/>
      <w:szCs w:val="32"/>
    </w:rPr>
  </w:style>
  <w:style w:type="character" w:customStyle="1" w:styleId="af">
    <w:name w:val="附件 字元"/>
    <w:link w:val="ad"/>
    <w:rsid w:val="00AB6D9B"/>
    <w:rPr>
      <w:rFonts w:ascii="標楷體" w:eastAsia="標楷體" w:hAnsi="標楷體"/>
      <w:bCs/>
      <w:kern w:val="2"/>
      <w:sz w:val="32"/>
      <w:szCs w:val="32"/>
      <w:lang w:val="en-US" w:eastAsia="zh-TW" w:bidi="ar-SA"/>
    </w:rPr>
  </w:style>
  <w:style w:type="paragraph" w:styleId="ae">
    <w:name w:val="Body Text"/>
    <w:basedOn w:val="a1"/>
    <w:link w:val="af0"/>
    <w:uiPriority w:val="99"/>
    <w:rsid w:val="00AB6D9B"/>
    <w:pPr>
      <w:spacing w:after="120"/>
    </w:pPr>
  </w:style>
  <w:style w:type="paragraph" w:styleId="Web">
    <w:name w:val="Normal (Web)"/>
    <w:basedOn w:val="a1"/>
    <w:uiPriority w:val="99"/>
    <w:rsid w:val="00AB6D9B"/>
    <w:pPr>
      <w:widowControl/>
      <w:spacing w:before="100" w:beforeAutospacing="1" w:after="100" w:afterAutospacing="1"/>
    </w:pPr>
    <w:rPr>
      <w:rFonts w:ascii="新細明體" w:hAnsi="新細明體" w:cs="新細明體"/>
      <w:kern w:val="0"/>
      <w:szCs w:val="24"/>
    </w:rPr>
  </w:style>
  <w:style w:type="character" w:styleId="af1">
    <w:name w:val="Hyperlink"/>
    <w:uiPriority w:val="99"/>
    <w:rsid w:val="00D3493D"/>
    <w:rPr>
      <w:color w:val="00008B"/>
      <w:u w:val="single"/>
    </w:rPr>
  </w:style>
  <w:style w:type="paragraph" w:styleId="af2">
    <w:name w:val="Body Text Indent"/>
    <w:basedOn w:val="a1"/>
    <w:link w:val="af3"/>
    <w:rsid w:val="008F3D9A"/>
    <w:pPr>
      <w:spacing w:after="120"/>
      <w:ind w:leftChars="200" w:left="480"/>
    </w:pPr>
    <w:rPr>
      <w:lang w:val="x-none" w:eastAsia="x-none"/>
    </w:rPr>
  </w:style>
  <w:style w:type="paragraph" w:styleId="af4">
    <w:name w:val="annotation text"/>
    <w:basedOn w:val="a1"/>
    <w:link w:val="af5"/>
    <w:uiPriority w:val="99"/>
    <w:semiHidden/>
    <w:rsid w:val="008F3D9A"/>
    <w:rPr>
      <w:rFonts w:eastAsia="標楷體"/>
    </w:rPr>
  </w:style>
  <w:style w:type="paragraph" w:customStyle="1" w:styleId="13">
    <w:name w:val="字元 字元1"/>
    <w:basedOn w:val="a1"/>
    <w:rsid w:val="00DD446A"/>
    <w:pPr>
      <w:widowControl/>
      <w:spacing w:after="160" w:line="240" w:lineRule="exact"/>
    </w:pPr>
    <w:rPr>
      <w:rFonts w:ascii="Tahoma" w:hAnsi="Tahoma"/>
      <w:kern w:val="0"/>
      <w:sz w:val="20"/>
      <w:lang w:eastAsia="en-US"/>
    </w:rPr>
  </w:style>
  <w:style w:type="paragraph" w:customStyle="1" w:styleId="af6">
    <w:name w:val="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E33B8F"/>
    <w:pPr>
      <w:widowControl/>
      <w:spacing w:after="160" w:line="240" w:lineRule="exact"/>
    </w:pPr>
    <w:rPr>
      <w:rFonts w:ascii="Tahoma" w:hAnsi="Tahoma"/>
      <w:kern w:val="0"/>
      <w:sz w:val="20"/>
      <w:lang w:eastAsia="en-US"/>
    </w:rPr>
  </w:style>
  <w:style w:type="paragraph" w:customStyle="1" w:styleId="14">
    <w:name w:val="字元 字元1 字元 字元 字元 字元"/>
    <w:basedOn w:val="a1"/>
    <w:rsid w:val="00D32166"/>
    <w:pPr>
      <w:widowControl/>
      <w:spacing w:after="160" w:line="240" w:lineRule="exact"/>
    </w:pPr>
    <w:rPr>
      <w:rFonts w:ascii="Tahoma" w:hAnsi="Tahoma"/>
      <w:kern w:val="0"/>
      <w:sz w:val="20"/>
      <w:lang w:eastAsia="en-US"/>
    </w:rPr>
  </w:style>
  <w:style w:type="paragraph" w:styleId="af7">
    <w:name w:val="header"/>
    <w:basedOn w:val="a1"/>
    <w:link w:val="af8"/>
    <w:uiPriority w:val="99"/>
    <w:rsid w:val="00AA4D3A"/>
    <w:pPr>
      <w:tabs>
        <w:tab w:val="center" w:pos="4153"/>
        <w:tab w:val="right" w:pos="8306"/>
      </w:tabs>
      <w:snapToGrid w:val="0"/>
    </w:pPr>
    <w:rPr>
      <w:sz w:val="20"/>
    </w:rPr>
  </w:style>
  <w:style w:type="paragraph" w:styleId="af9">
    <w:name w:val="Plain Text"/>
    <w:basedOn w:val="a1"/>
    <w:link w:val="afa"/>
    <w:uiPriority w:val="99"/>
    <w:rsid w:val="00263863"/>
    <w:rPr>
      <w:rFonts w:ascii="細明體" w:eastAsia="細明體" w:hAnsi="Courier New"/>
      <w:szCs w:val="24"/>
    </w:rPr>
  </w:style>
  <w:style w:type="paragraph" w:customStyle="1" w:styleId="15">
    <w:name w:val="字元 字元1 字元 字元 字元 字元 字元 字元 字元 字元 字元 字元 字元 字元 字元 字元 字元 字元 字元 字元 字元 字元 字元 字元 字元 字元 字元 字元 字元 字元 字元 字元"/>
    <w:basedOn w:val="a1"/>
    <w:rsid w:val="00257796"/>
    <w:pPr>
      <w:widowControl/>
      <w:spacing w:after="160" w:line="240" w:lineRule="exact"/>
    </w:pPr>
    <w:rPr>
      <w:rFonts w:ascii="Tahoma" w:hAnsi="Tahoma"/>
      <w:kern w:val="0"/>
      <w:sz w:val="20"/>
      <w:lang w:eastAsia="en-US"/>
    </w:rPr>
  </w:style>
  <w:style w:type="paragraph" w:customStyle="1" w:styleId="21">
    <w:name w:val="字元 字元2"/>
    <w:basedOn w:val="a1"/>
    <w:rsid w:val="00585E1D"/>
    <w:pPr>
      <w:widowControl/>
      <w:spacing w:after="160" w:line="240" w:lineRule="exact"/>
    </w:pPr>
    <w:rPr>
      <w:rFonts w:ascii="Tahoma" w:hAnsi="Tahoma"/>
      <w:kern w:val="0"/>
      <w:sz w:val="20"/>
      <w:lang w:eastAsia="en-US"/>
    </w:rPr>
  </w:style>
  <w:style w:type="paragraph" w:styleId="afb">
    <w:name w:val="Balloon Text"/>
    <w:basedOn w:val="a1"/>
    <w:link w:val="afc"/>
    <w:uiPriority w:val="99"/>
    <w:semiHidden/>
    <w:rsid w:val="00585E1D"/>
    <w:rPr>
      <w:rFonts w:ascii="Arial" w:hAnsi="Arial"/>
      <w:sz w:val="18"/>
      <w:szCs w:val="18"/>
    </w:rPr>
  </w:style>
  <w:style w:type="paragraph" w:customStyle="1" w:styleId="16">
    <w:name w:val="字元 字元 字元 字元 字元 字元 字元 字元 字元 字元 字元1"/>
    <w:basedOn w:val="a1"/>
    <w:rsid w:val="00F13047"/>
    <w:pPr>
      <w:widowControl/>
      <w:spacing w:after="160" w:line="240" w:lineRule="exact"/>
    </w:pPr>
    <w:rPr>
      <w:rFonts w:ascii="Tahoma" w:hAnsi="Tahoma"/>
      <w:kern w:val="0"/>
      <w:sz w:val="20"/>
      <w:lang w:eastAsia="en-US"/>
    </w:rPr>
  </w:style>
  <w:style w:type="paragraph" w:customStyle="1" w:styleId="17">
    <w:name w:val="字元 字元 字元 字元 字元 字元 字元 字元 字元 字元 字元1 字元 字元 字元"/>
    <w:basedOn w:val="a1"/>
    <w:rsid w:val="00FF6B25"/>
    <w:pPr>
      <w:widowControl/>
      <w:spacing w:after="160" w:line="240" w:lineRule="exact"/>
    </w:pPr>
    <w:rPr>
      <w:rFonts w:ascii="Tahoma" w:hAnsi="Tahoma"/>
      <w:kern w:val="0"/>
      <w:sz w:val="20"/>
      <w:lang w:eastAsia="en-US"/>
    </w:rPr>
  </w:style>
  <w:style w:type="paragraph" w:customStyle="1" w:styleId="18">
    <w:name w:val="字元 字元1 字元 字元 字元 字元 字元 字元 字元 字元 字元 字元 字元 字元 字元 字元 字元 字元 字元 字元 字元 字元 字元 字元 字元 字元 字元 字元 字元"/>
    <w:basedOn w:val="a1"/>
    <w:rsid w:val="00977EF9"/>
    <w:pPr>
      <w:widowControl/>
      <w:spacing w:after="160" w:line="240" w:lineRule="exact"/>
    </w:pPr>
    <w:rPr>
      <w:rFonts w:ascii="Tahoma" w:hAnsi="Tahoma"/>
      <w:kern w:val="0"/>
      <w:sz w:val="20"/>
      <w:lang w:eastAsia="en-US"/>
    </w:rPr>
  </w:style>
  <w:style w:type="paragraph" w:styleId="afd">
    <w:name w:val="Date"/>
    <w:basedOn w:val="a1"/>
    <w:next w:val="a1"/>
    <w:link w:val="afe"/>
    <w:uiPriority w:val="99"/>
    <w:rsid w:val="00977EF9"/>
    <w:pPr>
      <w:jc w:val="right"/>
    </w:pPr>
  </w:style>
  <w:style w:type="paragraph" w:customStyle="1" w:styleId="aff">
    <w:name w:val="一"/>
    <w:basedOn w:val="a1"/>
    <w:uiPriority w:val="99"/>
    <w:rsid w:val="00977EF9"/>
    <w:pPr>
      <w:widowControl/>
      <w:ind w:rightChars="100" w:right="240"/>
    </w:pPr>
    <w:rPr>
      <w:rFonts w:ascii="新細明體" w:hAnsi="新細明體" w:cs="新細明體"/>
      <w:kern w:val="0"/>
      <w:szCs w:val="24"/>
    </w:rPr>
  </w:style>
  <w:style w:type="paragraph" w:customStyle="1" w:styleId="aff0">
    <w:name w:val="目錄的目錄"/>
    <w:basedOn w:val="a1"/>
    <w:uiPriority w:val="99"/>
    <w:rsid w:val="00977EF9"/>
    <w:pPr>
      <w:widowControl/>
    </w:pPr>
    <w:rPr>
      <w:rFonts w:ascii="新細明體" w:hAnsi="新細明體" w:cs="新細明體"/>
      <w:kern w:val="0"/>
      <w:szCs w:val="24"/>
    </w:rPr>
  </w:style>
  <w:style w:type="paragraph" w:customStyle="1" w:styleId="aff1">
    <w:name w:val="表目錄"/>
    <w:basedOn w:val="a1"/>
    <w:uiPriority w:val="99"/>
    <w:rsid w:val="00977EF9"/>
    <w:pPr>
      <w:widowControl/>
      <w:ind w:firstLineChars="250" w:firstLine="600"/>
    </w:pPr>
    <w:rPr>
      <w:rFonts w:ascii="新細明體" w:hAnsi="新細明體" w:cs="新細明體"/>
      <w:kern w:val="0"/>
    </w:rPr>
  </w:style>
  <w:style w:type="paragraph" w:customStyle="1" w:styleId="aff2">
    <w:name w:val="參考文獻"/>
    <w:basedOn w:val="a1"/>
    <w:uiPriority w:val="99"/>
    <w:rsid w:val="00977EF9"/>
    <w:pPr>
      <w:widowControl/>
    </w:pPr>
    <w:rPr>
      <w:rFonts w:ascii="新細明體" w:hAnsi="新細明體" w:cs="新細明體"/>
      <w:kern w:val="0"/>
      <w:szCs w:val="24"/>
    </w:rPr>
  </w:style>
  <w:style w:type="paragraph" w:customStyle="1" w:styleId="aff3">
    <w:name w:val="字元 字元"/>
    <w:basedOn w:val="a1"/>
    <w:rsid w:val="00977EF9"/>
    <w:pPr>
      <w:widowControl/>
      <w:spacing w:after="160" w:line="240" w:lineRule="exact"/>
    </w:pPr>
    <w:rPr>
      <w:rFonts w:ascii="Tahoma" w:hAnsi="Tahoma"/>
      <w:kern w:val="0"/>
      <w:sz w:val="20"/>
      <w:lang w:eastAsia="en-US"/>
    </w:rPr>
  </w:style>
  <w:style w:type="paragraph" w:customStyle="1" w:styleId="22">
    <w:name w:val="字元 字元2 字元 字元 字元 字元 字元 字元 字元 字元 字元"/>
    <w:basedOn w:val="a1"/>
    <w:rsid w:val="00977EF9"/>
    <w:pPr>
      <w:widowControl/>
      <w:spacing w:after="160" w:line="240" w:lineRule="exact"/>
    </w:pPr>
    <w:rPr>
      <w:rFonts w:ascii="Tahoma" w:hAnsi="Tahoma"/>
      <w:kern w:val="0"/>
      <w:sz w:val="20"/>
      <w:lang w:eastAsia="en-US"/>
    </w:rPr>
  </w:style>
  <w:style w:type="paragraph" w:customStyle="1" w:styleId="19">
    <w:name w:val="內文1"/>
    <w:basedOn w:val="af9"/>
    <w:uiPriority w:val="99"/>
    <w:rsid w:val="00977EF9"/>
    <w:pPr>
      <w:snapToGrid w:val="0"/>
      <w:spacing w:line="500" w:lineRule="exact"/>
    </w:pPr>
    <w:rPr>
      <w:rFonts w:ascii="標楷體" w:eastAsia="標楷體" w:cs="Courier New"/>
      <w:sz w:val="32"/>
    </w:rPr>
  </w:style>
  <w:style w:type="paragraph" w:customStyle="1" w:styleId="1a">
    <w:name w:val="字元 字元 字元 字元 字元 字元 字元 字元1 字元 字元 字元 字元 字元 字元 字元 字元 字元 字元 字元 字元 字元 字元 字元 字元 字元"/>
    <w:basedOn w:val="a1"/>
    <w:rsid w:val="00977EF9"/>
    <w:pPr>
      <w:widowControl/>
      <w:spacing w:after="160" w:line="240" w:lineRule="exact"/>
    </w:pPr>
    <w:rPr>
      <w:rFonts w:ascii="Tahoma" w:hAnsi="Tahoma"/>
      <w:spacing w:val="20"/>
      <w:kern w:val="0"/>
      <w:sz w:val="20"/>
      <w:lang w:eastAsia="en-US"/>
    </w:rPr>
  </w:style>
  <w:style w:type="character" w:customStyle="1" w:styleId="afa">
    <w:name w:val="純文字 字元"/>
    <w:link w:val="af9"/>
    <w:uiPriority w:val="99"/>
    <w:rsid w:val="00977EF9"/>
    <w:rPr>
      <w:rFonts w:ascii="細明體" w:eastAsia="細明體" w:hAnsi="Courier New"/>
      <w:kern w:val="2"/>
      <w:sz w:val="24"/>
      <w:szCs w:val="24"/>
      <w:lang w:val="en-US" w:eastAsia="zh-TW" w:bidi="ar-SA"/>
    </w:rPr>
  </w:style>
  <w:style w:type="paragraph" w:customStyle="1" w:styleId="23">
    <w:name w:val="字元 字元2 字元 字元 字元 字元 字元 字元 字元 字元 字元 字元 字元 字元 字元 字元 字元 字元 字元 字元 字元 字元 字元 字元 字元 字元 字元 字元 字元"/>
    <w:basedOn w:val="a1"/>
    <w:rsid w:val="00977EF9"/>
    <w:pPr>
      <w:widowControl/>
      <w:spacing w:after="160" w:line="240" w:lineRule="exact"/>
    </w:pPr>
    <w:rPr>
      <w:rFonts w:ascii="Tahoma" w:hAnsi="Tahoma"/>
      <w:kern w:val="0"/>
      <w:sz w:val="20"/>
      <w:lang w:eastAsia="en-US"/>
    </w:rPr>
  </w:style>
  <w:style w:type="paragraph" w:customStyle="1" w:styleId="aff4">
    <w:name w:val="字元 字元 字元 字元 字元"/>
    <w:basedOn w:val="a1"/>
    <w:rsid w:val="00977EF9"/>
    <w:pPr>
      <w:widowControl/>
      <w:spacing w:after="160" w:line="240" w:lineRule="exact"/>
    </w:pPr>
    <w:rPr>
      <w:rFonts w:ascii="Tahoma" w:hAnsi="Tahoma"/>
      <w:kern w:val="0"/>
      <w:sz w:val="20"/>
      <w:lang w:eastAsia="en-US"/>
    </w:rPr>
  </w:style>
  <w:style w:type="character" w:customStyle="1" w:styleId="31">
    <w:name w:val="字元3"/>
    <w:rsid w:val="00977EF9"/>
    <w:rPr>
      <w:rFonts w:ascii="細明體" w:eastAsia="細明體" w:hAnsi="Courier New"/>
      <w:kern w:val="2"/>
      <w:sz w:val="24"/>
      <w:lang w:val="en-US" w:eastAsia="zh-TW" w:bidi="ar-SA"/>
    </w:rPr>
  </w:style>
  <w:style w:type="paragraph" w:customStyle="1" w:styleId="1b">
    <w:name w:val="字元 字元1 字元 字元 字元 字元 字元 字元 字元 字元 字元 字元 字元 字元 字元 字元 字元 字元 字元 字元"/>
    <w:basedOn w:val="a1"/>
    <w:rsid w:val="00977EF9"/>
    <w:pPr>
      <w:widowControl/>
      <w:spacing w:after="160" w:line="240" w:lineRule="exact"/>
    </w:pPr>
    <w:rPr>
      <w:rFonts w:ascii="Tahoma" w:hAnsi="Tahoma"/>
      <w:kern w:val="0"/>
      <w:sz w:val="20"/>
      <w:lang w:eastAsia="en-US"/>
    </w:rPr>
  </w:style>
  <w:style w:type="paragraph" w:customStyle="1" w:styleId="1c">
    <w:name w:val="字元 字元1 字元 字元 字元 字元 字元 字元 字元 字元 字元 字元 字元 字元 字元 字元 字元 字元 字元 字元 字元 字元 字元 字元 字元 字元"/>
    <w:basedOn w:val="a1"/>
    <w:rsid w:val="00977EF9"/>
    <w:pPr>
      <w:widowControl/>
      <w:spacing w:after="160" w:line="240" w:lineRule="exact"/>
    </w:pPr>
    <w:rPr>
      <w:rFonts w:ascii="Tahoma" w:hAnsi="Tahoma"/>
      <w:kern w:val="0"/>
      <w:sz w:val="20"/>
      <w:lang w:eastAsia="en-US"/>
    </w:rPr>
  </w:style>
  <w:style w:type="paragraph" w:customStyle="1" w:styleId="aff5">
    <w:name w:val="字元 字元 字元 字元 字元 字元 字元 字元 字元 字元 字元 字元 字元 字元 字元 字元 字元 字元 字元 字元"/>
    <w:basedOn w:val="a1"/>
    <w:rsid w:val="007A3659"/>
    <w:pPr>
      <w:widowControl/>
      <w:spacing w:after="160" w:line="240" w:lineRule="exact"/>
    </w:pPr>
    <w:rPr>
      <w:rFonts w:ascii="Tahoma" w:hAnsi="Tahoma"/>
      <w:kern w:val="0"/>
      <w:sz w:val="20"/>
      <w:lang w:eastAsia="en-US"/>
    </w:rPr>
  </w:style>
  <w:style w:type="paragraph" w:customStyle="1" w:styleId="1d">
    <w:name w:val="字元 字元 字元 字元 字元 字元 字元 字元 字元 字元 字元1 字元 字元 字元 字元 字元 字元"/>
    <w:basedOn w:val="a1"/>
    <w:rsid w:val="009D3B59"/>
    <w:pPr>
      <w:widowControl/>
      <w:spacing w:after="160" w:line="240" w:lineRule="exact"/>
    </w:pPr>
    <w:rPr>
      <w:rFonts w:ascii="Tahoma" w:hAnsi="Tahoma"/>
      <w:kern w:val="0"/>
      <w:sz w:val="20"/>
      <w:lang w:eastAsia="en-US"/>
    </w:rPr>
  </w:style>
  <w:style w:type="character" w:customStyle="1" w:styleId="title361">
    <w:name w:val="title361"/>
    <w:basedOn w:val="a2"/>
    <w:rsid w:val="009D3B59"/>
  </w:style>
  <w:style w:type="paragraph" w:customStyle="1" w:styleId="1e">
    <w:name w:val="字元 字元 字元 字元 字元1 字元 字元 字元 字元 字元 字元"/>
    <w:basedOn w:val="a1"/>
    <w:rsid w:val="00592369"/>
    <w:pPr>
      <w:widowControl/>
      <w:spacing w:after="160" w:line="240" w:lineRule="exact"/>
    </w:pPr>
    <w:rPr>
      <w:rFonts w:ascii="Tahoma" w:hAnsi="Tahoma"/>
      <w:kern w:val="0"/>
      <w:sz w:val="20"/>
      <w:lang w:eastAsia="en-US"/>
    </w:rPr>
  </w:style>
  <w:style w:type="paragraph" w:customStyle="1" w:styleId="1f">
    <w:name w:val="字元 字元1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173234"/>
    <w:pPr>
      <w:widowControl/>
      <w:spacing w:after="160" w:line="240" w:lineRule="exact"/>
    </w:pPr>
    <w:rPr>
      <w:rFonts w:ascii="Tahoma" w:hAnsi="Tahoma"/>
      <w:kern w:val="0"/>
      <w:sz w:val="20"/>
      <w:lang w:eastAsia="en-US"/>
    </w:rPr>
  </w:style>
  <w:style w:type="paragraph" w:customStyle="1" w:styleId="aff6">
    <w:name w:val="字元 字元 字元"/>
    <w:basedOn w:val="a1"/>
    <w:rsid w:val="004803EA"/>
    <w:pPr>
      <w:widowControl/>
      <w:spacing w:after="160" w:line="240" w:lineRule="exact"/>
    </w:pPr>
    <w:rPr>
      <w:rFonts w:ascii="Verdana" w:hAnsi="Verdana"/>
      <w:kern w:val="0"/>
      <w:sz w:val="20"/>
      <w:lang w:eastAsia="en-US"/>
    </w:rPr>
  </w:style>
  <w:style w:type="paragraph" w:customStyle="1" w:styleId="aff7">
    <w:name w:val="公文(文件類型)"/>
    <w:basedOn w:val="a1"/>
    <w:next w:val="a1"/>
    <w:rsid w:val="000F5ED1"/>
    <w:pPr>
      <w:widowControl/>
      <w:textAlignment w:val="baseline"/>
    </w:pPr>
    <w:rPr>
      <w:rFonts w:ascii="新細明體" w:eastAsia="標楷體" w:hAnsi="新細明體"/>
      <w:noProof/>
      <w:spacing w:val="20"/>
      <w:kern w:val="0"/>
      <w:sz w:val="32"/>
      <w:lang w:bidi="he-IL"/>
    </w:rPr>
  </w:style>
  <w:style w:type="paragraph" w:customStyle="1" w:styleId="1f0">
    <w:name w:val="清單段落1"/>
    <w:basedOn w:val="a1"/>
    <w:rsid w:val="001D2150"/>
    <w:pPr>
      <w:ind w:leftChars="200" w:left="480"/>
    </w:pPr>
  </w:style>
  <w:style w:type="paragraph" w:styleId="aff8">
    <w:name w:val="No Spacing"/>
    <w:uiPriority w:val="1"/>
    <w:qFormat/>
    <w:rsid w:val="006C6D88"/>
    <w:pPr>
      <w:widowControl w:val="0"/>
    </w:pPr>
    <w:rPr>
      <w:kern w:val="2"/>
      <w:sz w:val="24"/>
      <w:szCs w:val="24"/>
    </w:rPr>
  </w:style>
  <w:style w:type="paragraph" w:styleId="aff9">
    <w:name w:val="List Paragraph"/>
    <w:aliases w:val="(二),lp1,FooterText,numbered,Paragraphe de liste1,標題2的內文,卑南壹,清單段落31,List Paragraph,一、清單段落"/>
    <w:basedOn w:val="a1"/>
    <w:link w:val="affa"/>
    <w:uiPriority w:val="34"/>
    <w:qFormat/>
    <w:rsid w:val="006C6D88"/>
    <w:pPr>
      <w:ind w:leftChars="200" w:left="480"/>
    </w:pPr>
    <w:rPr>
      <w:szCs w:val="24"/>
    </w:rPr>
  </w:style>
  <w:style w:type="paragraph" w:customStyle="1" w:styleId="1f1">
    <w:name w:val="字元 字元 字元 字元 字元1 字元 字元 字元 字元 字元 字元 字元 字元 字元 字元 字元 字元 字元 字元 字元 字元 字元 字元 字元 字元 字元 字元 字元 字元 字元"/>
    <w:basedOn w:val="a1"/>
    <w:rsid w:val="009737FB"/>
    <w:pPr>
      <w:widowControl/>
      <w:spacing w:after="160" w:line="240" w:lineRule="exact"/>
    </w:pPr>
    <w:rPr>
      <w:rFonts w:ascii="Tahoma" w:hAnsi="Tahoma"/>
      <w:kern w:val="0"/>
      <w:sz w:val="20"/>
      <w:lang w:eastAsia="en-US"/>
    </w:rPr>
  </w:style>
  <w:style w:type="character" w:customStyle="1" w:styleId="comshowdata0">
    <w:name w:val="comshowdata"/>
    <w:basedOn w:val="a2"/>
    <w:rsid w:val="009F037E"/>
  </w:style>
  <w:style w:type="paragraph" w:customStyle="1" w:styleId="1f2">
    <w:name w:val="字元 字元 字元 字元 字元1 字元 字元 字元 字元 字元 字元 字元 字元 字元 字元 字元 字元 字元 字元 字元 字元 字元 字元 字元 字元 字元 字元 字元 字元 字元 字元 字元 字元 字元 字元 字元"/>
    <w:basedOn w:val="a1"/>
    <w:rsid w:val="00350566"/>
    <w:pPr>
      <w:widowControl/>
      <w:spacing w:after="160" w:line="240" w:lineRule="exact"/>
    </w:pPr>
    <w:rPr>
      <w:rFonts w:ascii="Tahoma" w:hAnsi="Tahoma"/>
      <w:kern w:val="0"/>
      <w:sz w:val="20"/>
      <w:lang w:eastAsia="en-US"/>
    </w:rPr>
  </w:style>
  <w:style w:type="character" w:styleId="affb">
    <w:name w:val="Emphasis"/>
    <w:uiPriority w:val="20"/>
    <w:qFormat/>
    <w:rsid w:val="00350566"/>
    <w:rPr>
      <w:b w:val="0"/>
      <w:bCs w:val="0"/>
      <w:i w:val="0"/>
      <w:iCs w:val="0"/>
      <w:color w:val="DD4B39"/>
    </w:rPr>
  </w:style>
  <w:style w:type="character" w:customStyle="1" w:styleId="st1">
    <w:name w:val="st1"/>
    <w:basedOn w:val="a2"/>
    <w:rsid w:val="00350566"/>
  </w:style>
  <w:style w:type="paragraph" w:customStyle="1" w:styleId="41">
    <w:name w:val="4"/>
    <w:basedOn w:val="a1"/>
    <w:rsid w:val="009856D9"/>
    <w:pPr>
      <w:adjustRightInd w:val="0"/>
      <w:snapToGrid w:val="0"/>
      <w:ind w:leftChars="580" w:left="1798" w:hangingChars="145" w:hanging="406"/>
      <w:jc w:val="both"/>
    </w:pPr>
    <w:rPr>
      <w:rFonts w:ascii="標楷體" w:eastAsia="標楷體" w:hAnsi="標楷體"/>
      <w:color w:val="000000"/>
      <w:sz w:val="28"/>
      <w:szCs w:val="30"/>
    </w:rPr>
  </w:style>
  <w:style w:type="paragraph" w:customStyle="1" w:styleId="1f3">
    <w:name w:val="1."/>
    <w:basedOn w:val="a1"/>
    <w:autoRedefine/>
    <w:rsid w:val="009856D9"/>
    <w:pPr>
      <w:tabs>
        <w:tab w:val="left" w:pos="1860"/>
      </w:tabs>
      <w:adjustRightInd w:val="0"/>
      <w:snapToGrid w:val="0"/>
      <w:spacing w:line="360" w:lineRule="exact"/>
      <w:ind w:leftChars="500" w:left="1200"/>
      <w:jc w:val="both"/>
    </w:pPr>
    <w:rPr>
      <w:rFonts w:ascii="標楷體" w:eastAsia="標楷體" w:hAnsi="標楷體"/>
      <w:kern w:val="0"/>
      <w:sz w:val="28"/>
      <w:szCs w:val="24"/>
    </w:rPr>
  </w:style>
  <w:style w:type="paragraph" w:customStyle="1" w:styleId="32">
    <w:name w:val="3"/>
    <w:basedOn w:val="a1"/>
    <w:rsid w:val="009856D9"/>
    <w:pPr>
      <w:spacing w:line="360" w:lineRule="exact"/>
      <w:ind w:leftChars="250" w:left="1160" w:hangingChars="200" w:hanging="560"/>
      <w:jc w:val="both"/>
    </w:pPr>
    <w:rPr>
      <w:rFonts w:ascii="標楷體" w:eastAsia="標楷體" w:hAnsi="標楷體"/>
      <w:sz w:val="28"/>
      <w:szCs w:val="24"/>
    </w:rPr>
  </w:style>
  <w:style w:type="paragraph" w:styleId="24">
    <w:name w:val="Body Text Indent 2"/>
    <w:basedOn w:val="a1"/>
    <w:link w:val="25"/>
    <w:uiPriority w:val="99"/>
    <w:rsid w:val="009856D9"/>
    <w:pPr>
      <w:spacing w:after="120" w:line="480" w:lineRule="auto"/>
      <w:ind w:leftChars="200" w:left="480"/>
    </w:pPr>
  </w:style>
  <w:style w:type="paragraph" w:styleId="33">
    <w:name w:val="Body Text 3"/>
    <w:basedOn w:val="a1"/>
    <w:rsid w:val="009856D9"/>
    <w:pPr>
      <w:spacing w:after="120"/>
    </w:pPr>
    <w:rPr>
      <w:sz w:val="16"/>
      <w:szCs w:val="16"/>
    </w:rPr>
  </w:style>
  <w:style w:type="paragraph" w:customStyle="1" w:styleId="26">
    <w:name w:val="2."/>
    <w:basedOn w:val="a1"/>
    <w:rsid w:val="009856D9"/>
    <w:pPr>
      <w:adjustRightInd w:val="0"/>
      <w:snapToGrid w:val="0"/>
      <w:ind w:leftChars="-1" w:left="-2" w:firstLineChars="400" w:firstLine="1120"/>
      <w:jc w:val="both"/>
    </w:pPr>
    <w:rPr>
      <w:rFonts w:ascii="標楷體" w:eastAsia="標楷體" w:hAnsi="標楷體"/>
      <w:color w:val="000000"/>
      <w:sz w:val="28"/>
      <w:szCs w:val="30"/>
    </w:rPr>
  </w:style>
  <w:style w:type="paragraph" w:customStyle="1" w:styleId="50">
    <w:name w:val="5"/>
    <w:basedOn w:val="a1"/>
    <w:rsid w:val="009856D9"/>
    <w:pPr>
      <w:adjustRightInd w:val="0"/>
      <w:snapToGrid w:val="0"/>
      <w:ind w:left="1120" w:hangingChars="400" w:hanging="1120"/>
      <w:jc w:val="both"/>
    </w:pPr>
    <w:rPr>
      <w:rFonts w:ascii="標楷體" w:eastAsia="標楷體" w:hAnsi="標楷體"/>
      <w:color w:val="000000"/>
      <w:sz w:val="28"/>
      <w:szCs w:val="24"/>
    </w:rPr>
  </w:style>
  <w:style w:type="paragraph" w:customStyle="1" w:styleId="1-">
    <w:name w:val="1-"/>
    <w:basedOn w:val="a1"/>
    <w:rsid w:val="009856D9"/>
    <w:pPr>
      <w:adjustRightInd w:val="0"/>
      <w:snapToGrid w:val="0"/>
      <w:ind w:leftChars="226" w:left="1102" w:hangingChars="200" w:hanging="560"/>
      <w:jc w:val="both"/>
    </w:pPr>
    <w:rPr>
      <w:rFonts w:ascii="標楷體" w:eastAsia="標楷體" w:hAnsi="標楷體"/>
      <w:color w:val="000000"/>
      <w:sz w:val="28"/>
      <w:szCs w:val="30"/>
    </w:rPr>
  </w:style>
  <w:style w:type="paragraph" w:customStyle="1" w:styleId="6">
    <w:name w:val="6"/>
    <w:basedOn w:val="a1"/>
    <w:rsid w:val="009856D9"/>
    <w:pPr>
      <w:adjustRightInd w:val="0"/>
      <w:snapToGrid w:val="0"/>
      <w:ind w:leftChars="584" w:left="1682" w:hangingChars="100" w:hanging="280"/>
      <w:jc w:val="both"/>
    </w:pPr>
    <w:rPr>
      <w:rFonts w:ascii="標楷體" w:eastAsia="標楷體" w:hAnsi="標楷體"/>
      <w:color w:val="000000"/>
      <w:sz w:val="28"/>
      <w:szCs w:val="30"/>
    </w:rPr>
  </w:style>
  <w:style w:type="paragraph" w:customStyle="1" w:styleId="7">
    <w:name w:val="7"/>
    <w:basedOn w:val="a1"/>
    <w:rsid w:val="009856D9"/>
    <w:pPr>
      <w:adjustRightInd w:val="0"/>
      <w:snapToGrid w:val="0"/>
      <w:ind w:firstLineChars="300" w:firstLine="840"/>
      <w:jc w:val="both"/>
    </w:pPr>
    <w:rPr>
      <w:rFonts w:ascii="標楷體" w:eastAsia="標楷體" w:hAnsi="標楷體"/>
      <w:color w:val="000000"/>
      <w:sz w:val="28"/>
      <w:szCs w:val="30"/>
    </w:rPr>
  </w:style>
  <w:style w:type="paragraph" w:customStyle="1" w:styleId="8">
    <w:name w:val="8"/>
    <w:basedOn w:val="24"/>
    <w:rsid w:val="009856D9"/>
    <w:pPr>
      <w:adjustRightInd w:val="0"/>
      <w:snapToGrid w:val="0"/>
      <w:spacing w:after="0" w:line="240" w:lineRule="auto"/>
      <w:ind w:leftChars="467" w:left="1681" w:hangingChars="200" w:hanging="560"/>
      <w:jc w:val="both"/>
    </w:pPr>
    <w:rPr>
      <w:rFonts w:ascii="標楷體" w:eastAsia="標楷體" w:hAnsi="標楷體"/>
      <w:sz w:val="28"/>
      <w:szCs w:val="24"/>
    </w:rPr>
  </w:style>
  <w:style w:type="paragraph" w:customStyle="1" w:styleId="1f4">
    <w:name w:val="字元 字元 字元 字元 字元1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E744B1"/>
    <w:pPr>
      <w:widowControl/>
      <w:spacing w:after="160" w:line="240" w:lineRule="exact"/>
    </w:pPr>
    <w:rPr>
      <w:rFonts w:ascii="Tahoma" w:hAnsi="Tahoma"/>
      <w:kern w:val="0"/>
      <w:sz w:val="20"/>
      <w:lang w:eastAsia="en-US"/>
    </w:rPr>
  </w:style>
  <w:style w:type="character" w:customStyle="1" w:styleId="apple-style-span">
    <w:name w:val="apple-style-span"/>
    <w:basedOn w:val="a2"/>
    <w:rsid w:val="00E744B1"/>
  </w:style>
  <w:style w:type="paragraph" w:customStyle="1" w:styleId="1f5">
    <w:name w:val="字元 字元 字元 字元 字元1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112A77"/>
    <w:pPr>
      <w:widowControl/>
      <w:spacing w:after="160" w:line="240" w:lineRule="exact"/>
    </w:pPr>
    <w:rPr>
      <w:rFonts w:ascii="Tahoma" w:hAnsi="Tahoma"/>
      <w:kern w:val="0"/>
      <w:sz w:val="20"/>
      <w:lang w:eastAsia="en-US"/>
    </w:rPr>
  </w:style>
  <w:style w:type="paragraph" w:customStyle="1" w:styleId="1f6">
    <w:name w:val="字元 字元 字元 字元 字元 字元 字元 字元 字元 字元 字元1 字元 字元 字元 字元"/>
    <w:basedOn w:val="a1"/>
    <w:rsid w:val="009A638F"/>
    <w:pPr>
      <w:widowControl/>
      <w:spacing w:after="160" w:line="240" w:lineRule="exact"/>
    </w:pPr>
    <w:rPr>
      <w:rFonts w:ascii="Tahoma" w:hAnsi="Tahoma"/>
      <w:kern w:val="0"/>
      <w:sz w:val="20"/>
      <w:lang w:eastAsia="en-US"/>
    </w:rPr>
  </w:style>
  <w:style w:type="numbering" w:customStyle="1" w:styleId="1">
    <w:name w:val="樣式1"/>
    <w:link w:val="1f7"/>
    <w:uiPriority w:val="99"/>
    <w:rsid w:val="00E845E0"/>
    <w:pPr>
      <w:numPr>
        <w:numId w:val="1"/>
      </w:numPr>
    </w:pPr>
  </w:style>
  <w:style w:type="paragraph" w:customStyle="1" w:styleId="1f8">
    <w:name w:val="字元 字元 字元 字元 字元1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B85C8E"/>
    <w:pPr>
      <w:widowControl/>
      <w:spacing w:after="160" w:line="240" w:lineRule="exact"/>
    </w:pPr>
    <w:rPr>
      <w:rFonts w:ascii="Tahoma" w:hAnsi="Tahoma"/>
      <w:kern w:val="0"/>
      <w:sz w:val="20"/>
      <w:lang w:eastAsia="en-US"/>
    </w:rPr>
  </w:style>
  <w:style w:type="paragraph" w:customStyle="1" w:styleId="1f9">
    <w:name w:val="字元 字元 字元 字元 字元1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FF21A7"/>
    <w:pPr>
      <w:widowControl/>
      <w:spacing w:after="160" w:line="240" w:lineRule="exact"/>
    </w:pPr>
    <w:rPr>
      <w:rFonts w:ascii="Tahoma" w:hAnsi="Tahoma"/>
      <w:kern w:val="0"/>
      <w:sz w:val="20"/>
      <w:lang w:eastAsia="en-US"/>
    </w:rPr>
  </w:style>
  <w:style w:type="paragraph" w:customStyle="1" w:styleId="1fa">
    <w:name w:val="清單段落1"/>
    <w:basedOn w:val="a1"/>
    <w:uiPriority w:val="99"/>
    <w:rsid w:val="00053BF0"/>
    <w:pPr>
      <w:ind w:leftChars="200" w:left="480"/>
    </w:pPr>
  </w:style>
  <w:style w:type="paragraph" w:customStyle="1" w:styleId="Affc">
    <w:name w:val="任意形式 A"/>
    <w:rsid w:val="00E54F2F"/>
    <w:rPr>
      <w:rFonts w:eastAsia="ヒラギノ角ゴ Pro W3"/>
      <w:color w:val="000000"/>
    </w:rPr>
  </w:style>
  <w:style w:type="paragraph" w:customStyle="1" w:styleId="Affd">
    <w:name w:val="內文 A"/>
    <w:rsid w:val="00E54F2F"/>
    <w:pPr>
      <w:widowControl w:val="0"/>
    </w:pPr>
    <w:rPr>
      <w:rFonts w:eastAsia="ヒラギノ角ゴ Pro W3"/>
      <w:color w:val="000000"/>
      <w:kern w:val="2"/>
      <w:sz w:val="24"/>
    </w:rPr>
  </w:style>
  <w:style w:type="paragraph" w:customStyle="1" w:styleId="210">
    <w:name w:val="本文縮排 21"/>
    <w:rsid w:val="00E54F2F"/>
    <w:pPr>
      <w:widowControl w:val="0"/>
      <w:ind w:left="1080" w:hanging="720"/>
      <w:jc w:val="both"/>
    </w:pPr>
    <w:rPr>
      <w:rFonts w:eastAsia="ヒラギノ角ゴ Pro W3"/>
      <w:color w:val="000000"/>
      <w:kern w:val="2"/>
      <w:sz w:val="24"/>
    </w:rPr>
  </w:style>
  <w:style w:type="paragraph" w:customStyle="1" w:styleId="affe">
    <w:name w:val="任意形式"/>
    <w:rsid w:val="00E54F2F"/>
    <w:rPr>
      <w:rFonts w:eastAsia="ヒラギノ角ゴ Pro W3"/>
      <w:color w:val="000000"/>
    </w:rPr>
  </w:style>
  <w:style w:type="character" w:customStyle="1" w:styleId="Afff">
    <w:name w:val="刪除線 A"/>
    <w:rsid w:val="00E54F2F"/>
    <w:rPr>
      <w:strike/>
      <w:dstrike w:val="0"/>
      <w:color w:val="000000"/>
      <w:sz w:val="20"/>
    </w:rPr>
  </w:style>
  <w:style w:type="paragraph" w:customStyle="1" w:styleId="FreeForm">
    <w:name w:val="Free Form"/>
    <w:rsid w:val="00E54F2F"/>
    <w:rPr>
      <w:rFonts w:ascii="Helvetica" w:eastAsia="ヒラギノ角ゴ Pro W3" w:hAnsi="Helvetica"/>
      <w:color w:val="000000"/>
      <w:sz w:val="24"/>
    </w:rPr>
  </w:style>
  <w:style w:type="paragraph" w:styleId="34">
    <w:name w:val="Body Text Indent 3"/>
    <w:basedOn w:val="a1"/>
    <w:link w:val="35"/>
    <w:uiPriority w:val="99"/>
    <w:rsid w:val="000578CA"/>
    <w:pPr>
      <w:spacing w:after="120"/>
      <w:ind w:leftChars="200" w:left="480"/>
    </w:pPr>
    <w:rPr>
      <w:sz w:val="16"/>
      <w:szCs w:val="16"/>
    </w:rPr>
  </w:style>
  <w:style w:type="paragraph" w:styleId="afff0">
    <w:name w:val="Block Text"/>
    <w:basedOn w:val="a1"/>
    <w:uiPriority w:val="99"/>
    <w:rsid w:val="000578CA"/>
    <w:pPr>
      <w:autoSpaceDE w:val="0"/>
      <w:autoSpaceDN w:val="0"/>
      <w:ind w:left="840" w:right="-28"/>
      <w:jc w:val="both"/>
    </w:pPr>
    <w:rPr>
      <w:rFonts w:ascii="Bookman Old Style" w:eastAsia="華康儷楷書" w:hAnsi="Bookman Old Style"/>
      <w:color w:val="000080"/>
    </w:rPr>
  </w:style>
  <w:style w:type="paragraph" w:customStyle="1" w:styleId="1fb">
    <w:name w:val="字元 字元 字元 字元 字元1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1D6EC8"/>
    <w:pPr>
      <w:widowControl/>
      <w:spacing w:after="160" w:line="240" w:lineRule="exact"/>
    </w:pPr>
    <w:rPr>
      <w:rFonts w:ascii="Tahoma" w:hAnsi="Tahoma"/>
      <w:kern w:val="0"/>
      <w:sz w:val="20"/>
      <w:lang w:eastAsia="en-US"/>
    </w:rPr>
  </w:style>
  <w:style w:type="paragraph" w:customStyle="1" w:styleId="0221">
    <w:name w:val="0221"/>
    <w:basedOn w:val="a1"/>
    <w:rsid w:val="00AC777B"/>
    <w:pPr>
      <w:widowControl/>
      <w:spacing w:before="100" w:beforeAutospacing="1" w:after="100" w:afterAutospacing="1"/>
    </w:pPr>
    <w:rPr>
      <w:rFonts w:ascii="新細明體" w:hAnsi="新細明體" w:cs="新細明體"/>
      <w:kern w:val="0"/>
      <w:szCs w:val="24"/>
    </w:rPr>
  </w:style>
  <w:style w:type="paragraph" w:customStyle="1" w:styleId="afff1">
    <w:name w:val="字元 字元 字元 字元 字元 字元 字元 字元 字元"/>
    <w:basedOn w:val="a1"/>
    <w:rsid w:val="007254AB"/>
    <w:pPr>
      <w:widowControl/>
      <w:spacing w:after="160" w:line="240" w:lineRule="exact"/>
    </w:pPr>
    <w:rPr>
      <w:rFonts w:ascii="Tahoma" w:hAnsi="Tahoma"/>
      <w:kern w:val="0"/>
      <w:sz w:val="20"/>
      <w:lang w:eastAsia="en-US"/>
    </w:rPr>
  </w:style>
  <w:style w:type="paragraph" w:customStyle="1" w:styleId="1fc">
    <w:name w:val="字元 字元 字元 字元 字元1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F54B60"/>
    <w:pPr>
      <w:widowControl/>
      <w:spacing w:after="160" w:line="240" w:lineRule="exact"/>
    </w:pPr>
    <w:rPr>
      <w:rFonts w:ascii="Tahoma" w:hAnsi="Tahoma"/>
      <w:kern w:val="0"/>
      <w:sz w:val="20"/>
      <w:lang w:eastAsia="en-US"/>
    </w:rPr>
  </w:style>
  <w:style w:type="paragraph" w:customStyle="1" w:styleId="1fd">
    <w:name w:val="頁尾1"/>
    <w:autoRedefine/>
    <w:rsid w:val="009F1922"/>
    <w:pPr>
      <w:widowControl w:val="0"/>
      <w:tabs>
        <w:tab w:val="center" w:pos="4153"/>
        <w:tab w:val="right" w:pos="8306"/>
      </w:tabs>
    </w:pPr>
    <w:rPr>
      <w:rFonts w:eastAsia="ヒラギノ角ゴ Pro W3"/>
      <w:color w:val="000000"/>
      <w:kern w:val="2"/>
    </w:rPr>
  </w:style>
  <w:style w:type="paragraph" w:customStyle="1" w:styleId="1fe">
    <w:name w:val="表格格線1"/>
    <w:rsid w:val="009F1922"/>
    <w:pPr>
      <w:widowControl w:val="0"/>
    </w:pPr>
    <w:rPr>
      <w:rFonts w:eastAsia="ヒラギノ角ゴ Pro W3"/>
      <w:color w:val="000000"/>
    </w:rPr>
  </w:style>
  <w:style w:type="paragraph" w:customStyle="1" w:styleId="1ff">
    <w:name w:val="字元 字元 字元 字元 字元1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094BE0"/>
    <w:pPr>
      <w:widowControl/>
      <w:spacing w:after="160" w:line="240" w:lineRule="exact"/>
    </w:pPr>
    <w:rPr>
      <w:rFonts w:ascii="Tahoma" w:hAnsi="Tahoma"/>
      <w:kern w:val="0"/>
      <w:sz w:val="20"/>
      <w:lang w:eastAsia="en-US"/>
    </w:rPr>
  </w:style>
  <w:style w:type="paragraph" w:customStyle="1" w:styleId="42">
    <w:name w:val="字元 字元4"/>
    <w:basedOn w:val="a1"/>
    <w:rsid w:val="006B4324"/>
    <w:pPr>
      <w:widowControl/>
      <w:spacing w:after="160" w:line="240" w:lineRule="exact"/>
    </w:pPr>
    <w:rPr>
      <w:rFonts w:ascii="Tahoma" w:hAnsi="Tahoma"/>
      <w:kern w:val="0"/>
      <w:sz w:val="20"/>
      <w:lang w:eastAsia="en-US"/>
    </w:rPr>
  </w:style>
  <w:style w:type="paragraph" w:customStyle="1" w:styleId="a">
    <w:name w:val="內文 + 標楷體"/>
    <w:basedOn w:val="a1"/>
    <w:link w:val="afff2"/>
    <w:rsid w:val="00EE2956"/>
    <w:pPr>
      <w:numPr>
        <w:numId w:val="2"/>
      </w:numPr>
    </w:pPr>
    <w:rPr>
      <w:rFonts w:ascii="標楷體" w:eastAsia="標楷體" w:hAnsi="標楷體"/>
      <w:szCs w:val="24"/>
      <w:lang w:val="x-none" w:eastAsia="x-none"/>
    </w:rPr>
  </w:style>
  <w:style w:type="character" w:customStyle="1" w:styleId="afff2">
    <w:name w:val="內文 + 標楷體 字元"/>
    <w:link w:val="a"/>
    <w:rsid w:val="00EE2956"/>
    <w:rPr>
      <w:rFonts w:ascii="標楷體" w:eastAsia="標楷體" w:hAnsi="標楷體"/>
      <w:kern w:val="2"/>
      <w:sz w:val="24"/>
      <w:szCs w:val="24"/>
      <w:lang w:val="x-none" w:eastAsia="x-none"/>
    </w:rPr>
  </w:style>
  <w:style w:type="paragraph" w:customStyle="1" w:styleId="43">
    <w:name w:val="字元 字元4 字元 字元 字元 字元 字元 字元 字元 字元 字元 字元 字元 字元"/>
    <w:basedOn w:val="a1"/>
    <w:rsid w:val="00170058"/>
    <w:pPr>
      <w:widowControl/>
      <w:spacing w:after="160" w:line="240" w:lineRule="exact"/>
    </w:pPr>
    <w:rPr>
      <w:rFonts w:ascii="Tahoma" w:hAnsi="Tahoma"/>
      <w:kern w:val="0"/>
      <w:sz w:val="20"/>
      <w:lang w:eastAsia="en-US"/>
    </w:rPr>
  </w:style>
  <w:style w:type="paragraph" w:customStyle="1" w:styleId="afff3">
    <w:name w:val="字元 字元 字元 字元"/>
    <w:basedOn w:val="a1"/>
    <w:rsid w:val="00C96F25"/>
    <w:pPr>
      <w:widowControl/>
      <w:spacing w:after="160" w:line="240" w:lineRule="exact"/>
    </w:pPr>
    <w:rPr>
      <w:rFonts w:ascii="Tahoma" w:hAnsi="Tahoma"/>
      <w:kern w:val="0"/>
      <w:sz w:val="20"/>
      <w:lang w:eastAsia="en-US"/>
    </w:rPr>
  </w:style>
  <w:style w:type="paragraph" w:customStyle="1" w:styleId="1ff0">
    <w:name w:val="字元 字元1 字元 字元 字元"/>
    <w:basedOn w:val="a1"/>
    <w:rsid w:val="00E15803"/>
    <w:pPr>
      <w:widowControl/>
      <w:spacing w:after="160" w:line="240" w:lineRule="exact"/>
    </w:pPr>
    <w:rPr>
      <w:rFonts w:ascii="Tahoma" w:hAnsi="Tahoma"/>
      <w:kern w:val="0"/>
      <w:sz w:val="20"/>
      <w:lang w:eastAsia="en-US"/>
    </w:rPr>
  </w:style>
  <w:style w:type="paragraph" w:customStyle="1" w:styleId="44">
    <w:name w:val="字元 字元4 字元 字元 字元 字元 字元 字元 字元 字元 字元 字元 字元 字元 字元 字元 字元"/>
    <w:basedOn w:val="a1"/>
    <w:rsid w:val="00290820"/>
    <w:pPr>
      <w:widowControl/>
      <w:spacing w:after="160" w:line="240" w:lineRule="exact"/>
    </w:pPr>
    <w:rPr>
      <w:rFonts w:ascii="Tahoma" w:hAnsi="Tahoma"/>
      <w:kern w:val="0"/>
      <w:sz w:val="20"/>
      <w:lang w:eastAsia="en-US"/>
    </w:rPr>
  </w:style>
  <w:style w:type="paragraph" w:customStyle="1" w:styleId="AA0">
    <w:name w:val="內文 A A"/>
    <w:rsid w:val="007E0959"/>
    <w:pPr>
      <w:widowControl w:val="0"/>
    </w:pPr>
    <w:rPr>
      <w:rFonts w:eastAsia="ヒラギノ角ゴ Pro W3"/>
      <w:color w:val="000000"/>
      <w:kern w:val="2"/>
      <w:sz w:val="24"/>
    </w:rPr>
  </w:style>
  <w:style w:type="paragraph" w:customStyle="1" w:styleId="45">
    <w:name w:val="字元 字元4 字元 字元 字元 字元 字元 字元 字元 字元 字元 字元 字元 字元 字元 字元 字元 字元 字元 字元"/>
    <w:basedOn w:val="a1"/>
    <w:rsid w:val="00BD1B06"/>
    <w:pPr>
      <w:widowControl/>
      <w:spacing w:after="160" w:line="240" w:lineRule="exact"/>
    </w:pPr>
    <w:rPr>
      <w:rFonts w:ascii="Tahoma" w:eastAsia="標楷體" w:hAnsi="Tahoma"/>
      <w:kern w:val="0"/>
      <w:sz w:val="20"/>
      <w:szCs w:val="24"/>
      <w:lang w:eastAsia="en-US"/>
    </w:rPr>
  </w:style>
  <w:style w:type="paragraph" w:customStyle="1" w:styleId="1ff1">
    <w:name w:val="字元 字元1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423C98"/>
    <w:pPr>
      <w:widowControl/>
      <w:spacing w:after="160" w:line="240" w:lineRule="exact"/>
    </w:pPr>
    <w:rPr>
      <w:rFonts w:ascii="Tahoma" w:hAnsi="Tahoma"/>
      <w:kern w:val="0"/>
      <w:sz w:val="20"/>
      <w:lang w:eastAsia="en-US"/>
    </w:rPr>
  </w:style>
  <w:style w:type="paragraph" w:customStyle="1" w:styleId="211">
    <w:name w:val="字元 字元2 字元 字元 字元 字元 字元 字元 字元 字元 字元 字元 字元 字元 字元 字元 字元 字元 字元 字元 字元 字元 字元 字元 字元 字元 字元 字元 字元 字元 字元 字元 字元 字元 字元 字元 字元 字元 字元 字元 字元1 字元 字元 字元 字元"/>
    <w:basedOn w:val="a1"/>
    <w:rsid w:val="00423C98"/>
    <w:pPr>
      <w:widowControl/>
      <w:spacing w:after="160" w:line="240" w:lineRule="exact"/>
    </w:pPr>
    <w:rPr>
      <w:rFonts w:ascii="Tahoma" w:hAnsi="Tahoma"/>
      <w:kern w:val="0"/>
      <w:sz w:val="20"/>
      <w:lang w:eastAsia="en-US"/>
    </w:rPr>
  </w:style>
  <w:style w:type="paragraph" w:customStyle="1" w:styleId="HTMLPreformatted4">
    <w:name w:val="HTML Preformatted4"/>
    <w:basedOn w:val="a1"/>
    <w:uiPriority w:val="99"/>
    <w:rsid w:val="00423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細明體" w:hAnsi="Courier New" w:cs="細明體"/>
      <w:kern w:val="0"/>
      <w:szCs w:val="24"/>
    </w:rPr>
  </w:style>
  <w:style w:type="character" w:customStyle="1" w:styleId="memotext31">
    <w:name w:val="memo_text31"/>
    <w:uiPriority w:val="99"/>
    <w:rsid w:val="00423C98"/>
    <w:rPr>
      <w:color w:val="000000"/>
      <w:sz w:val="24"/>
      <w:szCs w:val="24"/>
      <w:bdr w:val="single" w:sz="6" w:space="2" w:color="DDDDDD" w:frame="1"/>
      <w:shd w:val="clear" w:color="auto" w:fill="FDFDE4"/>
    </w:rPr>
  </w:style>
  <w:style w:type="paragraph" w:customStyle="1" w:styleId="2">
    <w:name w:val="樣式2"/>
    <w:basedOn w:val="a1"/>
    <w:uiPriority w:val="99"/>
    <w:rsid w:val="00423C98"/>
    <w:pPr>
      <w:numPr>
        <w:numId w:val="3"/>
      </w:numPr>
      <w:spacing w:beforeLines="50" w:before="50" w:afterLines="50" w:after="50" w:line="480" w:lineRule="exact"/>
    </w:pPr>
    <w:rPr>
      <w:rFonts w:ascii="標楷體" w:eastAsia="標楷體" w:hAnsi="標楷體"/>
      <w:b/>
      <w:sz w:val="32"/>
      <w:szCs w:val="32"/>
    </w:rPr>
  </w:style>
  <w:style w:type="paragraph" w:styleId="1ff2">
    <w:name w:val="toc 1"/>
    <w:basedOn w:val="a1"/>
    <w:next w:val="a1"/>
    <w:autoRedefine/>
    <w:uiPriority w:val="99"/>
    <w:semiHidden/>
    <w:rsid w:val="00423C98"/>
    <w:pPr>
      <w:tabs>
        <w:tab w:val="right" w:leader="dot" w:pos="9180"/>
      </w:tabs>
      <w:ind w:left="-360" w:right="-694"/>
    </w:pPr>
    <w:rPr>
      <w:szCs w:val="24"/>
    </w:rPr>
  </w:style>
  <w:style w:type="character" w:customStyle="1" w:styleId="1f7">
    <w:name w:val="樣式1 字元"/>
    <w:link w:val="1"/>
    <w:uiPriority w:val="99"/>
    <w:rsid w:val="00423C98"/>
    <w:rPr>
      <w:rFonts w:ascii="Arial" w:eastAsia="標楷體" w:hAnsi="Arial" w:cs="新細明體"/>
      <w:b/>
      <w:bCs/>
      <w:kern w:val="52"/>
      <w:sz w:val="36"/>
      <w:szCs w:val="52"/>
      <w:lang w:val="en-US" w:eastAsia="zh-TW" w:bidi="ar-SA"/>
    </w:rPr>
  </w:style>
  <w:style w:type="paragraph" w:customStyle="1" w:styleId="46">
    <w:name w:val="樣式4"/>
    <w:basedOn w:val="a1"/>
    <w:uiPriority w:val="99"/>
    <w:rsid w:val="00423C98"/>
    <w:pPr>
      <w:spacing w:line="440" w:lineRule="exact"/>
    </w:pPr>
    <w:rPr>
      <w:rFonts w:ascii="標楷體" w:eastAsia="標楷體" w:hAnsi="標楷體"/>
      <w:sz w:val="28"/>
      <w:szCs w:val="28"/>
    </w:rPr>
  </w:style>
  <w:style w:type="character" w:customStyle="1" w:styleId="usercontent">
    <w:name w:val="usercontent"/>
    <w:basedOn w:val="a2"/>
    <w:uiPriority w:val="99"/>
    <w:rsid w:val="00423C98"/>
  </w:style>
  <w:style w:type="paragraph" w:styleId="HTML">
    <w:name w:val="HTML Preformatted"/>
    <w:basedOn w:val="a1"/>
    <w:link w:val="HTML0"/>
    <w:uiPriority w:val="99"/>
    <w:unhideWhenUsed/>
    <w:rsid w:val="00423C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paragraph" w:customStyle="1" w:styleId="47">
    <w:name w:val="字元 字元4 字元 字元 字元 字元 字元 字元 字元 字元 字元 字元 字元 字元 字元 字元 字元 字元 字元 字元 字元 字元 字元 字元 字元 字元 字元 字元 字元 字元 字元 字元"/>
    <w:basedOn w:val="a1"/>
    <w:rsid w:val="00FD48FD"/>
    <w:pPr>
      <w:widowControl/>
      <w:spacing w:after="160" w:line="240" w:lineRule="exact"/>
    </w:pPr>
    <w:rPr>
      <w:rFonts w:ascii="Tahoma" w:eastAsia="標楷體" w:hAnsi="Tahoma"/>
      <w:kern w:val="0"/>
      <w:sz w:val="20"/>
      <w:szCs w:val="24"/>
      <w:lang w:eastAsia="en-US"/>
    </w:rPr>
  </w:style>
  <w:style w:type="paragraph" w:customStyle="1" w:styleId="48">
    <w:name w:val="字元 字元4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B94948"/>
    <w:pPr>
      <w:widowControl/>
      <w:spacing w:after="160" w:line="240" w:lineRule="exact"/>
    </w:pPr>
    <w:rPr>
      <w:rFonts w:ascii="Tahoma" w:eastAsia="標楷體" w:hAnsi="Tahoma"/>
      <w:kern w:val="0"/>
      <w:sz w:val="20"/>
      <w:szCs w:val="24"/>
      <w:lang w:eastAsia="en-US"/>
    </w:rPr>
  </w:style>
  <w:style w:type="paragraph" w:customStyle="1" w:styleId="49">
    <w:name w:val="字元 字元4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5164CE"/>
    <w:pPr>
      <w:widowControl/>
      <w:spacing w:after="160" w:line="240" w:lineRule="exact"/>
    </w:pPr>
    <w:rPr>
      <w:rFonts w:ascii="Tahoma" w:eastAsia="標楷體" w:hAnsi="Tahoma"/>
      <w:kern w:val="0"/>
      <w:sz w:val="20"/>
      <w:szCs w:val="24"/>
      <w:lang w:eastAsia="en-US"/>
    </w:rPr>
  </w:style>
  <w:style w:type="character" w:customStyle="1" w:styleId="dialogtext1">
    <w:name w:val="dialog_text1"/>
    <w:uiPriority w:val="99"/>
    <w:rsid w:val="00462CBC"/>
    <w:rPr>
      <w:rFonts w:ascii="sөũ" w:hAnsi="sөũ" w:hint="default"/>
      <w:color w:val="000000"/>
      <w:sz w:val="24"/>
      <w:szCs w:val="24"/>
    </w:rPr>
  </w:style>
  <w:style w:type="character" w:customStyle="1" w:styleId="title311">
    <w:name w:val="title311"/>
    <w:basedOn w:val="a2"/>
    <w:uiPriority w:val="99"/>
    <w:rsid w:val="00462CBC"/>
  </w:style>
  <w:style w:type="paragraph" w:customStyle="1" w:styleId="130">
    <w:name w:val="字元 字元 字元 字元 字元 字元 字元 字元 字元 字元 字元 字元 字元 字元1 字元 字元 字元3"/>
    <w:basedOn w:val="a1"/>
    <w:rsid w:val="00CF73ED"/>
    <w:pPr>
      <w:widowControl/>
      <w:spacing w:after="160" w:line="240" w:lineRule="exact"/>
    </w:pPr>
    <w:rPr>
      <w:rFonts w:ascii="Tahoma" w:hAnsi="Tahoma"/>
      <w:kern w:val="0"/>
      <w:sz w:val="20"/>
      <w:lang w:eastAsia="en-US"/>
    </w:rPr>
  </w:style>
  <w:style w:type="paragraph" w:customStyle="1" w:styleId="afff4">
    <w:name w:val="字元 字元 字元 字元 字元 字元 字元 字元 字元 字元 字元 字元 字元 字元 字元 字元 字元 字元 字元 字元 字元"/>
    <w:basedOn w:val="a1"/>
    <w:rsid w:val="00205FEF"/>
    <w:pPr>
      <w:widowControl/>
      <w:spacing w:after="160" w:line="240" w:lineRule="exact"/>
    </w:pPr>
    <w:rPr>
      <w:rFonts w:ascii="Verdana" w:eastAsia="Times New Roman" w:hAnsi="Verdana"/>
      <w:kern w:val="0"/>
      <w:sz w:val="20"/>
      <w:lang w:eastAsia="en-US"/>
    </w:rPr>
  </w:style>
  <w:style w:type="paragraph" w:customStyle="1" w:styleId="1ff3">
    <w:name w:val="字元 字元1 字元 字元 字元 字元 字元 字元 字元 字元"/>
    <w:basedOn w:val="a1"/>
    <w:rsid w:val="00BC7508"/>
    <w:pPr>
      <w:widowControl/>
      <w:spacing w:after="160" w:line="240" w:lineRule="exact"/>
    </w:pPr>
    <w:rPr>
      <w:rFonts w:ascii="Tahoma" w:hAnsi="Tahoma"/>
      <w:kern w:val="0"/>
      <w:sz w:val="20"/>
      <w:lang w:eastAsia="en-US"/>
    </w:rPr>
  </w:style>
  <w:style w:type="paragraph" w:customStyle="1" w:styleId="4a">
    <w:name w:val="字元 字元4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6D3430"/>
    <w:pPr>
      <w:widowControl/>
      <w:spacing w:after="160" w:line="240" w:lineRule="exact"/>
    </w:pPr>
    <w:rPr>
      <w:rFonts w:ascii="Tahoma" w:eastAsia="標楷體" w:hAnsi="Tahoma"/>
      <w:kern w:val="0"/>
      <w:sz w:val="20"/>
      <w:szCs w:val="24"/>
      <w:lang w:eastAsia="en-US"/>
    </w:rPr>
  </w:style>
  <w:style w:type="paragraph" w:customStyle="1" w:styleId="131">
    <w:name w:val="字元 字元 字元 字元 字元 字元 字元 字元 字元 字元 字元 字元 字元 字元1 字元 字元 字元3 字元 字元 字元 字元 字元 字元 字元"/>
    <w:basedOn w:val="a1"/>
    <w:rsid w:val="006467A6"/>
    <w:pPr>
      <w:widowControl/>
      <w:spacing w:after="160" w:line="240" w:lineRule="exact"/>
    </w:pPr>
    <w:rPr>
      <w:rFonts w:ascii="Tahoma" w:hAnsi="Tahoma"/>
      <w:kern w:val="0"/>
      <w:sz w:val="20"/>
      <w:lang w:eastAsia="en-US"/>
    </w:rPr>
  </w:style>
  <w:style w:type="character" w:styleId="afff5">
    <w:name w:val="annotation reference"/>
    <w:uiPriority w:val="99"/>
    <w:semiHidden/>
    <w:rsid w:val="008C3077"/>
    <w:rPr>
      <w:sz w:val="18"/>
      <w:szCs w:val="18"/>
    </w:rPr>
  </w:style>
  <w:style w:type="paragraph" w:customStyle="1" w:styleId="4b">
    <w:name w:val="字元 字元4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DC3430"/>
    <w:pPr>
      <w:widowControl/>
      <w:spacing w:after="160" w:line="240" w:lineRule="exact"/>
    </w:pPr>
    <w:rPr>
      <w:rFonts w:ascii="Tahoma" w:eastAsia="標楷體" w:hAnsi="Tahoma"/>
      <w:kern w:val="0"/>
      <w:sz w:val="20"/>
      <w:szCs w:val="24"/>
      <w:lang w:eastAsia="en-US"/>
    </w:rPr>
  </w:style>
  <w:style w:type="character" w:customStyle="1" w:styleId="templatecolor1">
    <w:name w:val="template_color1"/>
    <w:rsid w:val="00547CD9"/>
    <w:rPr>
      <w:color w:val="981C52"/>
    </w:rPr>
  </w:style>
  <w:style w:type="character" w:customStyle="1" w:styleId="linestyle">
    <w:name w:val="linestyle"/>
    <w:basedOn w:val="a2"/>
    <w:rsid w:val="0066328C"/>
  </w:style>
  <w:style w:type="paragraph" w:customStyle="1" w:styleId="4c">
    <w:name w:val="字元 字元4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263454"/>
    <w:pPr>
      <w:widowControl/>
      <w:spacing w:after="160" w:line="240" w:lineRule="exact"/>
    </w:pPr>
    <w:rPr>
      <w:rFonts w:ascii="Tahoma" w:eastAsia="標楷體" w:hAnsi="Tahoma"/>
      <w:kern w:val="0"/>
      <w:sz w:val="20"/>
      <w:szCs w:val="24"/>
      <w:lang w:eastAsia="en-US"/>
    </w:rPr>
  </w:style>
  <w:style w:type="paragraph" w:customStyle="1" w:styleId="1ff4">
    <w:name w:val="字元 字元1 字元 字元 字元 字元 字元 字元 字元 字元 字元 字元 字元"/>
    <w:basedOn w:val="a1"/>
    <w:rsid w:val="00CB33D9"/>
    <w:pPr>
      <w:widowControl/>
      <w:spacing w:after="160" w:line="240" w:lineRule="exact"/>
    </w:pPr>
    <w:rPr>
      <w:rFonts w:ascii="Tahoma" w:hAnsi="Tahoma"/>
      <w:kern w:val="0"/>
      <w:sz w:val="20"/>
      <w:lang w:eastAsia="en-US"/>
    </w:rPr>
  </w:style>
  <w:style w:type="paragraph" w:customStyle="1" w:styleId="4d">
    <w:name w:val="字元 字元4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94375B"/>
    <w:pPr>
      <w:widowControl/>
      <w:spacing w:after="160" w:line="240" w:lineRule="exact"/>
    </w:pPr>
    <w:rPr>
      <w:rFonts w:ascii="Tahoma" w:eastAsia="標楷體" w:hAnsi="Tahoma"/>
      <w:kern w:val="0"/>
      <w:sz w:val="20"/>
      <w:szCs w:val="24"/>
      <w:lang w:eastAsia="en-US"/>
    </w:rPr>
  </w:style>
  <w:style w:type="paragraph" w:customStyle="1" w:styleId="1ff5">
    <w:name w:val="字元 字元1 字元"/>
    <w:basedOn w:val="a1"/>
    <w:rsid w:val="00424E7F"/>
    <w:pPr>
      <w:widowControl/>
      <w:spacing w:after="160" w:line="240" w:lineRule="exact"/>
    </w:pPr>
    <w:rPr>
      <w:rFonts w:ascii="Tahoma" w:hAnsi="Tahoma"/>
      <w:kern w:val="0"/>
      <w:sz w:val="20"/>
      <w:lang w:eastAsia="en-US"/>
    </w:rPr>
  </w:style>
  <w:style w:type="character" w:customStyle="1" w:styleId="afff6">
    <w:name w:val="樣式 (中文) 標楷體 (符號) 標楷體 字元"/>
    <w:link w:val="afff7"/>
    <w:locked/>
    <w:rsid w:val="00424E7F"/>
    <w:rPr>
      <w:rFonts w:ascii="標楷體" w:eastAsia="標楷體" w:hAnsi="標楷體"/>
      <w:kern w:val="2"/>
      <w:sz w:val="24"/>
      <w:szCs w:val="24"/>
      <w:lang w:val="en-US" w:eastAsia="zh-TW" w:bidi="ar-SA"/>
    </w:rPr>
  </w:style>
  <w:style w:type="paragraph" w:customStyle="1" w:styleId="afff7">
    <w:name w:val="樣式 (中文) 標楷體 (符號) 標楷體"/>
    <w:basedOn w:val="a1"/>
    <w:link w:val="afff6"/>
    <w:rsid w:val="00424E7F"/>
    <w:pPr>
      <w:spacing w:line="360" w:lineRule="exact"/>
    </w:pPr>
    <w:rPr>
      <w:rFonts w:ascii="標楷體" w:eastAsia="標楷體" w:hAnsi="標楷體"/>
      <w:szCs w:val="24"/>
    </w:rPr>
  </w:style>
  <w:style w:type="character" w:customStyle="1" w:styleId="key4">
    <w:name w:val="key4"/>
    <w:rsid w:val="00424E7F"/>
    <w:rPr>
      <w:rFonts w:ascii="зũ" w:hAnsi="зũ" w:hint="default"/>
      <w:b/>
      <w:bCs/>
      <w:color w:val="FF0000"/>
    </w:rPr>
  </w:style>
  <w:style w:type="paragraph" w:customStyle="1" w:styleId="212">
    <w:name w:val="本文 21"/>
    <w:basedOn w:val="a1"/>
    <w:rsid w:val="00424E7F"/>
    <w:pPr>
      <w:adjustRightInd w:val="0"/>
      <w:spacing w:line="360" w:lineRule="atLeast"/>
      <w:jc w:val="center"/>
      <w:textAlignment w:val="baseline"/>
    </w:pPr>
    <w:rPr>
      <w:rFonts w:eastAsia="標楷體"/>
      <w:kern w:val="0"/>
    </w:rPr>
  </w:style>
  <w:style w:type="character" w:customStyle="1" w:styleId="25">
    <w:name w:val="本文縮排 2 字元"/>
    <w:link w:val="24"/>
    <w:uiPriority w:val="99"/>
    <w:rsid w:val="00424E7F"/>
    <w:rPr>
      <w:rFonts w:eastAsia="新細明體"/>
      <w:kern w:val="2"/>
      <w:sz w:val="24"/>
      <w:lang w:val="en-US" w:eastAsia="zh-TW" w:bidi="ar-SA"/>
    </w:rPr>
  </w:style>
  <w:style w:type="table" w:styleId="1-5">
    <w:name w:val="Medium Shading 1 Accent 5"/>
    <w:basedOn w:val="a3"/>
    <w:rsid w:val="00424E7F"/>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3-5">
    <w:name w:val="Medium Grid 3 Accent 5"/>
    <w:basedOn w:val="a3"/>
    <w:rsid w:val="00424E7F"/>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5">
    <w:name w:val="Colorful Shading Accent 5"/>
    <w:basedOn w:val="a3"/>
    <w:rsid w:val="00424E7F"/>
    <w:rPr>
      <w:color w:val="00000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50">
    <w:name w:val="Colorful Grid Accent 5"/>
    <w:basedOn w:val="a3"/>
    <w:rsid w:val="00424E7F"/>
    <w:rPr>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51">
    <w:name w:val="Colorful List Accent 5"/>
    <w:basedOn w:val="a3"/>
    <w:rsid w:val="00424E7F"/>
    <w:rPr>
      <w:color w:val="000000"/>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5">
    <w:name w:val="Medium Grid 2 Accent 5"/>
    <w:basedOn w:val="a3"/>
    <w:rsid w:val="00424E7F"/>
    <w:rPr>
      <w:rFonts w:ascii="Cambria" w:hAnsi="Cambria"/>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1-50">
    <w:name w:val="Medium List 1 Accent 5"/>
    <w:basedOn w:val="a3"/>
    <w:rsid w:val="00424E7F"/>
    <w:rPr>
      <w:color w:val="000000"/>
    </w:rPr>
    <w:tblPr>
      <w:tblStyleRowBandSize w:val="1"/>
      <w:tblStyleColBandSize w:val="1"/>
      <w:tblBorders>
        <w:top w:val="single" w:sz="8" w:space="0" w:color="4BACC6"/>
        <w:bottom w:val="single" w:sz="8" w:space="0" w:color="4BACC6"/>
      </w:tblBorders>
    </w:tblPr>
    <w:tblStylePr w:type="firstRow">
      <w:rPr>
        <w:rFonts w:ascii="Cambria" w:eastAsia="新細明體"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52">
    <w:name w:val="Light Grid Accent 5"/>
    <w:basedOn w:val="a3"/>
    <w:rsid w:val="00424E7F"/>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新細明體"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新細明體"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customStyle="1" w:styleId="afff8">
    <w:name w:val="字元 字元 字元 字元 字元 字元 字元"/>
    <w:basedOn w:val="a1"/>
    <w:rsid w:val="00424E7F"/>
    <w:pPr>
      <w:widowControl/>
      <w:spacing w:after="160" w:line="240" w:lineRule="exact"/>
    </w:pPr>
    <w:rPr>
      <w:rFonts w:ascii="Tahoma" w:hAnsi="Tahoma"/>
      <w:kern w:val="0"/>
      <w:sz w:val="20"/>
      <w:lang w:eastAsia="en-US"/>
    </w:rPr>
  </w:style>
  <w:style w:type="paragraph" w:customStyle="1" w:styleId="4e">
    <w:name w:val="字元4 字元 字元 字元 字元 字元"/>
    <w:basedOn w:val="a1"/>
    <w:rsid w:val="008D01A4"/>
    <w:pPr>
      <w:widowControl/>
      <w:spacing w:after="160" w:line="240" w:lineRule="exact"/>
    </w:pPr>
    <w:rPr>
      <w:rFonts w:ascii="Tahoma" w:eastAsia="標楷體" w:hAnsi="Tahoma"/>
      <w:kern w:val="0"/>
      <w:sz w:val="20"/>
      <w:szCs w:val="24"/>
      <w:lang w:eastAsia="en-US"/>
    </w:rPr>
  </w:style>
  <w:style w:type="character" w:customStyle="1" w:styleId="yiv591123489yui372171362458790656244">
    <w:name w:val="yiv591123489yui372171362458790656244"/>
    <w:basedOn w:val="a2"/>
    <w:rsid w:val="005E1134"/>
  </w:style>
  <w:style w:type="character" w:customStyle="1" w:styleId="iscn1">
    <w:name w:val="is_cn1"/>
    <w:rsid w:val="00A45808"/>
    <w:rPr>
      <w:rFonts w:ascii="Verdana" w:hAnsi="Verdana" w:hint="default"/>
      <w:strike w:val="0"/>
      <w:dstrike w:val="0"/>
      <w:color w:val="333333"/>
      <w:spacing w:val="0"/>
      <w:sz w:val="22"/>
      <w:szCs w:val="22"/>
      <w:u w:val="none"/>
      <w:effect w:val="none"/>
    </w:rPr>
  </w:style>
  <w:style w:type="paragraph" w:styleId="afff9">
    <w:name w:val="envelope return"/>
    <w:basedOn w:val="a1"/>
    <w:rsid w:val="00304980"/>
    <w:pPr>
      <w:snapToGrid w:val="0"/>
    </w:pPr>
    <w:rPr>
      <w:rFonts w:ascii="Arial" w:eastAsia="標楷體" w:hAnsi="Arial"/>
    </w:rPr>
  </w:style>
  <w:style w:type="paragraph" w:customStyle="1" w:styleId="Default">
    <w:name w:val="Default"/>
    <w:uiPriority w:val="99"/>
    <w:rsid w:val="00304980"/>
    <w:pPr>
      <w:widowControl w:val="0"/>
      <w:autoSpaceDE w:val="0"/>
      <w:autoSpaceDN w:val="0"/>
      <w:adjustRightInd w:val="0"/>
    </w:pPr>
    <w:rPr>
      <w:rFonts w:ascii="AR Heiti Medium B5" w:eastAsia="AR Heiti Medium B5" w:cs="Mangal"/>
      <w:color w:val="000000"/>
      <w:sz w:val="24"/>
      <w:szCs w:val="24"/>
      <w:lang w:bidi="hi-IN"/>
    </w:rPr>
  </w:style>
  <w:style w:type="paragraph" w:customStyle="1" w:styleId="1ff6">
    <w:name w:val="字元 字元1 字元 字元 字元 字元 字元 字元 字元 字元 字元 字元 字元 字元 字元 字元 字元 字元"/>
    <w:basedOn w:val="a1"/>
    <w:rsid w:val="00505396"/>
    <w:pPr>
      <w:widowControl/>
      <w:spacing w:after="160" w:line="240" w:lineRule="exact"/>
    </w:pPr>
    <w:rPr>
      <w:rFonts w:ascii="Tahoma" w:hAnsi="Tahoma"/>
      <w:kern w:val="0"/>
      <w:sz w:val="20"/>
      <w:lang w:eastAsia="en-US"/>
    </w:rPr>
  </w:style>
  <w:style w:type="character" w:customStyle="1" w:styleId="title31">
    <w:name w:val="title3_1"/>
    <w:basedOn w:val="a2"/>
    <w:rsid w:val="00F50684"/>
  </w:style>
  <w:style w:type="paragraph" w:customStyle="1" w:styleId="27">
    <w:name w:val="字元2 字元 字元 字元"/>
    <w:basedOn w:val="a1"/>
    <w:rsid w:val="00F50684"/>
    <w:pPr>
      <w:widowControl/>
      <w:spacing w:after="160" w:line="240" w:lineRule="exact"/>
    </w:pPr>
    <w:rPr>
      <w:rFonts w:ascii="Tahoma" w:eastAsia="標楷體" w:hAnsi="Tahoma"/>
      <w:kern w:val="0"/>
      <w:sz w:val="20"/>
      <w:szCs w:val="24"/>
      <w:lang w:eastAsia="en-US"/>
    </w:rPr>
  </w:style>
  <w:style w:type="paragraph" w:customStyle="1" w:styleId="1ff7">
    <w:name w:val="字元 字元 字元 字元 字元 字元 字元 字元 字元 字元 字元 字元 字元 字元1 字元"/>
    <w:basedOn w:val="a1"/>
    <w:rsid w:val="00F50684"/>
    <w:pPr>
      <w:widowControl/>
      <w:spacing w:after="160" w:line="240" w:lineRule="exact"/>
    </w:pPr>
    <w:rPr>
      <w:rFonts w:ascii="Tahoma" w:eastAsia="標楷體" w:hAnsi="Tahoma"/>
      <w:kern w:val="0"/>
      <w:sz w:val="20"/>
      <w:szCs w:val="24"/>
      <w:lang w:eastAsia="en-US"/>
    </w:rPr>
  </w:style>
  <w:style w:type="paragraph" w:customStyle="1" w:styleId="afffa">
    <w:name w:val="字元 字元 字元 字元 字元 字元 字元 字元 字元 字元 字元 字元 字元 字元 字元 字元 字元"/>
    <w:basedOn w:val="a1"/>
    <w:rsid w:val="00F50684"/>
    <w:pPr>
      <w:widowControl/>
      <w:spacing w:after="160" w:line="240" w:lineRule="exact"/>
    </w:pPr>
    <w:rPr>
      <w:rFonts w:ascii="Tahoma" w:eastAsia="標楷體" w:hAnsi="Tahoma"/>
      <w:kern w:val="0"/>
      <w:sz w:val="20"/>
      <w:szCs w:val="24"/>
      <w:lang w:eastAsia="en-US"/>
    </w:rPr>
  </w:style>
  <w:style w:type="paragraph" w:customStyle="1" w:styleId="afffb">
    <w:name w:val="字元 字元 字元 字元 字元 字元 字元 字元 字元 字元 字元 字元 字元 字元"/>
    <w:basedOn w:val="a1"/>
    <w:rsid w:val="00F50684"/>
    <w:pPr>
      <w:widowControl/>
      <w:spacing w:after="160" w:line="240" w:lineRule="exact"/>
    </w:pPr>
    <w:rPr>
      <w:rFonts w:ascii="Tahoma" w:eastAsia="標楷體" w:hAnsi="Tahoma"/>
      <w:kern w:val="0"/>
      <w:sz w:val="20"/>
      <w:szCs w:val="24"/>
      <w:lang w:eastAsia="en-US"/>
    </w:rPr>
  </w:style>
  <w:style w:type="paragraph" w:customStyle="1" w:styleId="afffc">
    <w:name w:val="字元 字元 字元 字元 字元 字元 字元 字元 字元 字元 字元 字元 字元 字元 字元 字元 字元 字元 字元 字元 字元 字元 字元"/>
    <w:basedOn w:val="a1"/>
    <w:rsid w:val="00F50684"/>
    <w:pPr>
      <w:widowControl/>
      <w:spacing w:after="160" w:line="240" w:lineRule="exact"/>
    </w:pPr>
    <w:rPr>
      <w:rFonts w:ascii="Tahoma" w:eastAsia="標楷體" w:hAnsi="Tahoma"/>
      <w:kern w:val="0"/>
      <w:sz w:val="20"/>
      <w:szCs w:val="24"/>
      <w:lang w:eastAsia="en-US"/>
    </w:rPr>
  </w:style>
  <w:style w:type="paragraph" w:customStyle="1" w:styleId="afffd">
    <w:name w:val="字元 字元 字元 字元 字元 字元 字元 字元 字元 字元 字元 字元 字元 字元 字元 字元 字元 字元 字元 字元 字元 字元 字元 字元 字元 字元"/>
    <w:basedOn w:val="a1"/>
    <w:rsid w:val="00F50684"/>
    <w:pPr>
      <w:widowControl/>
      <w:spacing w:after="160" w:line="240" w:lineRule="exact"/>
    </w:pPr>
    <w:rPr>
      <w:rFonts w:ascii="Tahoma" w:eastAsia="標楷體" w:hAnsi="Tahoma"/>
      <w:kern w:val="0"/>
      <w:sz w:val="20"/>
      <w:szCs w:val="24"/>
      <w:lang w:eastAsia="en-US"/>
    </w:rPr>
  </w:style>
  <w:style w:type="paragraph" w:customStyle="1" w:styleId="afffe">
    <w:name w:val="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F50684"/>
    <w:pPr>
      <w:widowControl/>
      <w:spacing w:after="160" w:line="240" w:lineRule="exact"/>
    </w:pPr>
    <w:rPr>
      <w:rFonts w:ascii="Tahoma" w:eastAsia="標楷體" w:hAnsi="Tahoma"/>
      <w:kern w:val="0"/>
      <w:sz w:val="20"/>
      <w:szCs w:val="24"/>
      <w:lang w:eastAsia="en-US"/>
    </w:rPr>
  </w:style>
  <w:style w:type="paragraph" w:customStyle="1" w:styleId="affff">
    <w:name w:val="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F50684"/>
    <w:pPr>
      <w:widowControl/>
      <w:spacing w:after="160" w:line="240" w:lineRule="exact"/>
    </w:pPr>
    <w:rPr>
      <w:rFonts w:ascii="Tahoma" w:eastAsia="標楷體" w:hAnsi="Tahoma"/>
      <w:kern w:val="0"/>
      <w:sz w:val="20"/>
      <w:szCs w:val="24"/>
      <w:lang w:eastAsia="en-US"/>
    </w:rPr>
  </w:style>
  <w:style w:type="paragraph" w:customStyle="1" w:styleId="affff0">
    <w:name w:val="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F50684"/>
    <w:pPr>
      <w:widowControl/>
      <w:spacing w:after="160" w:line="240" w:lineRule="exact"/>
    </w:pPr>
    <w:rPr>
      <w:rFonts w:ascii="Tahoma" w:eastAsia="標楷體" w:hAnsi="Tahoma"/>
      <w:kern w:val="0"/>
      <w:sz w:val="20"/>
      <w:szCs w:val="24"/>
      <w:lang w:eastAsia="en-US"/>
    </w:rPr>
  </w:style>
  <w:style w:type="paragraph" w:customStyle="1" w:styleId="213">
    <w:name w:val="字元 字元2 字元 字元 字元1"/>
    <w:basedOn w:val="a1"/>
    <w:rsid w:val="00F50684"/>
    <w:pPr>
      <w:widowControl/>
      <w:spacing w:after="160" w:line="240" w:lineRule="exact"/>
    </w:pPr>
    <w:rPr>
      <w:rFonts w:ascii="Tahoma" w:eastAsia="標楷體" w:hAnsi="Tahoma"/>
      <w:kern w:val="0"/>
      <w:sz w:val="20"/>
      <w:szCs w:val="24"/>
      <w:lang w:eastAsia="en-US"/>
    </w:rPr>
  </w:style>
  <w:style w:type="paragraph" w:customStyle="1" w:styleId="affff1">
    <w:name w:val="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F50684"/>
    <w:pPr>
      <w:widowControl/>
      <w:spacing w:after="160" w:line="240" w:lineRule="exact"/>
    </w:pPr>
    <w:rPr>
      <w:rFonts w:ascii="Tahoma" w:eastAsia="標楷體" w:hAnsi="Tahoma"/>
      <w:kern w:val="0"/>
      <w:sz w:val="20"/>
      <w:szCs w:val="24"/>
      <w:lang w:eastAsia="en-US"/>
    </w:rPr>
  </w:style>
  <w:style w:type="paragraph" w:customStyle="1" w:styleId="affff2">
    <w:name w:val="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F50684"/>
    <w:pPr>
      <w:widowControl/>
      <w:spacing w:after="160" w:line="240" w:lineRule="exact"/>
    </w:pPr>
    <w:rPr>
      <w:rFonts w:ascii="Tahoma" w:eastAsia="標楷體" w:hAnsi="Tahoma"/>
      <w:kern w:val="0"/>
      <w:sz w:val="20"/>
      <w:szCs w:val="24"/>
      <w:lang w:eastAsia="en-US"/>
    </w:rPr>
  </w:style>
  <w:style w:type="paragraph" w:customStyle="1" w:styleId="affff3">
    <w:name w:val="字元 字元 字元 字元 字元 字元 字元 字元 字元 字元 字元 字元 字元"/>
    <w:basedOn w:val="a1"/>
    <w:rsid w:val="00F50684"/>
    <w:pPr>
      <w:widowControl/>
      <w:spacing w:after="160" w:line="240" w:lineRule="exact"/>
    </w:pPr>
    <w:rPr>
      <w:rFonts w:ascii="Tahoma" w:eastAsia="標楷體" w:hAnsi="Tahoma"/>
      <w:kern w:val="0"/>
      <w:sz w:val="20"/>
      <w:szCs w:val="24"/>
      <w:lang w:eastAsia="en-US"/>
    </w:rPr>
  </w:style>
  <w:style w:type="paragraph" w:customStyle="1" w:styleId="affff4">
    <w:name w:val="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F50684"/>
    <w:pPr>
      <w:widowControl/>
      <w:spacing w:after="160" w:line="240" w:lineRule="exact"/>
    </w:pPr>
    <w:rPr>
      <w:rFonts w:ascii="Tahoma" w:eastAsia="標楷體" w:hAnsi="Tahoma"/>
      <w:kern w:val="0"/>
      <w:sz w:val="20"/>
      <w:szCs w:val="24"/>
      <w:lang w:eastAsia="en-US"/>
    </w:rPr>
  </w:style>
  <w:style w:type="character" w:customStyle="1" w:styleId="a6">
    <w:name w:val="頁尾 字元"/>
    <w:link w:val="a5"/>
    <w:uiPriority w:val="99"/>
    <w:rsid w:val="00F50684"/>
    <w:rPr>
      <w:rFonts w:eastAsia="新細明體"/>
      <w:kern w:val="2"/>
      <w:lang w:val="en-US" w:eastAsia="zh-TW" w:bidi="ar-SA"/>
    </w:rPr>
  </w:style>
  <w:style w:type="paragraph" w:customStyle="1" w:styleId="1ff8">
    <w:name w:val="字元 字元 字元 字元 字元1 字元 字元 字元 字元 字元 字元 字元 字元 字元 字元 字元 字元"/>
    <w:basedOn w:val="a1"/>
    <w:rsid w:val="00F50684"/>
    <w:pPr>
      <w:widowControl/>
      <w:spacing w:after="160" w:line="240" w:lineRule="exact"/>
    </w:pPr>
    <w:rPr>
      <w:rFonts w:ascii="Tahoma" w:eastAsia="標楷體" w:hAnsi="Tahoma"/>
      <w:kern w:val="0"/>
      <w:sz w:val="20"/>
      <w:szCs w:val="24"/>
      <w:lang w:eastAsia="en-US"/>
    </w:rPr>
  </w:style>
  <w:style w:type="paragraph" w:customStyle="1" w:styleId="1ff9">
    <w:name w:val="字元 字元 字元 字元 字元1 字元 字元 字元 字元 字元 字元 字元"/>
    <w:basedOn w:val="a1"/>
    <w:rsid w:val="00F50684"/>
    <w:pPr>
      <w:widowControl/>
      <w:spacing w:after="160" w:line="240" w:lineRule="exact"/>
    </w:pPr>
    <w:rPr>
      <w:rFonts w:ascii="Tahoma" w:eastAsia="標楷體" w:hAnsi="Tahoma"/>
      <w:kern w:val="0"/>
      <w:sz w:val="20"/>
      <w:szCs w:val="24"/>
      <w:lang w:eastAsia="en-US"/>
    </w:rPr>
  </w:style>
  <w:style w:type="paragraph" w:customStyle="1" w:styleId="4f">
    <w:name w:val="字元4 字元 字元 字元 字元 字元 字元 字元 字元 字元 字元 字元"/>
    <w:basedOn w:val="a1"/>
    <w:rsid w:val="00F50684"/>
    <w:pPr>
      <w:widowControl/>
      <w:spacing w:after="160" w:line="240" w:lineRule="exact"/>
    </w:pPr>
    <w:rPr>
      <w:rFonts w:ascii="Tahoma" w:eastAsia="標楷體" w:hAnsi="Tahoma"/>
      <w:kern w:val="0"/>
      <w:sz w:val="20"/>
      <w:szCs w:val="24"/>
      <w:lang w:eastAsia="en-US"/>
    </w:rPr>
  </w:style>
  <w:style w:type="paragraph" w:customStyle="1" w:styleId="affff5">
    <w:name w:val="字元 字元 字元 字元 字元 字元"/>
    <w:basedOn w:val="a1"/>
    <w:rsid w:val="00F50684"/>
    <w:pPr>
      <w:widowControl/>
      <w:spacing w:after="160" w:line="240" w:lineRule="exact"/>
    </w:pPr>
    <w:rPr>
      <w:rFonts w:ascii="Tahoma" w:eastAsia="標楷體" w:hAnsi="Tahoma"/>
      <w:kern w:val="0"/>
      <w:sz w:val="20"/>
      <w:szCs w:val="24"/>
      <w:lang w:eastAsia="en-US"/>
    </w:rPr>
  </w:style>
  <w:style w:type="paragraph" w:customStyle="1" w:styleId="1ffa">
    <w:name w:val="字元 字元 字元 字元 字元1 字元 字元 字元 字元 字元 字元 字元 字元 字元 字元"/>
    <w:basedOn w:val="a1"/>
    <w:rsid w:val="00F50684"/>
    <w:pPr>
      <w:widowControl/>
      <w:spacing w:after="160" w:line="240" w:lineRule="exact"/>
    </w:pPr>
    <w:rPr>
      <w:rFonts w:ascii="Tahoma" w:eastAsia="標楷體" w:hAnsi="Tahoma"/>
      <w:kern w:val="0"/>
      <w:sz w:val="20"/>
      <w:szCs w:val="24"/>
      <w:lang w:eastAsia="en-US"/>
    </w:rPr>
  </w:style>
  <w:style w:type="paragraph" w:customStyle="1" w:styleId="msolistparagraph0">
    <w:name w:val="msolistparagraph"/>
    <w:basedOn w:val="a1"/>
    <w:rsid w:val="00F50684"/>
    <w:pPr>
      <w:widowControl/>
      <w:ind w:leftChars="200" w:left="480"/>
    </w:pPr>
    <w:rPr>
      <w:rFonts w:ascii="Calibri" w:eastAsia="標楷體" w:hAnsi="Calibri" w:cs="新細明體"/>
      <w:kern w:val="0"/>
      <w:szCs w:val="24"/>
    </w:rPr>
  </w:style>
  <w:style w:type="paragraph" w:customStyle="1" w:styleId="affff6">
    <w:name w:val="字元 字元 字元 字元 字元 字元 字元 字元"/>
    <w:basedOn w:val="a1"/>
    <w:rsid w:val="00F50684"/>
    <w:pPr>
      <w:widowControl/>
      <w:spacing w:after="160" w:line="240" w:lineRule="exact"/>
    </w:pPr>
    <w:rPr>
      <w:rFonts w:ascii="Tahoma" w:eastAsia="標楷體" w:hAnsi="Tahoma"/>
      <w:kern w:val="0"/>
      <w:sz w:val="20"/>
      <w:szCs w:val="24"/>
      <w:lang w:eastAsia="en-US"/>
    </w:rPr>
  </w:style>
  <w:style w:type="paragraph" w:customStyle="1" w:styleId="1ffb">
    <w:name w:val="字元 字元 字元 字元 字元1 字元 字元 字元 字元 字元 字元 字元 字元 字元 字元 字元 字元 字元 字元 字元 字元 字元 字元 字元 字元"/>
    <w:basedOn w:val="a1"/>
    <w:rsid w:val="00F50684"/>
    <w:pPr>
      <w:widowControl/>
      <w:spacing w:after="160" w:line="240" w:lineRule="exact"/>
    </w:pPr>
    <w:rPr>
      <w:rFonts w:ascii="Tahoma" w:eastAsia="標楷體" w:hAnsi="Tahoma"/>
      <w:kern w:val="0"/>
      <w:sz w:val="20"/>
      <w:szCs w:val="24"/>
      <w:lang w:eastAsia="en-US"/>
    </w:rPr>
  </w:style>
  <w:style w:type="paragraph" w:customStyle="1" w:styleId="1ffc">
    <w:name w:val="字元 字元 字元 字元 字元1 字元 字元 字元 字元 字元 字元 字元 字元 字元 字元 字元 字元 字元 字元 字元 字元 字元 字元 字元 字元 字元 字元 字元"/>
    <w:basedOn w:val="a1"/>
    <w:rsid w:val="00F50684"/>
    <w:pPr>
      <w:widowControl/>
      <w:spacing w:after="160" w:line="240" w:lineRule="exact"/>
    </w:pPr>
    <w:rPr>
      <w:rFonts w:ascii="Tahoma" w:eastAsia="標楷體" w:hAnsi="Tahoma"/>
      <w:kern w:val="0"/>
      <w:sz w:val="20"/>
      <w:szCs w:val="24"/>
      <w:lang w:eastAsia="en-US"/>
    </w:rPr>
  </w:style>
  <w:style w:type="paragraph" w:customStyle="1" w:styleId="title3">
    <w:name w:val="title3"/>
    <w:basedOn w:val="a1"/>
    <w:uiPriority w:val="99"/>
    <w:rsid w:val="00F50684"/>
    <w:pPr>
      <w:widowControl/>
      <w:spacing w:before="100" w:after="100"/>
    </w:pPr>
    <w:rPr>
      <w:rFonts w:ascii="新細明體" w:eastAsia="標楷體" w:hAnsi="新細明體" w:cs="新細明體"/>
      <w:kern w:val="0"/>
      <w:szCs w:val="24"/>
    </w:rPr>
  </w:style>
  <w:style w:type="character" w:customStyle="1" w:styleId="title3610">
    <w:name w:val="title3_61"/>
    <w:rsid w:val="00F50684"/>
    <w:rPr>
      <w:color w:val="F23882"/>
    </w:rPr>
  </w:style>
  <w:style w:type="paragraph" w:styleId="affff7">
    <w:name w:val="annotation subject"/>
    <w:basedOn w:val="af4"/>
    <w:next w:val="af4"/>
    <w:link w:val="affff8"/>
    <w:uiPriority w:val="99"/>
    <w:semiHidden/>
    <w:rsid w:val="00F50684"/>
    <w:rPr>
      <w:b/>
      <w:bCs/>
      <w:szCs w:val="24"/>
    </w:rPr>
  </w:style>
  <w:style w:type="paragraph" w:customStyle="1" w:styleId="affff9">
    <w:name w:val="字元 字元 字元 字元 字元 字元 字元 字元 字元 字元 字元"/>
    <w:basedOn w:val="a1"/>
    <w:rsid w:val="00F50684"/>
    <w:pPr>
      <w:widowControl/>
      <w:spacing w:after="160" w:line="240" w:lineRule="exact"/>
    </w:pPr>
    <w:rPr>
      <w:rFonts w:ascii="Tahoma" w:eastAsia="標楷體" w:hAnsi="Tahoma"/>
      <w:kern w:val="0"/>
      <w:sz w:val="20"/>
      <w:szCs w:val="24"/>
      <w:lang w:eastAsia="en-US"/>
    </w:rPr>
  </w:style>
  <w:style w:type="paragraph" w:customStyle="1" w:styleId="51">
    <w:name w:val="字元 字元5"/>
    <w:basedOn w:val="a1"/>
    <w:rsid w:val="00F50684"/>
    <w:pPr>
      <w:widowControl/>
      <w:spacing w:after="160" w:line="240" w:lineRule="exact"/>
    </w:pPr>
    <w:rPr>
      <w:rFonts w:ascii="Tahoma" w:eastAsia="標楷體" w:hAnsi="Tahoma"/>
      <w:kern w:val="0"/>
      <w:sz w:val="20"/>
      <w:szCs w:val="24"/>
      <w:lang w:eastAsia="en-US"/>
    </w:rPr>
  </w:style>
  <w:style w:type="paragraph" w:customStyle="1" w:styleId="1ffd">
    <w:name w:val="字元 字元 字元 字元 字元1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F50684"/>
    <w:pPr>
      <w:widowControl/>
      <w:spacing w:after="160" w:line="240" w:lineRule="exact"/>
    </w:pPr>
    <w:rPr>
      <w:rFonts w:ascii="Tahoma" w:eastAsia="標楷體" w:hAnsi="Tahoma"/>
      <w:kern w:val="0"/>
      <w:sz w:val="20"/>
      <w:szCs w:val="24"/>
      <w:lang w:eastAsia="en-US"/>
    </w:rPr>
  </w:style>
  <w:style w:type="paragraph" w:customStyle="1" w:styleId="1ffe">
    <w:name w:val="字元1 字元 字元 字元 字元 字元 字元"/>
    <w:basedOn w:val="a1"/>
    <w:rsid w:val="00F50684"/>
    <w:pPr>
      <w:widowControl/>
      <w:spacing w:after="160" w:line="240" w:lineRule="exact"/>
      <w:ind w:leftChars="324" w:left="324" w:hangingChars="200" w:hanging="561"/>
      <w:jc w:val="both"/>
    </w:pPr>
    <w:rPr>
      <w:rFonts w:ascii="Tahoma" w:eastAsia="標楷體" w:hAnsi="Tahoma"/>
      <w:kern w:val="0"/>
      <w:sz w:val="20"/>
      <w:szCs w:val="24"/>
      <w:lang w:eastAsia="en-US"/>
    </w:rPr>
  </w:style>
  <w:style w:type="paragraph" w:styleId="affffa">
    <w:name w:val="footnote text"/>
    <w:basedOn w:val="a1"/>
    <w:semiHidden/>
    <w:rsid w:val="00F50684"/>
    <w:pPr>
      <w:widowControl/>
      <w:snapToGrid w:val="0"/>
      <w:spacing w:line="400" w:lineRule="exact"/>
      <w:ind w:leftChars="324" w:left="324" w:hangingChars="200" w:hanging="561"/>
      <w:jc w:val="both"/>
    </w:pPr>
    <w:rPr>
      <w:rFonts w:eastAsia="標楷體"/>
      <w:sz w:val="20"/>
      <w:szCs w:val="24"/>
    </w:rPr>
  </w:style>
  <w:style w:type="character" w:styleId="affffb">
    <w:name w:val="footnote reference"/>
    <w:semiHidden/>
    <w:rsid w:val="00F50684"/>
    <w:rPr>
      <w:vertAlign w:val="superscript"/>
    </w:rPr>
  </w:style>
  <w:style w:type="paragraph" w:customStyle="1" w:styleId="4f0">
    <w:name w:val="字元 字元4 字元 字元 字元 字元 字元 字元"/>
    <w:basedOn w:val="a1"/>
    <w:rsid w:val="00F50684"/>
    <w:pPr>
      <w:widowControl/>
      <w:spacing w:after="160" w:line="240" w:lineRule="exact"/>
    </w:pPr>
    <w:rPr>
      <w:rFonts w:ascii="Tahoma" w:eastAsia="標楷體" w:hAnsi="Tahoma"/>
      <w:kern w:val="0"/>
      <w:sz w:val="20"/>
      <w:szCs w:val="24"/>
      <w:lang w:eastAsia="en-US"/>
    </w:rPr>
  </w:style>
  <w:style w:type="paragraph" w:customStyle="1" w:styleId="1fff">
    <w:name w:val="字元 字元 字元 字元 字元1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F50684"/>
    <w:pPr>
      <w:widowControl/>
      <w:spacing w:after="160" w:line="240" w:lineRule="exact"/>
    </w:pPr>
    <w:rPr>
      <w:rFonts w:ascii="Tahoma" w:eastAsia="標楷體" w:hAnsi="Tahoma"/>
      <w:kern w:val="0"/>
      <w:sz w:val="20"/>
      <w:szCs w:val="24"/>
      <w:lang w:eastAsia="en-US"/>
    </w:rPr>
  </w:style>
  <w:style w:type="character" w:customStyle="1" w:styleId="title341">
    <w:name w:val="title3_41"/>
    <w:rsid w:val="00F50684"/>
    <w:rPr>
      <w:color w:val="619EDD"/>
    </w:rPr>
  </w:style>
  <w:style w:type="paragraph" w:customStyle="1" w:styleId="4f1">
    <w:name w:val="字元 字元4 字元 字元 字元 字元 字元 字元 字元 字元 字元 字元 字元 字元 字元 字元 字元 字元 字元 字元 字元 字元 字元 字元 字元 字元 字元 字元 字元 字元"/>
    <w:basedOn w:val="a1"/>
    <w:rsid w:val="00F50684"/>
    <w:pPr>
      <w:widowControl/>
      <w:spacing w:after="160" w:line="240" w:lineRule="exact"/>
    </w:pPr>
    <w:rPr>
      <w:rFonts w:ascii="Tahoma" w:eastAsia="標楷體" w:hAnsi="Tahoma"/>
      <w:kern w:val="0"/>
      <w:sz w:val="20"/>
      <w:szCs w:val="24"/>
      <w:lang w:eastAsia="en-US"/>
    </w:rPr>
  </w:style>
  <w:style w:type="paragraph" w:customStyle="1" w:styleId="4f2">
    <w:name w:val="字元 字元4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F50684"/>
    <w:pPr>
      <w:widowControl/>
      <w:spacing w:after="160" w:line="240" w:lineRule="exact"/>
    </w:pPr>
    <w:rPr>
      <w:rFonts w:ascii="Tahoma" w:eastAsia="標楷體" w:hAnsi="Tahoma"/>
      <w:kern w:val="0"/>
      <w:sz w:val="20"/>
      <w:szCs w:val="24"/>
      <w:lang w:eastAsia="en-US"/>
    </w:rPr>
  </w:style>
  <w:style w:type="paragraph" w:customStyle="1" w:styleId="4f3">
    <w:name w:val="字元 字元4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F50684"/>
    <w:pPr>
      <w:widowControl/>
      <w:spacing w:after="160" w:line="240" w:lineRule="exact"/>
    </w:pPr>
    <w:rPr>
      <w:rFonts w:ascii="Tahoma" w:eastAsia="標楷體" w:hAnsi="Tahoma"/>
      <w:kern w:val="0"/>
      <w:sz w:val="20"/>
      <w:szCs w:val="24"/>
      <w:lang w:eastAsia="en-US"/>
    </w:rPr>
  </w:style>
  <w:style w:type="paragraph" w:customStyle="1" w:styleId="4f4">
    <w:name w:val="字元 字元4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F50684"/>
    <w:pPr>
      <w:widowControl/>
      <w:spacing w:after="160" w:line="240" w:lineRule="exact"/>
    </w:pPr>
    <w:rPr>
      <w:rFonts w:ascii="Tahoma" w:eastAsia="標楷體" w:hAnsi="Tahoma"/>
      <w:kern w:val="0"/>
      <w:sz w:val="20"/>
      <w:szCs w:val="24"/>
      <w:lang w:eastAsia="en-US"/>
    </w:rPr>
  </w:style>
  <w:style w:type="paragraph" w:customStyle="1" w:styleId="4f5">
    <w:name w:val="字元 字元4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F50684"/>
    <w:pPr>
      <w:widowControl/>
      <w:spacing w:after="160" w:line="240" w:lineRule="exact"/>
    </w:pPr>
    <w:rPr>
      <w:rFonts w:ascii="Tahoma" w:eastAsia="標楷體" w:hAnsi="Tahoma"/>
      <w:kern w:val="0"/>
      <w:sz w:val="20"/>
      <w:szCs w:val="24"/>
      <w:lang w:eastAsia="en-US"/>
    </w:rPr>
  </w:style>
  <w:style w:type="paragraph" w:customStyle="1" w:styleId="4f6">
    <w:name w:val="字元 字元4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F50684"/>
    <w:pPr>
      <w:widowControl/>
      <w:spacing w:after="160" w:line="240" w:lineRule="exact"/>
    </w:pPr>
    <w:rPr>
      <w:rFonts w:ascii="Tahoma" w:eastAsia="標楷體" w:hAnsi="Tahoma"/>
      <w:kern w:val="0"/>
      <w:sz w:val="20"/>
      <w:szCs w:val="24"/>
      <w:lang w:eastAsia="en-US"/>
    </w:rPr>
  </w:style>
  <w:style w:type="paragraph" w:customStyle="1" w:styleId="4f7">
    <w:name w:val="字元 字元4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F50684"/>
    <w:pPr>
      <w:widowControl/>
      <w:spacing w:after="160" w:line="240" w:lineRule="exact"/>
    </w:pPr>
    <w:rPr>
      <w:rFonts w:ascii="Tahoma" w:eastAsia="標楷體" w:hAnsi="Tahoma"/>
      <w:kern w:val="0"/>
      <w:sz w:val="20"/>
      <w:szCs w:val="24"/>
      <w:lang w:eastAsia="en-US"/>
    </w:rPr>
  </w:style>
  <w:style w:type="character" w:customStyle="1" w:styleId="title351">
    <w:name w:val="title3_51"/>
    <w:uiPriority w:val="99"/>
    <w:rsid w:val="00F50684"/>
    <w:rPr>
      <w:color w:val="977EE0"/>
    </w:rPr>
  </w:style>
  <w:style w:type="paragraph" w:customStyle="1" w:styleId="1fff0">
    <w:name w:val="字元 字元1 字元 字元 字元 字元 字元 字元 字元 字元 字元 字元 字元 字元 字元 字元 字元 字元 字元 字元 字元"/>
    <w:basedOn w:val="a1"/>
    <w:rsid w:val="00601047"/>
    <w:pPr>
      <w:widowControl/>
      <w:spacing w:after="160" w:line="240" w:lineRule="exact"/>
    </w:pPr>
    <w:rPr>
      <w:rFonts w:ascii="Tahoma" w:hAnsi="Tahoma"/>
      <w:kern w:val="0"/>
      <w:sz w:val="20"/>
      <w:lang w:eastAsia="en-US"/>
    </w:rPr>
  </w:style>
  <w:style w:type="paragraph" w:customStyle="1" w:styleId="affffc">
    <w:name w:val="字元 字元 字元 字元 字元 字元 字元 字元 字元 字元 字元 字元 字元 字元 字元"/>
    <w:basedOn w:val="a1"/>
    <w:rsid w:val="004C4458"/>
    <w:pPr>
      <w:widowControl/>
      <w:spacing w:after="160" w:line="240" w:lineRule="exact"/>
    </w:pPr>
    <w:rPr>
      <w:rFonts w:ascii="Tahoma" w:hAnsi="Tahoma"/>
      <w:kern w:val="0"/>
      <w:sz w:val="20"/>
      <w:lang w:eastAsia="en-US"/>
    </w:rPr>
  </w:style>
  <w:style w:type="paragraph" w:customStyle="1" w:styleId="36">
    <w:name w:val="字元 字元3 字元 字元"/>
    <w:basedOn w:val="a1"/>
    <w:rsid w:val="004C4458"/>
    <w:pPr>
      <w:widowControl/>
      <w:spacing w:after="160" w:line="240" w:lineRule="exact"/>
    </w:pPr>
    <w:rPr>
      <w:rFonts w:ascii="Tahoma" w:hAnsi="Tahoma"/>
      <w:kern w:val="0"/>
      <w:sz w:val="20"/>
      <w:lang w:eastAsia="en-US"/>
    </w:rPr>
  </w:style>
  <w:style w:type="character" w:customStyle="1" w:styleId="fontcolor111">
    <w:name w:val="fontcolor111"/>
    <w:rsid w:val="00B20021"/>
    <w:rPr>
      <w:rFonts w:ascii="新細明體" w:eastAsia="新細明體" w:hAnsi="新細明體" w:hint="eastAsia"/>
      <w:sz w:val="22"/>
      <w:szCs w:val="22"/>
      <w:bdr w:val="none" w:sz="0" w:space="0" w:color="auto" w:frame="1"/>
    </w:rPr>
  </w:style>
  <w:style w:type="paragraph" w:styleId="28">
    <w:name w:val="Body Text 2"/>
    <w:basedOn w:val="a1"/>
    <w:link w:val="29"/>
    <w:rsid w:val="00C839F6"/>
    <w:pPr>
      <w:spacing w:after="120" w:line="480" w:lineRule="auto"/>
    </w:pPr>
    <w:rPr>
      <w:lang w:val="x-none" w:eastAsia="x-none"/>
    </w:rPr>
  </w:style>
  <w:style w:type="paragraph" w:customStyle="1" w:styleId="affffd">
    <w:name w:val="第一條一"/>
    <w:basedOn w:val="a1"/>
    <w:rsid w:val="00975B27"/>
    <w:pPr>
      <w:kinsoku w:val="0"/>
      <w:wordWrap w:val="0"/>
      <w:overflowPunct w:val="0"/>
      <w:autoSpaceDE w:val="0"/>
      <w:autoSpaceDN w:val="0"/>
      <w:adjustRightInd w:val="0"/>
      <w:ind w:left="1701" w:hanging="567"/>
      <w:textAlignment w:val="baseline"/>
    </w:pPr>
    <w:rPr>
      <w:rFonts w:eastAsia="華康楷書體W5"/>
      <w:kern w:val="0"/>
      <w:sz w:val="28"/>
    </w:rPr>
  </w:style>
  <w:style w:type="paragraph" w:customStyle="1" w:styleId="a10">
    <w:name w:val="a1"/>
    <w:basedOn w:val="a1"/>
    <w:rsid w:val="00975B27"/>
    <w:pPr>
      <w:widowControl/>
      <w:spacing w:before="100" w:beforeAutospacing="1" w:after="100" w:afterAutospacing="1"/>
    </w:pPr>
    <w:rPr>
      <w:rFonts w:ascii="Arial Unicode MS" w:eastAsia="Arial Unicode MS" w:hAnsi="Arial Unicode MS" w:cs="Arial Unicode MS"/>
      <w:color w:val="000000"/>
      <w:kern w:val="0"/>
      <w:szCs w:val="24"/>
    </w:rPr>
  </w:style>
  <w:style w:type="paragraph" w:customStyle="1" w:styleId="014">
    <w:name w:val="014"/>
    <w:basedOn w:val="a1"/>
    <w:rsid w:val="001B725E"/>
    <w:pPr>
      <w:widowControl/>
      <w:spacing w:before="100" w:beforeAutospacing="1" w:after="100" w:afterAutospacing="1"/>
    </w:pPr>
    <w:rPr>
      <w:rFonts w:ascii="新細明體" w:hAnsi="新細明體" w:cs="新細明體"/>
      <w:kern w:val="0"/>
      <w:szCs w:val="24"/>
    </w:rPr>
  </w:style>
  <w:style w:type="paragraph" w:customStyle="1" w:styleId="1fff1">
    <w:name w:val="字元 字元1 字元 字元 字元 字元 字元 字元 字元 字元 字元 字元 字元 字元 字元 字元 字元 字元 字元 字元 字元 字元 字元 字元 字元 字元 字元 字元 字元 字元 字元 字元 字元 字元 字元 字元 字元 字元 字元"/>
    <w:basedOn w:val="a1"/>
    <w:uiPriority w:val="99"/>
    <w:rsid w:val="00322145"/>
    <w:pPr>
      <w:widowControl/>
      <w:spacing w:after="160" w:line="240" w:lineRule="exact"/>
    </w:pPr>
    <w:rPr>
      <w:rFonts w:ascii="Tahoma" w:hAnsi="Tahoma"/>
      <w:kern w:val="0"/>
      <w:sz w:val="20"/>
      <w:lang w:eastAsia="en-US"/>
    </w:rPr>
  </w:style>
  <w:style w:type="paragraph" w:customStyle="1" w:styleId="affffe">
    <w:name w:val="字元 字元"/>
    <w:basedOn w:val="a1"/>
    <w:rsid w:val="00322145"/>
    <w:pPr>
      <w:widowControl/>
      <w:spacing w:after="160" w:line="240" w:lineRule="exact"/>
    </w:pPr>
    <w:rPr>
      <w:rFonts w:ascii="Tahoma" w:hAnsi="Tahoma"/>
      <w:kern w:val="0"/>
      <w:sz w:val="20"/>
      <w:lang w:eastAsia="en-US"/>
    </w:rPr>
  </w:style>
  <w:style w:type="paragraph" w:customStyle="1" w:styleId="2a">
    <w:name w:val="字元 字元2 字元 字元 字元 字元 字元 字元 字元 字元 字元"/>
    <w:basedOn w:val="a1"/>
    <w:rsid w:val="00322145"/>
    <w:pPr>
      <w:widowControl/>
      <w:spacing w:after="160" w:line="240" w:lineRule="exact"/>
    </w:pPr>
    <w:rPr>
      <w:rFonts w:ascii="Tahoma" w:hAnsi="Tahoma"/>
      <w:kern w:val="0"/>
      <w:sz w:val="20"/>
      <w:lang w:eastAsia="en-US"/>
    </w:rPr>
  </w:style>
  <w:style w:type="paragraph" w:customStyle="1" w:styleId="1fff2">
    <w:name w:val="字元 字元 字元 字元 字元 字元 字元 字元1 字元 字元 字元 字元 字元 字元 字元 字元 字元 字元 字元 字元 字元 字元 字元 字元 字元"/>
    <w:basedOn w:val="a1"/>
    <w:uiPriority w:val="99"/>
    <w:rsid w:val="00322145"/>
    <w:pPr>
      <w:widowControl/>
      <w:spacing w:after="160" w:line="240" w:lineRule="exact"/>
    </w:pPr>
    <w:rPr>
      <w:rFonts w:ascii="Tahoma" w:hAnsi="Tahoma"/>
      <w:spacing w:val="20"/>
      <w:kern w:val="0"/>
      <w:sz w:val="20"/>
      <w:lang w:eastAsia="en-US"/>
    </w:rPr>
  </w:style>
  <w:style w:type="paragraph" w:customStyle="1" w:styleId="1fff3">
    <w:name w:val="字元 字元 字元 字元 字元 字元 字元 字元 字元 字元 字元 字元 字元 字元1"/>
    <w:basedOn w:val="a1"/>
    <w:rsid w:val="00322145"/>
    <w:pPr>
      <w:widowControl/>
      <w:spacing w:after="160" w:line="240" w:lineRule="exact"/>
    </w:pPr>
    <w:rPr>
      <w:rFonts w:ascii="Tahoma" w:hAnsi="Tahoma"/>
      <w:kern w:val="0"/>
      <w:sz w:val="20"/>
      <w:lang w:eastAsia="en-US"/>
    </w:rPr>
  </w:style>
  <w:style w:type="paragraph" w:customStyle="1" w:styleId="2b">
    <w:name w:val="字元 字元2 字元 字元 字元 字元 字元 字元 字元 字元 字元 字元 字元 字元 字元 字元 字元 字元 字元 字元 字元 字元 字元 字元 字元 字元 字元 字元 字元"/>
    <w:basedOn w:val="a1"/>
    <w:uiPriority w:val="99"/>
    <w:rsid w:val="00322145"/>
    <w:pPr>
      <w:widowControl/>
      <w:spacing w:after="160" w:line="240" w:lineRule="exact"/>
    </w:pPr>
    <w:rPr>
      <w:rFonts w:ascii="Tahoma" w:hAnsi="Tahoma"/>
      <w:kern w:val="0"/>
      <w:sz w:val="20"/>
      <w:lang w:eastAsia="en-US"/>
    </w:rPr>
  </w:style>
  <w:style w:type="paragraph" w:customStyle="1" w:styleId="1fff4">
    <w:name w:val="字元 字元1"/>
    <w:basedOn w:val="a1"/>
    <w:uiPriority w:val="99"/>
    <w:rsid w:val="00322145"/>
    <w:pPr>
      <w:widowControl/>
      <w:spacing w:after="160" w:line="240" w:lineRule="exact"/>
    </w:pPr>
    <w:rPr>
      <w:rFonts w:ascii="Tahoma" w:hAnsi="Tahoma"/>
      <w:kern w:val="0"/>
      <w:sz w:val="20"/>
      <w:lang w:eastAsia="en-US"/>
    </w:rPr>
  </w:style>
  <w:style w:type="paragraph" w:customStyle="1" w:styleId="afffff">
    <w:name w:val="字元 字元 字元 字元 字元"/>
    <w:basedOn w:val="a1"/>
    <w:uiPriority w:val="99"/>
    <w:rsid w:val="00322145"/>
    <w:pPr>
      <w:widowControl/>
      <w:spacing w:after="160" w:line="240" w:lineRule="exact"/>
    </w:pPr>
    <w:rPr>
      <w:rFonts w:ascii="Tahoma" w:hAnsi="Tahoma"/>
      <w:kern w:val="0"/>
      <w:sz w:val="20"/>
      <w:lang w:eastAsia="en-US"/>
    </w:rPr>
  </w:style>
  <w:style w:type="character" w:customStyle="1" w:styleId="37">
    <w:name w:val="字元3"/>
    <w:uiPriority w:val="99"/>
    <w:rsid w:val="00322145"/>
    <w:rPr>
      <w:rFonts w:ascii="細明體" w:eastAsia="細明體" w:hAnsi="Courier New"/>
      <w:kern w:val="2"/>
      <w:sz w:val="24"/>
      <w:lang w:val="en-US" w:eastAsia="zh-TW"/>
    </w:rPr>
  </w:style>
  <w:style w:type="paragraph" w:customStyle="1" w:styleId="1fff5">
    <w:name w:val="字元 字元1 字元 字元 字元 字元 字元 字元 字元 字元 字元 字元 字元 字元 字元 字元 字元 字元 字元 字元"/>
    <w:basedOn w:val="a1"/>
    <w:uiPriority w:val="99"/>
    <w:rsid w:val="00322145"/>
    <w:pPr>
      <w:widowControl/>
      <w:spacing w:after="160" w:line="240" w:lineRule="exact"/>
    </w:pPr>
    <w:rPr>
      <w:rFonts w:ascii="Tahoma" w:hAnsi="Tahoma"/>
      <w:kern w:val="0"/>
      <w:sz w:val="20"/>
      <w:lang w:eastAsia="en-US"/>
    </w:rPr>
  </w:style>
  <w:style w:type="paragraph" w:customStyle="1" w:styleId="1fff6">
    <w:name w:val="字元 字元1 字元 字元 字元 字元 字元 字元 字元 字元 字元 字元 字元 字元 字元 字元 字元 字元 字元 字元 字元 字元 字元 字元 字元 字元"/>
    <w:basedOn w:val="a1"/>
    <w:uiPriority w:val="99"/>
    <w:rsid w:val="00322145"/>
    <w:pPr>
      <w:widowControl/>
      <w:spacing w:after="160" w:line="240" w:lineRule="exact"/>
    </w:pPr>
    <w:rPr>
      <w:rFonts w:ascii="Tahoma" w:hAnsi="Tahoma"/>
      <w:kern w:val="0"/>
      <w:sz w:val="20"/>
      <w:lang w:eastAsia="en-US"/>
    </w:rPr>
  </w:style>
  <w:style w:type="paragraph" w:customStyle="1" w:styleId="1fff7">
    <w:name w:val="字元 字元1 字元 字元 字元 字元 字元 字元 字元 字元 字元 字元 字元 字元 字元 字元 字元 字元 字元 字元 字元 字元 字元 字元 字元 字元 字元 字元 字元"/>
    <w:basedOn w:val="a1"/>
    <w:uiPriority w:val="99"/>
    <w:rsid w:val="00322145"/>
    <w:pPr>
      <w:widowControl/>
      <w:spacing w:after="160" w:line="240" w:lineRule="exact"/>
    </w:pPr>
    <w:rPr>
      <w:rFonts w:ascii="Tahoma" w:hAnsi="Tahoma"/>
      <w:kern w:val="0"/>
      <w:sz w:val="20"/>
      <w:lang w:eastAsia="en-US"/>
    </w:rPr>
  </w:style>
  <w:style w:type="paragraph" w:customStyle="1" w:styleId="1fff8">
    <w:name w:val="字元 字元1 字元 字元 字元 字元 字元 字元 字元 字元 字元 字元 字元 字元 字元 字元 字元 字元 字元 字元 字元 字元 字元 字元 字元 字元 字元 字元 字元 字元 字元 字元"/>
    <w:basedOn w:val="a1"/>
    <w:uiPriority w:val="99"/>
    <w:rsid w:val="00322145"/>
    <w:pPr>
      <w:widowControl/>
      <w:spacing w:after="160" w:line="240" w:lineRule="exact"/>
    </w:pPr>
    <w:rPr>
      <w:rFonts w:ascii="Tahoma" w:hAnsi="Tahoma"/>
      <w:kern w:val="0"/>
      <w:sz w:val="20"/>
      <w:lang w:eastAsia="en-US"/>
    </w:rPr>
  </w:style>
  <w:style w:type="paragraph" w:customStyle="1" w:styleId="214">
    <w:name w:val="字元 字元2 字元 字元 字元 字元 字元 字元 字元 字元 字元 字元 字元 字元 字元 字元 字元 字元 字元 字元 字元 字元 字元 字元 字元 字元 字元 字元 字元 字元 字元 字元 字元 字元 字元 字元 字元 字元 字元 字元 字元1 字元 字元 字元 字元"/>
    <w:basedOn w:val="a1"/>
    <w:uiPriority w:val="99"/>
    <w:rsid w:val="00322145"/>
    <w:pPr>
      <w:widowControl/>
      <w:spacing w:after="160" w:line="240" w:lineRule="exact"/>
    </w:pPr>
    <w:rPr>
      <w:rFonts w:ascii="Tahoma" w:hAnsi="Tahoma"/>
      <w:kern w:val="0"/>
      <w:sz w:val="20"/>
      <w:lang w:eastAsia="en-US"/>
    </w:rPr>
  </w:style>
  <w:style w:type="paragraph" w:customStyle="1" w:styleId="ListParagraph1">
    <w:name w:val="List Paragraph1"/>
    <w:basedOn w:val="a1"/>
    <w:uiPriority w:val="99"/>
    <w:rsid w:val="00322145"/>
    <w:pPr>
      <w:ind w:leftChars="200" w:left="480"/>
    </w:pPr>
    <w:rPr>
      <w:rFonts w:ascii="Calibri" w:hAnsi="Calibri"/>
      <w:szCs w:val="22"/>
    </w:rPr>
  </w:style>
  <w:style w:type="paragraph" w:customStyle="1" w:styleId="afffff0">
    <w:name w:val="字元 字元 字元 字元"/>
    <w:basedOn w:val="a1"/>
    <w:uiPriority w:val="99"/>
    <w:rsid w:val="00322145"/>
    <w:pPr>
      <w:widowControl/>
      <w:spacing w:after="160" w:line="240" w:lineRule="exact"/>
    </w:pPr>
    <w:rPr>
      <w:rFonts w:ascii="Tahoma" w:hAnsi="Tahoma"/>
      <w:kern w:val="0"/>
      <w:sz w:val="20"/>
      <w:lang w:eastAsia="en-US"/>
    </w:rPr>
  </w:style>
  <w:style w:type="paragraph" w:customStyle="1" w:styleId="1fff9">
    <w:name w:val="本文縮排1"/>
    <w:basedOn w:val="a1"/>
    <w:rsid w:val="00322145"/>
    <w:pPr>
      <w:widowControl/>
      <w:spacing w:after="120"/>
      <w:ind w:leftChars="200" w:left="480"/>
    </w:pPr>
    <w:rPr>
      <w:rFonts w:ascii="新細明體" w:hAnsi="新細明體" w:cs="新細明體"/>
      <w:kern w:val="0"/>
      <w:szCs w:val="24"/>
    </w:rPr>
  </w:style>
  <w:style w:type="character" w:customStyle="1" w:styleId="PlainTextChar">
    <w:name w:val="Plain Text Char"/>
    <w:rsid w:val="00322145"/>
    <w:rPr>
      <w:rFonts w:ascii="新細明體" w:eastAsia="新細明體"/>
      <w:kern w:val="2"/>
      <w:sz w:val="24"/>
      <w:szCs w:val="24"/>
      <w:lang w:val="en-US" w:eastAsia="zh-TW" w:bidi="ar-SA"/>
    </w:rPr>
  </w:style>
  <w:style w:type="paragraph" w:customStyle="1" w:styleId="afffff1">
    <w:name w:val="項一"/>
    <w:basedOn w:val="a1"/>
    <w:rsid w:val="00F33E0C"/>
    <w:pPr>
      <w:kinsoku w:val="0"/>
      <w:snapToGrid w:val="0"/>
      <w:spacing w:line="240" w:lineRule="atLeast"/>
      <w:ind w:left="2251" w:hanging="567"/>
    </w:pPr>
    <w:rPr>
      <w:rFonts w:ascii="標楷體" w:eastAsia="標楷體"/>
      <w:b/>
      <w:sz w:val="28"/>
      <w:u w:val="single"/>
    </w:rPr>
  </w:style>
  <w:style w:type="paragraph" w:customStyle="1" w:styleId="1fffa">
    <w:name w:val="字元 字元1 字元 字元 字元 字元 字元 字元 字元 字元 字元 字元 字元 字元 字元 字元 字元 字元 字元 字元 字元 字元 字元 字元"/>
    <w:basedOn w:val="a1"/>
    <w:rsid w:val="004C0AB3"/>
    <w:pPr>
      <w:widowControl/>
      <w:spacing w:after="160" w:line="240" w:lineRule="exact"/>
    </w:pPr>
    <w:rPr>
      <w:rFonts w:ascii="Tahoma" w:hAnsi="Tahoma"/>
      <w:kern w:val="0"/>
      <w:sz w:val="20"/>
      <w:lang w:eastAsia="en-US"/>
    </w:rPr>
  </w:style>
  <w:style w:type="character" w:customStyle="1" w:styleId="af8">
    <w:name w:val="頁首 字元"/>
    <w:link w:val="af7"/>
    <w:uiPriority w:val="99"/>
    <w:rsid w:val="00605A7A"/>
    <w:rPr>
      <w:rFonts w:eastAsia="新細明體"/>
      <w:kern w:val="2"/>
      <w:lang w:val="en-US" w:eastAsia="zh-TW" w:bidi="ar-SA"/>
    </w:rPr>
  </w:style>
  <w:style w:type="character" w:customStyle="1" w:styleId="52">
    <w:name w:val="字元5"/>
    <w:rsid w:val="00605A7A"/>
    <w:rPr>
      <w:kern w:val="2"/>
    </w:rPr>
  </w:style>
  <w:style w:type="character" w:customStyle="1" w:styleId="apple-converted-space">
    <w:name w:val="apple-converted-space"/>
    <w:basedOn w:val="a2"/>
    <w:rsid w:val="00605A7A"/>
  </w:style>
  <w:style w:type="character" w:customStyle="1" w:styleId="ac">
    <w:name w:val="問候 字元"/>
    <w:link w:val="ab"/>
    <w:uiPriority w:val="99"/>
    <w:rsid w:val="00605A7A"/>
    <w:rPr>
      <w:rFonts w:ascii="標楷體" w:eastAsia="標楷體" w:hAnsi="標楷體"/>
      <w:kern w:val="2"/>
      <w:sz w:val="24"/>
      <w:szCs w:val="24"/>
      <w:lang w:val="en-US" w:eastAsia="zh-TW" w:bidi="ar-SA"/>
    </w:rPr>
  </w:style>
  <w:style w:type="paragraph" w:customStyle="1" w:styleId="1fffb">
    <w:name w:val="流程1"/>
    <w:basedOn w:val="19"/>
    <w:rsid w:val="00605A7A"/>
    <w:pPr>
      <w:adjustRightInd w:val="0"/>
      <w:snapToGrid/>
      <w:spacing w:line="320" w:lineRule="exact"/>
      <w:jc w:val="center"/>
      <w:textAlignment w:val="baseline"/>
    </w:pPr>
    <w:rPr>
      <w:rFonts w:ascii="華康楷書體W5" w:eastAsia="華康楷書體W5" w:hAnsi="Times New Roman" w:cs="Times New Roman"/>
      <w:spacing w:val="17"/>
      <w:kern w:val="0"/>
      <w:sz w:val="28"/>
      <w:szCs w:val="20"/>
    </w:rPr>
  </w:style>
  <w:style w:type="paragraph" w:customStyle="1" w:styleId="afffff2">
    <w:name w:val="a"/>
    <w:basedOn w:val="a1"/>
    <w:uiPriority w:val="99"/>
    <w:rsid w:val="00605A7A"/>
    <w:pPr>
      <w:widowControl/>
      <w:spacing w:before="100" w:beforeAutospacing="1" w:after="100" w:afterAutospacing="1"/>
    </w:pPr>
    <w:rPr>
      <w:rFonts w:ascii="新細明體" w:hAnsi="新細明體" w:cs="新細明體"/>
      <w:kern w:val="0"/>
      <w:szCs w:val="24"/>
    </w:rPr>
  </w:style>
  <w:style w:type="character" w:customStyle="1" w:styleId="11">
    <w:name w:val="標題 1 字元"/>
    <w:link w:val="10"/>
    <w:uiPriority w:val="99"/>
    <w:rsid w:val="000C64C5"/>
    <w:rPr>
      <w:rFonts w:ascii="Arial" w:eastAsia="新細明體" w:hAnsi="Arial"/>
      <w:b/>
      <w:bCs/>
      <w:kern w:val="52"/>
      <w:sz w:val="52"/>
      <w:szCs w:val="52"/>
      <w:lang w:val="en-US" w:eastAsia="zh-TW" w:bidi="ar-SA"/>
    </w:rPr>
  </w:style>
  <w:style w:type="character" w:customStyle="1" w:styleId="HeaderChar">
    <w:name w:val="Header Char"/>
    <w:semiHidden/>
    <w:rsid w:val="000C64C5"/>
    <w:rPr>
      <w:rFonts w:ascii="新細明體" w:eastAsia="新細明體" w:cs="新細明體"/>
      <w:kern w:val="0"/>
      <w:sz w:val="20"/>
      <w:szCs w:val="20"/>
    </w:rPr>
  </w:style>
  <w:style w:type="character" w:customStyle="1" w:styleId="FooterChar">
    <w:name w:val="Footer Char"/>
    <w:semiHidden/>
    <w:rsid w:val="000C64C5"/>
    <w:rPr>
      <w:rFonts w:ascii="新細明體" w:eastAsia="新細明體" w:cs="新細明體"/>
      <w:kern w:val="0"/>
      <w:sz w:val="20"/>
      <w:szCs w:val="20"/>
    </w:rPr>
  </w:style>
  <w:style w:type="character" w:customStyle="1" w:styleId="afe">
    <w:name w:val="日期 字元"/>
    <w:link w:val="afd"/>
    <w:uiPriority w:val="99"/>
    <w:rsid w:val="000C64C5"/>
    <w:rPr>
      <w:rFonts w:eastAsia="新細明體"/>
      <w:kern w:val="2"/>
      <w:sz w:val="24"/>
      <w:lang w:val="en-US" w:eastAsia="zh-TW" w:bidi="ar-SA"/>
    </w:rPr>
  </w:style>
  <w:style w:type="character" w:customStyle="1" w:styleId="BodyTextIndent2Char">
    <w:name w:val="Body Text Indent 2 Char"/>
    <w:semiHidden/>
    <w:rsid w:val="000C64C5"/>
    <w:rPr>
      <w:rFonts w:ascii="新細明體" w:eastAsia="新細明體" w:cs="新細明體"/>
      <w:kern w:val="0"/>
      <w:sz w:val="24"/>
      <w:szCs w:val="24"/>
    </w:rPr>
  </w:style>
  <w:style w:type="character" w:customStyle="1" w:styleId="35">
    <w:name w:val="本文縮排 3 字元"/>
    <w:link w:val="34"/>
    <w:uiPriority w:val="99"/>
    <w:rsid w:val="000C64C5"/>
    <w:rPr>
      <w:rFonts w:eastAsia="新細明體"/>
      <w:kern w:val="2"/>
      <w:sz w:val="16"/>
      <w:szCs w:val="16"/>
      <w:lang w:val="en-US" w:eastAsia="zh-TW" w:bidi="ar-SA"/>
    </w:rPr>
  </w:style>
  <w:style w:type="character" w:customStyle="1" w:styleId="af0">
    <w:name w:val="本文 字元"/>
    <w:link w:val="ae"/>
    <w:uiPriority w:val="99"/>
    <w:rsid w:val="000C64C5"/>
    <w:rPr>
      <w:rFonts w:eastAsia="新細明體"/>
      <w:kern w:val="2"/>
      <w:sz w:val="24"/>
      <w:lang w:val="en-US" w:eastAsia="zh-TW" w:bidi="ar-SA"/>
    </w:rPr>
  </w:style>
  <w:style w:type="character" w:customStyle="1" w:styleId="afc">
    <w:name w:val="註解方塊文字 字元"/>
    <w:link w:val="afb"/>
    <w:uiPriority w:val="99"/>
    <w:rsid w:val="000C64C5"/>
    <w:rPr>
      <w:rFonts w:ascii="Arial" w:eastAsia="新細明體" w:hAnsi="Arial"/>
      <w:kern w:val="2"/>
      <w:sz w:val="18"/>
      <w:szCs w:val="18"/>
      <w:lang w:val="en-US" w:eastAsia="zh-TW" w:bidi="ar-SA"/>
    </w:rPr>
  </w:style>
  <w:style w:type="paragraph" w:customStyle="1" w:styleId="2c">
    <w:name w:val="清單段落2"/>
    <w:basedOn w:val="a1"/>
    <w:uiPriority w:val="99"/>
    <w:rsid w:val="000C64C5"/>
    <w:pPr>
      <w:ind w:leftChars="200" w:left="480"/>
    </w:pPr>
    <w:rPr>
      <w:rFonts w:ascii="Calibri" w:hAnsi="Calibri"/>
      <w:szCs w:val="22"/>
    </w:rPr>
  </w:style>
  <w:style w:type="character" w:customStyle="1" w:styleId="HTML0">
    <w:name w:val="HTML 預設格式 字元"/>
    <w:link w:val="HTML"/>
    <w:uiPriority w:val="99"/>
    <w:rsid w:val="000C64C5"/>
    <w:rPr>
      <w:rFonts w:ascii="細明體" w:eastAsia="細明體" w:hAnsi="細明體" w:cs="細明體"/>
      <w:sz w:val="24"/>
      <w:szCs w:val="24"/>
      <w:lang w:val="en-US" w:eastAsia="zh-TW" w:bidi="ar-SA"/>
    </w:rPr>
  </w:style>
  <w:style w:type="paragraph" w:customStyle="1" w:styleId="110">
    <w:name w:val="字元 字元 字元 字元 字元 字元 字元 字元 字元 字元 字元 字元 字元 字元11"/>
    <w:basedOn w:val="a1"/>
    <w:uiPriority w:val="99"/>
    <w:rsid w:val="000C64C5"/>
    <w:pPr>
      <w:widowControl/>
      <w:spacing w:after="160" w:line="240" w:lineRule="exact"/>
    </w:pPr>
    <w:rPr>
      <w:rFonts w:ascii="Tahoma" w:hAnsi="Tahoma"/>
      <w:kern w:val="0"/>
      <w:sz w:val="20"/>
      <w:lang w:eastAsia="en-US"/>
    </w:rPr>
  </w:style>
  <w:style w:type="paragraph" w:customStyle="1" w:styleId="2d">
    <w:name w:val="字元 字元2"/>
    <w:basedOn w:val="a1"/>
    <w:uiPriority w:val="99"/>
    <w:rsid w:val="000C64C5"/>
    <w:pPr>
      <w:widowControl/>
      <w:spacing w:after="160" w:line="240" w:lineRule="exact"/>
    </w:pPr>
    <w:rPr>
      <w:rFonts w:ascii="Tahoma" w:hAnsi="Tahoma"/>
      <w:kern w:val="0"/>
      <w:sz w:val="20"/>
      <w:lang w:eastAsia="en-US"/>
    </w:rPr>
  </w:style>
  <w:style w:type="paragraph" w:customStyle="1" w:styleId="120">
    <w:name w:val="字元 字元 字元 字元 字元 字元 字元 字元 字元 字元 字元 字元 字元 字元12"/>
    <w:basedOn w:val="a1"/>
    <w:uiPriority w:val="99"/>
    <w:rsid w:val="000C64C5"/>
    <w:pPr>
      <w:widowControl/>
      <w:spacing w:after="160" w:line="240" w:lineRule="exact"/>
    </w:pPr>
    <w:rPr>
      <w:rFonts w:ascii="Tahoma" w:hAnsi="Tahoma"/>
      <w:kern w:val="0"/>
      <w:sz w:val="20"/>
      <w:lang w:eastAsia="en-US"/>
    </w:rPr>
  </w:style>
  <w:style w:type="paragraph" w:customStyle="1" w:styleId="132">
    <w:name w:val="字元 字元 字元 字元 字元 字元 字元 字元 字元 字元 字元 字元 字元 字元13"/>
    <w:basedOn w:val="a1"/>
    <w:uiPriority w:val="99"/>
    <w:rsid w:val="000C64C5"/>
    <w:pPr>
      <w:widowControl/>
      <w:spacing w:after="160" w:line="240" w:lineRule="exact"/>
    </w:pPr>
    <w:rPr>
      <w:rFonts w:ascii="Tahoma" w:hAnsi="Tahoma"/>
      <w:kern w:val="0"/>
      <w:sz w:val="20"/>
      <w:lang w:eastAsia="en-US"/>
    </w:rPr>
  </w:style>
  <w:style w:type="character" w:customStyle="1" w:styleId="title3110">
    <w:name w:val="title3_11"/>
    <w:uiPriority w:val="99"/>
    <w:rsid w:val="000C64C5"/>
    <w:rPr>
      <w:rFonts w:cs="Times New Roman"/>
      <w:color w:val="941A7E"/>
    </w:rPr>
  </w:style>
  <w:style w:type="paragraph" w:customStyle="1" w:styleId="133">
    <w:name w:val="字元 字元 字元 字元 字元 字元 字元 字元 字元 字元 字元 字元 字元 字元1 字元 字元 字元3 字元 字元 字元 字元 字元 字元 字元 字元"/>
    <w:basedOn w:val="a1"/>
    <w:rsid w:val="00301B3F"/>
    <w:pPr>
      <w:widowControl/>
      <w:spacing w:after="160" w:line="240" w:lineRule="exact"/>
    </w:pPr>
    <w:rPr>
      <w:rFonts w:ascii="Tahoma" w:hAnsi="Tahoma"/>
      <w:kern w:val="0"/>
      <w:sz w:val="20"/>
      <w:lang w:eastAsia="en-US"/>
    </w:rPr>
  </w:style>
  <w:style w:type="character" w:customStyle="1" w:styleId="watch-titleyt-uix-expander-head">
    <w:name w:val="watch-title  yt-uix-expander-head"/>
    <w:basedOn w:val="a2"/>
    <w:rsid w:val="008C0C63"/>
  </w:style>
  <w:style w:type="paragraph" w:customStyle="1" w:styleId="61">
    <w:name w:val="字元 字元6 字元 字元 字元1 字元 字元"/>
    <w:basedOn w:val="a1"/>
    <w:rsid w:val="00907CB5"/>
    <w:pPr>
      <w:widowControl/>
      <w:spacing w:after="160" w:line="240" w:lineRule="exact"/>
    </w:pPr>
    <w:rPr>
      <w:rFonts w:ascii="Tahoma" w:hAnsi="Tahoma"/>
      <w:kern w:val="0"/>
      <w:sz w:val="20"/>
      <w:lang w:eastAsia="en-US"/>
    </w:rPr>
  </w:style>
  <w:style w:type="paragraph" w:customStyle="1" w:styleId="1fffc">
    <w:name w:val="字元 字元1 字元 字元 字元 字元 字元 字元 字元 字元 字元 字元 字元 字元 字元 字元 字元 字元 字元 字元 字元 字元 字元 字元 字元 字元 字元"/>
    <w:basedOn w:val="a1"/>
    <w:rsid w:val="006E6CD3"/>
    <w:pPr>
      <w:widowControl/>
      <w:spacing w:after="160" w:line="240" w:lineRule="exact"/>
    </w:pPr>
    <w:rPr>
      <w:rFonts w:ascii="Tahoma" w:hAnsi="Tahoma"/>
      <w:kern w:val="0"/>
      <w:sz w:val="20"/>
      <w:lang w:eastAsia="en-US"/>
    </w:rPr>
  </w:style>
  <w:style w:type="character" w:customStyle="1" w:styleId="ft">
    <w:name w:val="ft"/>
    <w:rsid w:val="002C3EF1"/>
  </w:style>
  <w:style w:type="paragraph" w:customStyle="1" w:styleId="afffff3">
    <w:name w:val="字元 字元 字元 字元 字元 字元 字元 字元 字元 字元 字元 字元 字元 字元 字元 字元 字元 字元 字元 字元 字元 字元 字元 字元 字元"/>
    <w:basedOn w:val="a1"/>
    <w:rsid w:val="00C41460"/>
    <w:pPr>
      <w:widowControl/>
      <w:spacing w:after="160" w:line="240" w:lineRule="exact"/>
    </w:pPr>
    <w:rPr>
      <w:rFonts w:ascii="Tahoma" w:hAnsi="Tahoma"/>
      <w:kern w:val="0"/>
      <w:sz w:val="20"/>
      <w:lang w:eastAsia="en-US"/>
    </w:rPr>
  </w:style>
  <w:style w:type="paragraph" w:customStyle="1" w:styleId="1fffd">
    <w:name w:val="字元 字元1 字元 字元 字元 字元 字元 字元 字元 字元 字元 字元 字元 字元 字元 字元 字元 字元 字元 字元 字元 字元 字元 字元 字元 字元 字元 字元 字元 字元"/>
    <w:basedOn w:val="a1"/>
    <w:rsid w:val="00EE2740"/>
    <w:pPr>
      <w:widowControl/>
      <w:spacing w:after="160" w:line="240" w:lineRule="exact"/>
    </w:pPr>
    <w:rPr>
      <w:rFonts w:ascii="Tahoma" w:hAnsi="Tahoma"/>
      <w:kern w:val="0"/>
      <w:sz w:val="20"/>
      <w:lang w:eastAsia="en-US"/>
    </w:rPr>
  </w:style>
  <w:style w:type="paragraph" w:customStyle="1" w:styleId="60">
    <w:name w:val="字元 字元6 字元"/>
    <w:basedOn w:val="a1"/>
    <w:rsid w:val="00ED74E5"/>
    <w:pPr>
      <w:widowControl/>
      <w:spacing w:after="160" w:line="240" w:lineRule="exact"/>
    </w:pPr>
    <w:rPr>
      <w:rFonts w:ascii="Tahoma" w:hAnsi="Tahoma"/>
      <w:kern w:val="0"/>
      <w:sz w:val="20"/>
      <w:lang w:eastAsia="en-US"/>
    </w:rPr>
  </w:style>
  <w:style w:type="paragraph" w:customStyle="1" w:styleId="1121">
    <w:name w:val="字元 字元1 字元 字元 字元1 字元2 字元 字元 字元1 字元 字元 字元 字元 字元"/>
    <w:basedOn w:val="a1"/>
    <w:rsid w:val="00C0392D"/>
    <w:pPr>
      <w:widowControl/>
      <w:spacing w:after="160" w:line="240" w:lineRule="exact"/>
    </w:pPr>
    <w:rPr>
      <w:rFonts w:ascii="Tahoma" w:hAnsi="Tahoma"/>
      <w:kern w:val="0"/>
      <w:sz w:val="20"/>
      <w:lang w:eastAsia="en-US"/>
    </w:rPr>
  </w:style>
  <w:style w:type="paragraph" w:customStyle="1" w:styleId="11210">
    <w:name w:val="字元 字元1 字元 字元 字元1 字元2 字元 字元 字元1 字元 字元 字元"/>
    <w:basedOn w:val="a1"/>
    <w:rsid w:val="00C0392D"/>
    <w:pPr>
      <w:widowControl/>
      <w:spacing w:after="160" w:line="240" w:lineRule="exact"/>
    </w:pPr>
    <w:rPr>
      <w:rFonts w:ascii="Tahoma" w:hAnsi="Tahoma"/>
      <w:kern w:val="0"/>
      <w:sz w:val="20"/>
      <w:lang w:eastAsia="en-US"/>
    </w:rPr>
  </w:style>
  <w:style w:type="paragraph" w:customStyle="1" w:styleId="afffff4">
    <w:name w:val="公文(後續段落_段落)"/>
    <w:basedOn w:val="a1"/>
    <w:rsid w:val="00C0392D"/>
    <w:pPr>
      <w:widowControl/>
      <w:ind w:left="850"/>
      <w:textAlignment w:val="baseline"/>
    </w:pPr>
    <w:rPr>
      <w:rFonts w:eastAsia="標楷體"/>
      <w:noProof/>
      <w:kern w:val="0"/>
      <w:sz w:val="28"/>
    </w:rPr>
  </w:style>
  <w:style w:type="paragraph" w:customStyle="1" w:styleId="afffff5">
    <w:name w:val="主持人"/>
    <w:basedOn w:val="a1"/>
    <w:rsid w:val="00C0392D"/>
    <w:pPr>
      <w:kinsoku w:val="0"/>
      <w:spacing w:line="400" w:lineRule="exact"/>
      <w:ind w:left="1304" w:hanging="1304"/>
    </w:pPr>
    <w:rPr>
      <w:rFonts w:eastAsia="標楷體"/>
      <w:sz w:val="32"/>
    </w:rPr>
  </w:style>
  <w:style w:type="paragraph" w:customStyle="1" w:styleId="afffff6">
    <w:name w:val="公文(段落)"/>
    <w:basedOn w:val="a1"/>
    <w:next w:val="a1"/>
    <w:rsid w:val="00C0392D"/>
    <w:pPr>
      <w:widowControl/>
      <w:ind w:left="850" w:hanging="850"/>
      <w:textAlignment w:val="baseline"/>
    </w:pPr>
    <w:rPr>
      <w:rFonts w:eastAsia="標楷體"/>
      <w:noProof/>
      <w:kern w:val="0"/>
      <w:sz w:val="28"/>
    </w:rPr>
  </w:style>
  <w:style w:type="paragraph" w:customStyle="1" w:styleId="afffff7">
    <w:name w:val="主旨"/>
    <w:basedOn w:val="af2"/>
    <w:rsid w:val="00C0392D"/>
    <w:pPr>
      <w:spacing w:after="0" w:line="440" w:lineRule="exact"/>
      <w:ind w:leftChars="0" w:left="960" w:hanging="960"/>
    </w:pPr>
    <w:rPr>
      <w:rFonts w:eastAsia="標楷體"/>
      <w:sz w:val="32"/>
    </w:rPr>
  </w:style>
  <w:style w:type="paragraph" w:customStyle="1" w:styleId="afffff8">
    <w:name w:val="公文(出席者)"/>
    <w:basedOn w:val="a1"/>
    <w:next w:val="a1"/>
    <w:rsid w:val="00C0392D"/>
    <w:pPr>
      <w:widowControl/>
      <w:ind w:left="1134" w:hanging="1134"/>
      <w:textAlignment w:val="baseline"/>
    </w:pPr>
    <w:rPr>
      <w:rFonts w:eastAsia="標楷體"/>
      <w:noProof/>
      <w:kern w:val="0"/>
      <w:sz w:val="28"/>
    </w:rPr>
  </w:style>
  <w:style w:type="character" w:customStyle="1" w:styleId="38">
    <w:name w:val="字元3 字元"/>
    <w:rsid w:val="00C0392D"/>
    <w:rPr>
      <w:rFonts w:ascii="細明體" w:eastAsia="細明體" w:hAnsi="Courier New"/>
      <w:kern w:val="2"/>
      <w:sz w:val="24"/>
      <w:lang w:val="en-US" w:eastAsia="zh-TW" w:bidi="ar-SA"/>
    </w:rPr>
  </w:style>
  <w:style w:type="paragraph" w:customStyle="1" w:styleId="afffff9">
    <w:name w:val="公文(主旨)"/>
    <w:basedOn w:val="a1"/>
    <w:next w:val="a1"/>
    <w:rsid w:val="00C0392D"/>
    <w:pPr>
      <w:widowControl/>
      <w:ind w:left="850" w:hanging="850"/>
      <w:textAlignment w:val="baseline"/>
    </w:pPr>
    <w:rPr>
      <w:rFonts w:eastAsia="標楷體"/>
      <w:noProof/>
      <w:kern w:val="0"/>
      <w:sz w:val="28"/>
      <w:lang w:bidi="he-IL"/>
    </w:rPr>
  </w:style>
  <w:style w:type="character" w:customStyle="1" w:styleId="HTMLTypewriter2">
    <w:name w:val="HTML Typewriter2"/>
    <w:rsid w:val="00C0392D"/>
    <w:rPr>
      <w:rFonts w:ascii="細明體" w:eastAsia="細明體" w:hAnsi="Courier New" w:cs="細明體"/>
      <w:sz w:val="20"/>
      <w:szCs w:val="20"/>
    </w:rPr>
  </w:style>
  <w:style w:type="character" w:customStyle="1" w:styleId="msoins0">
    <w:name w:val="msoins"/>
    <w:rsid w:val="00C0392D"/>
    <w:rPr>
      <w:u w:val="single"/>
    </w:rPr>
  </w:style>
  <w:style w:type="paragraph" w:customStyle="1" w:styleId="afffffa">
    <w:name w:val="(一)(二)(三)"/>
    <w:basedOn w:val="a1"/>
    <w:rsid w:val="00C0392D"/>
    <w:pPr>
      <w:spacing w:line="500" w:lineRule="exact"/>
      <w:ind w:leftChars="200" w:left="300" w:hangingChars="100" w:hanging="100"/>
      <w:jc w:val="both"/>
    </w:pPr>
    <w:rPr>
      <w:rFonts w:ascii="標楷體" w:eastAsia="標楷體"/>
      <w:snapToGrid w:val="0"/>
      <w:sz w:val="28"/>
      <w:szCs w:val="28"/>
    </w:rPr>
  </w:style>
  <w:style w:type="paragraph" w:styleId="afffffb">
    <w:name w:val="List"/>
    <w:basedOn w:val="a1"/>
    <w:rsid w:val="00C0392D"/>
    <w:pPr>
      <w:ind w:leftChars="200" w:left="100" w:hangingChars="200" w:hanging="200"/>
    </w:pPr>
  </w:style>
  <w:style w:type="paragraph" w:styleId="2e">
    <w:name w:val="List 2"/>
    <w:basedOn w:val="a1"/>
    <w:rsid w:val="00C0392D"/>
    <w:pPr>
      <w:ind w:leftChars="400" w:left="100" w:hangingChars="200" w:hanging="200"/>
    </w:pPr>
  </w:style>
  <w:style w:type="paragraph" w:styleId="39">
    <w:name w:val="List 3"/>
    <w:basedOn w:val="a1"/>
    <w:rsid w:val="00C0392D"/>
    <w:pPr>
      <w:ind w:leftChars="600" w:left="100" w:hangingChars="200" w:hanging="200"/>
    </w:pPr>
  </w:style>
  <w:style w:type="paragraph" w:styleId="4f8">
    <w:name w:val="List 4"/>
    <w:basedOn w:val="a1"/>
    <w:rsid w:val="00C0392D"/>
    <w:pPr>
      <w:ind w:leftChars="800" w:left="100" w:hangingChars="200" w:hanging="200"/>
    </w:pPr>
  </w:style>
  <w:style w:type="paragraph" w:styleId="2f">
    <w:name w:val="List Bullet 2"/>
    <w:basedOn w:val="a1"/>
    <w:autoRedefine/>
    <w:rsid w:val="00C0392D"/>
    <w:pPr>
      <w:tabs>
        <w:tab w:val="num" w:pos="841"/>
      </w:tabs>
      <w:ind w:leftChars="400" w:left="841" w:hangingChars="200" w:hanging="360"/>
    </w:pPr>
  </w:style>
  <w:style w:type="paragraph" w:styleId="afffffc">
    <w:name w:val="List Continue"/>
    <w:basedOn w:val="a1"/>
    <w:rsid w:val="00C0392D"/>
    <w:pPr>
      <w:spacing w:after="120"/>
      <w:ind w:leftChars="200" w:left="480"/>
    </w:pPr>
  </w:style>
  <w:style w:type="paragraph" w:styleId="2f0">
    <w:name w:val="List Continue 2"/>
    <w:basedOn w:val="a1"/>
    <w:rsid w:val="00C0392D"/>
    <w:pPr>
      <w:spacing w:after="120"/>
      <w:ind w:leftChars="400" w:left="960"/>
    </w:pPr>
  </w:style>
  <w:style w:type="paragraph" w:styleId="afffffd">
    <w:name w:val="caption"/>
    <w:basedOn w:val="a1"/>
    <w:next w:val="a1"/>
    <w:qFormat/>
    <w:rsid w:val="00C0392D"/>
    <w:pPr>
      <w:spacing w:before="120" w:after="120"/>
    </w:pPr>
    <w:rPr>
      <w:sz w:val="20"/>
    </w:rPr>
  </w:style>
  <w:style w:type="paragraph" w:customStyle="1" w:styleId="1fffe">
    <w:name w:val="純文字1"/>
    <w:basedOn w:val="a1"/>
    <w:rsid w:val="00C0392D"/>
    <w:pPr>
      <w:autoSpaceDE w:val="0"/>
      <w:autoSpaceDN w:val="0"/>
      <w:adjustRightInd w:val="0"/>
      <w:textAlignment w:val="baseline"/>
    </w:pPr>
    <w:rPr>
      <w:rFonts w:ascii="細明體" w:eastAsia="細明體"/>
      <w:kern w:val="0"/>
    </w:rPr>
  </w:style>
  <w:style w:type="character" w:customStyle="1" w:styleId="word031">
    <w:name w:val="word031"/>
    <w:basedOn w:val="a2"/>
    <w:rsid w:val="00C0392D"/>
  </w:style>
  <w:style w:type="character" w:customStyle="1" w:styleId="title1">
    <w:name w:val="title1"/>
    <w:rsid w:val="00C0392D"/>
    <w:rPr>
      <w:rFonts w:ascii="Times New Roman" w:hAnsi="Times New Roman" w:cs="Times New Roman" w:hint="default"/>
      <w:b w:val="0"/>
      <w:bCs w:val="0"/>
      <w:i w:val="0"/>
      <w:iCs w:val="0"/>
      <w:caps w:val="0"/>
      <w:smallCaps w:val="0"/>
      <w:color w:val="395F84"/>
      <w:sz w:val="23"/>
      <w:szCs w:val="23"/>
    </w:rPr>
  </w:style>
  <w:style w:type="character" w:customStyle="1" w:styleId="word011">
    <w:name w:val="word011"/>
    <w:basedOn w:val="a2"/>
    <w:rsid w:val="00C0392D"/>
  </w:style>
  <w:style w:type="character" w:customStyle="1" w:styleId="text">
    <w:name w:val="text"/>
    <w:basedOn w:val="a2"/>
    <w:rsid w:val="00C0392D"/>
  </w:style>
  <w:style w:type="character" w:customStyle="1" w:styleId="grame">
    <w:name w:val="grame"/>
    <w:basedOn w:val="a2"/>
    <w:rsid w:val="00C0392D"/>
  </w:style>
  <w:style w:type="paragraph" w:customStyle="1" w:styleId="2f1">
    <w:name w:val="字元 字元2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2f2">
    <w:name w:val="字元 字元2 字元 字元 字元"/>
    <w:basedOn w:val="a1"/>
    <w:rsid w:val="00C0392D"/>
    <w:pPr>
      <w:widowControl/>
      <w:spacing w:after="160" w:line="240" w:lineRule="exact"/>
    </w:pPr>
    <w:rPr>
      <w:rFonts w:ascii="Tahoma" w:hAnsi="Tahoma"/>
      <w:kern w:val="0"/>
      <w:sz w:val="20"/>
      <w:lang w:eastAsia="en-US"/>
    </w:rPr>
  </w:style>
  <w:style w:type="paragraph" w:customStyle="1" w:styleId="2f3">
    <w:name w:val="字元 字元2 字元 字元 字元 字元"/>
    <w:basedOn w:val="a1"/>
    <w:rsid w:val="00C0392D"/>
    <w:pPr>
      <w:widowControl/>
      <w:spacing w:after="160" w:line="240" w:lineRule="exact"/>
    </w:pPr>
    <w:rPr>
      <w:rFonts w:ascii="Tahoma" w:hAnsi="Tahoma"/>
      <w:kern w:val="0"/>
      <w:sz w:val="20"/>
      <w:lang w:eastAsia="en-US"/>
    </w:rPr>
  </w:style>
  <w:style w:type="paragraph" w:customStyle="1" w:styleId="2f4">
    <w:name w:val="字元 字元2 字元"/>
    <w:basedOn w:val="a1"/>
    <w:rsid w:val="00C0392D"/>
    <w:pPr>
      <w:widowControl/>
      <w:spacing w:after="160" w:line="240" w:lineRule="exact"/>
    </w:pPr>
    <w:rPr>
      <w:rFonts w:ascii="Tahoma" w:hAnsi="Tahoma"/>
      <w:kern w:val="0"/>
      <w:sz w:val="20"/>
      <w:lang w:eastAsia="en-US"/>
    </w:rPr>
  </w:style>
  <w:style w:type="paragraph" w:customStyle="1" w:styleId="-">
    <w:name w:val="人事-一、"/>
    <w:basedOn w:val="a1"/>
    <w:autoRedefine/>
    <w:rsid w:val="00C0392D"/>
    <w:pPr>
      <w:spacing w:line="400" w:lineRule="exact"/>
      <w:ind w:left="480" w:hangingChars="200" w:hanging="480"/>
      <w:jc w:val="both"/>
    </w:pPr>
    <w:rPr>
      <w:rFonts w:ascii="標楷體" w:eastAsia="標楷體"/>
      <w:color w:val="FF0000"/>
      <w:szCs w:val="24"/>
      <w:u w:val="single"/>
    </w:rPr>
  </w:style>
  <w:style w:type="paragraph" w:customStyle="1" w:styleId="111">
    <w:name w:val="字元 字元1 字元 字元 字元1 字元"/>
    <w:basedOn w:val="a1"/>
    <w:rsid w:val="00C0392D"/>
    <w:pPr>
      <w:widowControl/>
      <w:spacing w:after="160" w:line="240" w:lineRule="exact"/>
    </w:pPr>
    <w:rPr>
      <w:rFonts w:ascii="Tahoma" w:hAnsi="Tahoma"/>
      <w:kern w:val="0"/>
      <w:sz w:val="20"/>
      <w:lang w:eastAsia="en-US"/>
    </w:rPr>
  </w:style>
  <w:style w:type="character" w:customStyle="1" w:styleId="unnamed21">
    <w:name w:val="unnamed21"/>
    <w:rsid w:val="00C0392D"/>
    <w:rPr>
      <w:color w:val="000000"/>
      <w:sz w:val="20"/>
      <w:szCs w:val="20"/>
    </w:rPr>
  </w:style>
  <w:style w:type="paragraph" w:customStyle="1" w:styleId="215">
    <w:name w:val="字元 字元2 字元 字元 字元1 字元"/>
    <w:basedOn w:val="a1"/>
    <w:rsid w:val="00C0392D"/>
    <w:pPr>
      <w:widowControl/>
      <w:spacing w:after="160" w:line="240" w:lineRule="exact"/>
    </w:pPr>
    <w:rPr>
      <w:rFonts w:ascii="Tahoma" w:hAnsi="Tahoma"/>
      <w:kern w:val="0"/>
      <w:sz w:val="20"/>
      <w:lang w:eastAsia="en-US"/>
    </w:rPr>
  </w:style>
  <w:style w:type="paragraph" w:customStyle="1" w:styleId="1110">
    <w:name w:val="字元 字元1 字元 字元 字元1 字元1"/>
    <w:basedOn w:val="a1"/>
    <w:rsid w:val="00C0392D"/>
    <w:pPr>
      <w:widowControl/>
      <w:spacing w:after="160" w:line="240" w:lineRule="exact"/>
    </w:pPr>
    <w:rPr>
      <w:rFonts w:ascii="Tahoma" w:hAnsi="Tahoma"/>
      <w:kern w:val="0"/>
      <w:sz w:val="20"/>
      <w:lang w:eastAsia="en-US"/>
    </w:rPr>
  </w:style>
  <w:style w:type="paragraph" w:customStyle="1" w:styleId="216">
    <w:name w:val="字元 字元2 字元 字元 字元1 字元 字元 字元"/>
    <w:basedOn w:val="a1"/>
    <w:rsid w:val="00C0392D"/>
    <w:pPr>
      <w:widowControl/>
      <w:spacing w:after="160" w:line="240" w:lineRule="exact"/>
    </w:pPr>
    <w:rPr>
      <w:rFonts w:ascii="Tahoma" w:hAnsi="Tahoma"/>
      <w:kern w:val="0"/>
      <w:sz w:val="20"/>
      <w:lang w:eastAsia="en-US"/>
    </w:rPr>
  </w:style>
  <w:style w:type="paragraph" w:customStyle="1" w:styleId="1122">
    <w:name w:val="字元 字元1 字元 字元 字元1 字元2 字元 字元 字元"/>
    <w:basedOn w:val="a1"/>
    <w:rsid w:val="00C0392D"/>
    <w:pPr>
      <w:widowControl/>
      <w:spacing w:after="160" w:line="240" w:lineRule="exact"/>
    </w:pPr>
    <w:rPr>
      <w:rFonts w:ascii="Tahoma" w:hAnsi="Tahoma"/>
      <w:kern w:val="0"/>
      <w:sz w:val="20"/>
      <w:lang w:eastAsia="en-US"/>
    </w:rPr>
  </w:style>
  <w:style w:type="paragraph" w:customStyle="1" w:styleId="013">
    <w:name w:val="013"/>
    <w:basedOn w:val="a1"/>
    <w:rsid w:val="00C0392D"/>
    <w:pPr>
      <w:widowControl/>
      <w:spacing w:before="100" w:beforeAutospacing="1" w:after="100" w:afterAutospacing="1"/>
    </w:pPr>
    <w:rPr>
      <w:rFonts w:ascii="新細明體" w:hAnsi="新細明體" w:cs="新細明體"/>
      <w:kern w:val="0"/>
      <w:szCs w:val="24"/>
    </w:rPr>
  </w:style>
  <w:style w:type="paragraph" w:customStyle="1" w:styleId="-1">
    <w:name w:val="標題-1"/>
    <w:basedOn w:val="a1"/>
    <w:rsid w:val="00C0392D"/>
    <w:pPr>
      <w:spacing w:after="120" w:line="0" w:lineRule="atLeast"/>
    </w:pPr>
    <w:rPr>
      <w:rFonts w:ascii="Arial" w:eastAsia="標楷體" w:hAnsi="Arial"/>
      <w:sz w:val="40"/>
      <w:szCs w:val="24"/>
    </w:rPr>
  </w:style>
  <w:style w:type="paragraph" w:customStyle="1" w:styleId="afffffe">
    <w:name w:val="受文者"/>
    <w:basedOn w:val="a1"/>
    <w:rsid w:val="00C0392D"/>
    <w:pPr>
      <w:adjustRightInd w:val="0"/>
      <w:snapToGrid w:val="0"/>
      <w:spacing w:line="240" w:lineRule="atLeast"/>
    </w:pPr>
    <w:rPr>
      <w:rFonts w:ascii="Arial" w:eastAsia="標楷體" w:hAnsi="Arial"/>
      <w:sz w:val="32"/>
      <w:szCs w:val="32"/>
    </w:rPr>
  </w:style>
  <w:style w:type="paragraph" w:customStyle="1" w:styleId="affffff">
    <w:name w:val="發文字號"/>
    <w:basedOn w:val="a1"/>
    <w:rsid w:val="00C0392D"/>
    <w:pPr>
      <w:adjustRightInd w:val="0"/>
      <w:snapToGrid w:val="0"/>
      <w:spacing w:line="300" w:lineRule="exact"/>
    </w:pPr>
    <w:rPr>
      <w:rFonts w:eastAsia="標楷體"/>
      <w:sz w:val="20"/>
      <w:szCs w:val="24"/>
    </w:rPr>
  </w:style>
  <w:style w:type="paragraph" w:customStyle="1" w:styleId="2f5">
    <w:name w:val="+2"/>
    <w:basedOn w:val="a1"/>
    <w:rsid w:val="00C0392D"/>
    <w:pPr>
      <w:autoSpaceDE w:val="0"/>
      <w:autoSpaceDN w:val="0"/>
      <w:adjustRightInd w:val="0"/>
      <w:spacing w:line="400" w:lineRule="exact"/>
      <w:ind w:left="200" w:hangingChars="200" w:hanging="200"/>
      <w:jc w:val="both"/>
      <w:textAlignment w:val="baseline"/>
    </w:pPr>
    <w:rPr>
      <w:snapToGrid w:val="0"/>
      <w:w w:val="105"/>
      <w:kern w:val="0"/>
      <w:sz w:val="20"/>
    </w:rPr>
  </w:style>
  <w:style w:type="character" w:customStyle="1" w:styleId="txt">
    <w:name w:val="txt"/>
    <w:basedOn w:val="a2"/>
    <w:rsid w:val="00C0392D"/>
  </w:style>
  <w:style w:type="paragraph" w:styleId="affffff0">
    <w:name w:val="Normal Indent"/>
    <w:basedOn w:val="a1"/>
    <w:rsid w:val="00C0392D"/>
    <w:pPr>
      <w:ind w:leftChars="200" w:left="480"/>
    </w:pPr>
    <w:rPr>
      <w:szCs w:val="24"/>
    </w:rPr>
  </w:style>
  <w:style w:type="paragraph" w:customStyle="1" w:styleId="1ffff">
    <w:name w:val="字元 字元1 字元 字元 字元 字元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1ffff0">
    <w:name w:val="字元 字元1 字元 字元 字元 字元 字元 字元 字元 字元 字元 字元 字元 字元 字元 字元 字元 字元 字元 字元 字元 字元 字元 字元"/>
    <w:basedOn w:val="a1"/>
    <w:rsid w:val="00C0392D"/>
    <w:pPr>
      <w:widowControl/>
      <w:spacing w:after="160" w:line="240" w:lineRule="exact"/>
    </w:pPr>
    <w:rPr>
      <w:rFonts w:ascii="Tahoma" w:hAnsi="Tahoma"/>
      <w:kern w:val="0"/>
      <w:sz w:val="20"/>
      <w:lang w:eastAsia="en-US"/>
    </w:rPr>
  </w:style>
  <w:style w:type="character" w:customStyle="1" w:styleId="w051">
    <w:name w:val="w_051"/>
    <w:rsid w:val="00C0392D"/>
    <w:rPr>
      <w:b/>
      <w:bCs/>
      <w:color w:val="669900"/>
    </w:rPr>
  </w:style>
  <w:style w:type="paragraph" w:customStyle="1" w:styleId="158">
    <w:name w:val="字元 字元1 字元 字元 字元58 字元"/>
    <w:basedOn w:val="a1"/>
    <w:rsid w:val="00C0392D"/>
    <w:pPr>
      <w:widowControl/>
      <w:spacing w:after="160" w:line="240" w:lineRule="exact"/>
    </w:pPr>
    <w:rPr>
      <w:rFonts w:ascii="Tahoma" w:hAnsi="Tahoma"/>
      <w:kern w:val="0"/>
      <w:sz w:val="20"/>
      <w:lang w:eastAsia="en-US"/>
    </w:rPr>
  </w:style>
  <w:style w:type="paragraph" w:customStyle="1" w:styleId="1ffff1">
    <w:name w:val="字元 字元1 字元 字元 字元 字元 字元 字元 字元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affffff1">
    <w:name w:val="條文一"/>
    <w:basedOn w:val="a1"/>
    <w:link w:val="affffff2"/>
    <w:rsid w:val="00C0392D"/>
    <w:pPr>
      <w:adjustRightInd w:val="0"/>
      <w:ind w:left="512" w:right="57" w:hanging="540"/>
      <w:jc w:val="both"/>
      <w:textAlignment w:val="baseline"/>
    </w:pPr>
    <w:rPr>
      <w:rFonts w:ascii="全真楷書" w:eastAsia="全真楷書"/>
      <w:sz w:val="28"/>
      <w:szCs w:val="24"/>
    </w:rPr>
  </w:style>
  <w:style w:type="character" w:customStyle="1" w:styleId="affffff2">
    <w:name w:val="條文一 字元"/>
    <w:link w:val="affffff1"/>
    <w:rsid w:val="00C0392D"/>
    <w:rPr>
      <w:rFonts w:ascii="全真楷書" w:eastAsia="全真楷書"/>
      <w:kern w:val="2"/>
      <w:sz w:val="28"/>
      <w:szCs w:val="24"/>
      <w:lang w:val="en-US" w:eastAsia="zh-TW" w:bidi="ar-SA"/>
    </w:rPr>
  </w:style>
  <w:style w:type="paragraph" w:customStyle="1" w:styleId="2f6">
    <w:name w:val="字元 字元2 字元 字元 字元 字元 字元 字元 字元 字元 字元 字元 字元 字元 字元 字元 字元 字元 字元 字元 字元 字元 字元 字元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affffff3">
    <w:name w:val="條平"/>
    <w:basedOn w:val="af9"/>
    <w:rsid w:val="00C0392D"/>
    <w:pPr>
      <w:kinsoku w:val="0"/>
      <w:overflowPunct w:val="0"/>
      <w:autoSpaceDE w:val="0"/>
      <w:autoSpaceDN w:val="0"/>
      <w:spacing w:afterLines="20" w:after="20" w:line="280" w:lineRule="exact"/>
      <w:ind w:leftChars="500" w:left="500"/>
      <w:jc w:val="both"/>
    </w:pPr>
    <w:rPr>
      <w:rFonts w:ascii="新細明體" w:eastAsia="新細明體" w:hAnsi="新細明體"/>
      <w:color w:val="000000"/>
      <w:sz w:val="20"/>
    </w:rPr>
  </w:style>
  <w:style w:type="paragraph" w:customStyle="1" w:styleId="affffff4">
    <w:name w:val="條文二"/>
    <w:basedOn w:val="a1"/>
    <w:rsid w:val="00C0392D"/>
    <w:pPr>
      <w:adjustRightInd w:val="0"/>
      <w:ind w:left="512" w:right="57"/>
      <w:jc w:val="both"/>
      <w:textAlignment w:val="baseline"/>
    </w:pPr>
    <w:rPr>
      <w:rFonts w:ascii="全真楷書" w:eastAsia="全真楷書"/>
      <w:sz w:val="28"/>
    </w:rPr>
  </w:style>
  <w:style w:type="paragraph" w:styleId="affffff5">
    <w:name w:val="Closing"/>
    <w:basedOn w:val="a1"/>
    <w:link w:val="affffff6"/>
    <w:uiPriority w:val="99"/>
    <w:rsid w:val="00C0392D"/>
    <w:pPr>
      <w:ind w:leftChars="1800" w:left="100"/>
    </w:pPr>
    <w:rPr>
      <w:rFonts w:ascii="Arial" w:eastAsia="標楷體" w:hAnsi="Arial" w:cs="Arial"/>
      <w:szCs w:val="24"/>
    </w:rPr>
  </w:style>
  <w:style w:type="paragraph" w:customStyle="1" w:styleId="2f7">
    <w:name w:val="字元 字元2 字元 字元 字元 字元 字元 字元 字元 字元 字元 字元 字元 字元 字元 字元 字元 字元 字元 字元 字元 字元 字元 字元 字元 字元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11211">
    <w:name w:val="字元 字元1 字元 字元 字元1 字元2 字元 字元 字元1 字元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2f8">
    <w:name w:val="字元 字元2 字元 字元 字元 字元 字元 字元 字元 字元 字元 字元 字元 字元 字元 字元 字元 字元 字元 字元 字元 字元 字元 字元 字元 字元 字元 字元 字元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2f9">
    <w:name w:val="字元 字元2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217">
    <w:name w:val="字元 字元2 字元 字元 字元 字元 字元 字元 字元 字元 字元 字元 字元 字元 字元 字元 字元 字元 字元 字元 字元 字元 字元 字元 字元 字元 字元 字元 字元 字元 字元 字元1"/>
    <w:basedOn w:val="a1"/>
    <w:rsid w:val="00C0392D"/>
    <w:pPr>
      <w:widowControl/>
      <w:spacing w:after="160" w:line="240" w:lineRule="exact"/>
    </w:pPr>
    <w:rPr>
      <w:rFonts w:ascii="Tahoma" w:hAnsi="Tahoma"/>
      <w:kern w:val="0"/>
      <w:sz w:val="20"/>
      <w:lang w:eastAsia="en-US"/>
    </w:rPr>
  </w:style>
  <w:style w:type="paragraph" w:customStyle="1" w:styleId="2fa">
    <w:name w:val="字元 字元2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2fb">
    <w:name w:val="字元 字元2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112110">
    <w:name w:val="字元 字元1 字元 字元 字元1 字元2 字元 字元 字元1 字元 字元 字元 字元 字元 字元 字元1"/>
    <w:basedOn w:val="a1"/>
    <w:rsid w:val="00C0392D"/>
    <w:pPr>
      <w:widowControl/>
      <w:spacing w:after="160" w:line="240" w:lineRule="exact"/>
    </w:pPr>
    <w:rPr>
      <w:rFonts w:ascii="Tahoma" w:hAnsi="Tahoma"/>
      <w:kern w:val="0"/>
      <w:sz w:val="20"/>
      <w:lang w:eastAsia="en-US"/>
    </w:rPr>
  </w:style>
  <w:style w:type="character" w:customStyle="1" w:styleId="w01">
    <w:name w:val="w01"/>
    <w:basedOn w:val="a2"/>
    <w:rsid w:val="00C0392D"/>
  </w:style>
  <w:style w:type="paragraph" w:customStyle="1" w:styleId="3a">
    <w:name w:val="字元 字元3"/>
    <w:basedOn w:val="a1"/>
    <w:rsid w:val="00C0392D"/>
    <w:pPr>
      <w:widowControl/>
      <w:spacing w:after="160" w:line="240" w:lineRule="exact"/>
    </w:pPr>
    <w:rPr>
      <w:rFonts w:ascii="Tahoma" w:hAnsi="Tahoma"/>
      <w:kern w:val="0"/>
      <w:sz w:val="20"/>
      <w:lang w:eastAsia="en-US"/>
    </w:rPr>
  </w:style>
  <w:style w:type="paragraph" w:customStyle="1" w:styleId="2fc">
    <w:name w:val="字元 字元2 字元 字元 字元 字元 字元 字元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2fd">
    <w:name w:val="令頭2"/>
    <w:basedOn w:val="a1"/>
    <w:rsid w:val="00C0392D"/>
    <w:pPr>
      <w:adjustRightInd w:val="0"/>
      <w:spacing w:beforeLines="50" w:before="50" w:afterLines="50" w:after="50" w:line="440" w:lineRule="exact"/>
      <w:jc w:val="both"/>
      <w:textAlignment w:val="baseline"/>
    </w:pPr>
    <w:rPr>
      <w:rFonts w:eastAsia="標楷體"/>
      <w:kern w:val="0"/>
      <w:sz w:val="32"/>
    </w:rPr>
  </w:style>
  <w:style w:type="paragraph" w:customStyle="1" w:styleId="2fe">
    <w:name w:val="字元 字元2 字元 字元 字元 字元 字元 字元 字元 字元 字元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113">
    <w:name w:val="字元 字元1 字元 字元 字元1"/>
    <w:basedOn w:val="a1"/>
    <w:rsid w:val="00C0392D"/>
    <w:pPr>
      <w:widowControl/>
      <w:spacing w:after="160" w:line="240" w:lineRule="exact"/>
    </w:pPr>
    <w:rPr>
      <w:rFonts w:ascii="Tahoma" w:hAnsi="Tahoma"/>
      <w:kern w:val="0"/>
      <w:sz w:val="20"/>
      <w:lang w:eastAsia="en-US"/>
    </w:rPr>
  </w:style>
  <w:style w:type="paragraph" w:customStyle="1" w:styleId="11212">
    <w:name w:val="字元 字元1 字元 字元 字元1 字元2 字元 字元 字元1 字元 字元"/>
    <w:basedOn w:val="a1"/>
    <w:rsid w:val="00C0392D"/>
    <w:pPr>
      <w:widowControl/>
      <w:spacing w:after="160" w:line="240" w:lineRule="exact"/>
    </w:pPr>
    <w:rPr>
      <w:rFonts w:ascii="Tahoma" w:hAnsi="Tahoma"/>
      <w:kern w:val="0"/>
      <w:sz w:val="20"/>
      <w:lang w:eastAsia="en-US"/>
    </w:rPr>
  </w:style>
  <w:style w:type="paragraph" w:customStyle="1" w:styleId="3b">
    <w:name w:val="字元 字元3 字元 字元 字元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2ff">
    <w:name w:val="字元 字元2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1222pt">
    <w:name w:val="樣式 左右對齊 凸出:  1.2 字元 行距:  最小行高 22 pt"/>
    <w:basedOn w:val="a1"/>
    <w:rsid w:val="00C0392D"/>
    <w:pPr>
      <w:spacing w:line="440" w:lineRule="atLeast"/>
      <w:ind w:leftChars="107" w:left="636" w:hangingChars="120" w:hanging="336"/>
      <w:jc w:val="both"/>
    </w:pPr>
    <w:rPr>
      <w:rFonts w:eastAsia="標楷體" w:cs="新細明體"/>
      <w:sz w:val="28"/>
    </w:rPr>
  </w:style>
  <w:style w:type="character" w:customStyle="1" w:styleId="style7">
    <w:name w:val="style7"/>
    <w:basedOn w:val="a2"/>
    <w:rsid w:val="00C0392D"/>
  </w:style>
  <w:style w:type="paragraph" w:styleId="affffff7">
    <w:name w:val="Note Heading"/>
    <w:basedOn w:val="a1"/>
    <w:next w:val="a1"/>
    <w:link w:val="affffff8"/>
    <w:uiPriority w:val="99"/>
    <w:rsid w:val="00C0392D"/>
    <w:pPr>
      <w:jc w:val="center"/>
    </w:pPr>
    <w:rPr>
      <w:szCs w:val="24"/>
    </w:rPr>
  </w:style>
  <w:style w:type="paragraph" w:customStyle="1" w:styleId="114">
    <w:name w:val="1.1格式"/>
    <w:basedOn w:val="a1"/>
    <w:rsid w:val="00C0392D"/>
    <w:pPr>
      <w:ind w:left="432" w:hangingChars="180" w:hanging="432"/>
    </w:pPr>
    <w:rPr>
      <w:rFonts w:eastAsia="標楷體"/>
      <w:szCs w:val="24"/>
    </w:rPr>
  </w:style>
  <w:style w:type="paragraph" w:customStyle="1" w:styleId="115">
    <w:name w:val="字元 字元1 字元 字元 字元1 字元 字元 字元 字元"/>
    <w:basedOn w:val="a1"/>
    <w:rsid w:val="00C0392D"/>
    <w:pPr>
      <w:widowControl/>
      <w:spacing w:after="160" w:line="240" w:lineRule="exact"/>
    </w:pPr>
    <w:rPr>
      <w:rFonts w:ascii="Tahoma" w:hAnsi="Tahoma"/>
      <w:kern w:val="0"/>
      <w:sz w:val="20"/>
      <w:lang w:eastAsia="en-US"/>
    </w:rPr>
  </w:style>
  <w:style w:type="paragraph" w:customStyle="1" w:styleId="a0">
    <w:name w:val="分項段落"/>
    <w:basedOn w:val="a1"/>
    <w:rsid w:val="00C0392D"/>
    <w:pPr>
      <w:numPr>
        <w:numId w:val="4"/>
      </w:numPr>
      <w:snapToGrid w:val="0"/>
    </w:pPr>
    <w:rPr>
      <w:rFonts w:eastAsia="標楷體"/>
      <w:sz w:val="32"/>
    </w:rPr>
  </w:style>
  <w:style w:type="paragraph" w:customStyle="1" w:styleId="1ffff2">
    <w:name w:val="字元 字元 字元 字元 字元1 字元 字元 字元"/>
    <w:basedOn w:val="a1"/>
    <w:rsid w:val="00C0392D"/>
    <w:pPr>
      <w:widowControl/>
      <w:spacing w:after="160" w:line="240" w:lineRule="exact"/>
    </w:pPr>
    <w:rPr>
      <w:rFonts w:ascii="Tahoma" w:hAnsi="Tahoma"/>
      <w:kern w:val="0"/>
      <w:sz w:val="20"/>
      <w:lang w:eastAsia="en-US"/>
    </w:rPr>
  </w:style>
  <w:style w:type="character" w:customStyle="1" w:styleId="path1">
    <w:name w:val="path1"/>
    <w:rsid w:val="00C0392D"/>
    <w:rPr>
      <w:rFonts w:ascii="Arial" w:hAnsi="Arial" w:hint="default"/>
      <w:color w:val="1B86A0"/>
    </w:rPr>
  </w:style>
  <w:style w:type="character" w:customStyle="1" w:styleId="53">
    <w:name w:val="字元 字元5"/>
    <w:locked/>
    <w:rsid w:val="00C0392D"/>
    <w:rPr>
      <w:rFonts w:ascii="細明體" w:eastAsia="細明體" w:hAnsi="Courier New"/>
      <w:kern w:val="2"/>
      <w:sz w:val="24"/>
      <w:lang w:val="en-US" w:eastAsia="zh-TW" w:bidi="ar-SA"/>
    </w:rPr>
  </w:style>
  <w:style w:type="paragraph" w:customStyle="1" w:styleId="t1">
    <w:name w:val="t1"/>
    <w:basedOn w:val="a1"/>
    <w:rsid w:val="00C0392D"/>
    <w:pPr>
      <w:adjustRightInd w:val="0"/>
      <w:spacing w:line="360" w:lineRule="atLeast"/>
      <w:jc w:val="center"/>
      <w:textAlignment w:val="baseline"/>
    </w:pPr>
    <w:rPr>
      <w:kern w:val="0"/>
      <w:sz w:val="32"/>
    </w:rPr>
  </w:style>
  <w:style w:type="paragraph" w:customStyle="1" w:styleId="2ff0">
    <w:name w:val="標題2"/>
    <w:basedOn w:val="a1"/>
    <w:rsid w:val="00C0392D"/>
    <w:pPr>
      <w:adjustRightInd w:val="0"/>
      <w:snapToGrid w:val="0"/>
      <w:spacing w:before="120" w:after="120"/>
    </w:pPr>
    <w:rPr>
      <w:b/>
      <w:color w:val="000000"/>
      <w:szCs w:val="24"/>
    </w:rPr>
  </w:style>
  <w:style w:type="paragraph" w:customStyle="1" w:styleId="affffff9">
    <w:name w:val="有編號"/>
    <w:basedOn w:val="a1"/>
    <w:rsid w:val="00C0392D"/>
    <w:pPr>
      <w:spacing w:line="280" w:lineRule="exact"/>
      <w:ind w:leftChars="2" w:left="171" w:hangingChars="73" w:hanging="166"/>
    </w:pPr>
    <w:rPr>
      <w:rFonts w:eastAsia="標楷體"/>
      <w:spacing w:val="-6"/>
      <w:szCs w:val="24"/>
    </w:rPr>
  </w:style>
  <w:style w:type="paragraph" w:customStyle="1" w:styleId="affffffa">
    <w:name w:val="沒編號縮排"/>
    <w:basedOn w:val="a1"/>
    <w:rsid w:val="00C0392D"/>
    <w:pPr>
      <w:spacing w:line="280" w:lineRule="exact"/>
      <w:ind w:leftChars="66" w:left="158"/>
      <w:jc w:val="both"/>
    </w:pPr>
    <w:rPr>
      <w:rFonts w:eastAsia="標楷體"/>
      <w:spacing w:val="-6"/>
      <w:szCs w:val="24"/>
    </w:rPr>
  </w:style>
  <w:style w:type="paragraph" w:customStyle="1" w:styleId="1ffff3">
    <w:name w:val="字元 字元 字元1"/>
    <w:basedOn w:val="a1"/>
    <w:rsid w:val="00C0392D"/>
    <w:pPr>
      <w:widowControl/>
      <w:spacing w:after="160" w:line="240" w:lineRule="exact"/>
    </w:pPr>
    <w:rPr>
      <w:rFonts w:ascii="Tahoma" w:hAnsi="Tahoma"/>
      <w:kern w:val="0"/>
      <w:sz w:val="20"/>
      <w:lang w:eastAsia="en-US"/>
    </w:rPr>
  </w:style>
  <w:style w:type="paragraph" w:customStyle="1" w:styleId="1ffff4">
    <w:name w:val="字元1 字元 字元 字元"/>
    <w:basedOn w:val="a1"/>
    <w:rsid w:val="00C0392D"/>
    <w:pPr>
      <w:widowControl/>
      <w:spacing w:after="160" w:line="240" w:lineRule="exact"/>
    </w:pPr>
    <w:rPr>
      <w:rFonts w:ascii="Tahoma" w:hAnsi="Tahoma"/>
      <w:kern w:val="0"/>
      <w:sz w:val="20"/>
      <w:lang w:eastAsia="en-US"/>
    </w:rPr>
  </w:style>
  <w:style w:type="paragraph" w:customStyle="1" w:styleId="affffffb">
    <w:name w:val="一、段落"/>
    <w:basedOn w:val="a1"/>
    <w:link w:val="affffffc"/>
    <w:rsid w:val="00C0392D"/>
    <w:pPr>
      <w:spacing w:beforeLines="50" w:before="50" w:line="400" w:lineRule="exact"/>
      <w:ind w:firstLineChars="200" w:firstLine="200"/>
      <w:jc w:val="both"/>
    </w:pPr>
    <w:rPr>
      <w:rFonts w:eastAsia="標楷體" w:cs="Arial"/>
      <w:color w:val="000000"/>
      <w:sz w:val="28"/>
      <w:szCs w:val="28"/>
    </w:rPr>
  </w:style>
  <w:style w:type="character" w:customStyle="1" w:styleId="affffffc">
    <w:name w:val="一、段落 字元"/>
    <w:link w:val="affffffb"/>
    <w:rsid w:val="00C0392D"/>
    <w:rPr>
      <w:rFonts w:eastAsia="標楷體" w:cs="Arial"/>
      <w:color w:val="000000"/>
      <w:kern w:val="2"/>
      <w:sz w:val="28"/>
      <w:szCs w:val="28"/>
      <w:lang w:val="en-US" w:eastAsia="zh-TW" w:bidi="ar-SA"/>
    </w:rPr>
  </w:style>
  <w:style w:type="character" w:styleId="affffffd">
    <w:name w:val="FollowedHyperlink"/>
    <w:uiPriority w:val="99"/>
    <w:rsid w:val="00C0392D"/>
    <w:rPr>
      <w:color w:val="800080"/>
      <w:u w:val="single"/>
    </w:rPr>
  </w:style>
  <w:style w:type="paragraph" w:customStyle="1" w:styleId="affffffe">
    <w:name w:val="前項"/>
    <w:basedOn w:val="afff0"/>
    <w:rsid w:val="00C0392D"/>
    <w:pPr>
      <w:autoSpaceDE/>
      <w:autoSpaceDN/>
      <w:snapToGrid w:val="0"/>
      <w:spacing w:line="326" w:lineRule="auto"/>
      <w:ind w:left="1276" w:right="57" w:firstLine="284"/>
    </w:pPr>
    <w:rPr>
      <w:rFonts w:ascii="Times New Roman" w:eastAsia="標楷體" w:hAnsi="Times New Roman" w:cs="Garamond"/>
      <w:color w:val="auto"/>
      <w:sz w:val="28"/>
    </w:rPr>
  </w:style>
  <w:style w:type="character" w:customStyle="1" w:styleId="title35">
    <w:name w:val="title3_5"/>
    <w:basedOn w:val="a2"/>
    <w:rsid w:val="00C0392D"/>
  </w:style>
  <w:style w:type="paragraph" w:customStyle="1" w:styleId="62">
    <w:name w:val="字元 字元6 字元 字元"/>
    <w:basedOn w:val="a1"/>
    <w:rsid w:val="00C0392D"/>
    <w:pPr>
      <w:widowControl/>
      <w:spacing w:after="160" w:line="240" w:lineRule="exact"/>
    </w:pPr>
    <w:rPr>
      <w:rFonts w:ascii="Tahoma" w:hAnsi="Tahoma"/>
      <w:kern w:val="0"/>
      <w:sz w:val="20"/>
      <w:lang w:eastAsia="en-US"/>
    </w:rPr>
  </w:style>
  <w:style w:type="paragraph" w:customStyle="1" w:styleId="121">
    <w:name w:val="字元 字元1 字元 字元 字元2"/>
    <w:basedOn w:val="a1"/>
    <w:rsid w:val="00C0392D"/>
    <w:pPr>
      <w:widowControl/>
      <w:spacing w:after="160" w:line="240" w:lineRule="exact"/>
    </w:pPr>
    <w:rPr>
      <w:rFonts w:ascii="Tahoma" w:hAnsi="Tahoma"/>
      <w:kern w:val="0"/>
      <w:sz w:val="20"/>
      <w:lang w:eastAsia="en-US"/>
    </w:rPr>
  </w:style>
  <w:style w:type="paragraph" w:customStyle="1" w:styleId="63">
    <w:name w:val="字元 字元6 字元 字元 字元 字元 字元"/>
    <w:basedOn w:val="a1"/>
    <w:rsid w:val="00C0392D"/>
    <w:pPr>
      <w:widowControl/>
      <w:spacing w:after="160" w:line="240" w:lineRule="exact"/>
    </w:pPr>
    <w:rPr>
      <w:rFonts w:ascii="Tahoma" w:hAnsi="Tahoma"/>
      <w:kern w:val="0"/>
      <w:sz w:val="20"/>
      <w:lang w:eastAsia="en-US"/>
    </w:rPr>
  </w:style>
  <w:style w:type="paragraph" w:customStyle="1" w:styleId="122">
    <w:name w:val="字元 字元1 字元 字元 字元2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123">
    <w:name w:val="字元 字元1 字元 字元 字元2 字元 字元 字元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112120">
    <w:name w:val="字元 字元1 字元 字元 字元1 字元2 字元 字元 字元1 字元 字元 字元 字元 字元 字元 字元2"/>
    <w:basedOn w:val="a1"/>
    <w:rsid w:val="00C0392D"/>
    <w:pPr>
      <w:widowControl/>
      <w:spacing w:after="160" w:line="240" w:lineRule="exact"/>
    </w:pPr>
    <w:rPr>
      <w:rFonts w:ascii="Tahoma" w:hAnsi="Tahoma"/>
      <w:kern w:val="0"/>
      <w:sz w:val="20"/>
      <w:lang w:eastAsia="en-US"/>
    </w:rPr>
  </w:style>
  <w:style w:type="character" w:customStyle="1" w:styleId="bluesmall1">
    <w:name w:val="blue_small1"/>
    <w:rsid w:val="00C0392D"/>
    <w:rPr>
      <w:rFonts w:ascii="Arial" w:hAnsi="Arial" w:cs="Arial" w:hint="default"/>
      <w:i w:val="0"/>
      <w:iCs w:val="0"/>
      <w:color w:val="3333CC"/>
      <w:sz w:val="18"/>
      <w:szCs w:val="18"/>
    </w:rPr>
  </w:style>
  <w:style w:type="paragraph" w:customStyle="1" w:styleId="64">
    <w:name w:val="字元 字元6 字元 字元 字元 字元 字元 字元 字元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112121">
    <w:name w:val="字元 字元1 字元 字元 字元1 字元2 字元 字元 字元1 字元 字元 字元 字元 字元 字元 字元2 字元"/>
    <w:basedOn w:val="a1"/>
    <w:rsid w:val="00C0392D"/>
    <w:pPr>
      <w:widowControl/>
      <w:spacing w:after="160" w:line="240" w:lineRule="exact"/>
    </w:pPr>
    <w:rPr>
      <w:rFonts w:ascii="Tahoma" w:hAnsi="Tahoma"/>
      <w:kern w:val="0"/>
      <w:sz w:val="20"/>
      <w:lang w:eastAsia="en-US"/>
    </w:rPr>
  </w:style>
  <w:style w:type="paragraph" w:customStyle="1" w:styleId="3c">
    <w:name w:val="字元 字元3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65">
    <w:name w:val="字元 字元6 字元 字元 字元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124">
    <w:name w:val="字元 字元1 字元 字元 字元2 字元 字元 字元 字元 字元 字元 字元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afffffff">
    <w:name w:val="字元 字元 字元 字元 字元 字元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125">
    <w:name w:val="字元 字元1 字元 字元 字元2 字元 字元 字元 字元 字元 字元 字元 字元 字元 字元 字元 字元 字元 字元 字元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afffffff0">
    <w:name w:val="說明"/>
    <w:basedOn w:val="a1"/>
    <w:rsid w:val="00C0392D"/>
    <w:pPr>
      <w:spacing w:line="500" w:lineRule="exact"/>
      <w:ind w:left="300" w:hangingChars="300" w:hanging="300"/>
    </w:pPr>
    <w:rPr>
      <w:rFonts w:eastAsia="標楷體"/>
      <w:sz w:val="32"/>
      <w:szCs w:val="24"/>
    </w:rPr>
  </w:style>
  <w:style w:type="paragraph" w:customStyle="1" w:styleId="126">
    <w:name w:val="字元 字元1 字元 字元 字元2 字元 字元 字元 字元 字元 字元 字元 字元 字元 字元 字元 字元 字元 字元 字元 字元 字元 字元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127">
    <w:name w:val="字元 字元1 字元 字元 字元2 字元 字元 字元 字元 字元 字元 字元 字元 字元 字元 字元 字元 字元 字元 字元 字元 字元 字元 字元 字元 字元 字元 字元 字元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1ffff5">
    <w:name w:val="字元 字元1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128">
    <w:name w:val="字元 字元1 字元 字元 字元2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129">
    <w:name w:val="字元 字元1 字元 字元 字元2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12a">
    <w:name w:val="字元 字元1 字元 字元 字元2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font">
    <w:name w:val="font"/>
    <w:basedOn w:val="a1"/>
    <w:rsid w:val="00C0392D"/>
    <w:pPr>
      <w:widowControl/>
      <w:spacing w:before="100" w:beforeAutospacing="1" w:after="100" w:afterAutospacing="1" w:line="300" w:lineRule="atLeast"/>
    </w:pPr>
    <w:rPr>
      <w:rFonts w:ascii="新細明體" w:hAnsi="新細明體" w:cs="新細明體"/>
      <w:color w:val="535353"/>
      <w:spacing w:val="30"/>
      <w:kern w:val="0"/>
      <w:sz w:val="21"/>
      <w:szCs w:val="21"/>
    </w:rPr>
  </w:style>
  <w:style w:type="paragraph" w:customStyle="1" w:styleId="12b">
    <w:name w:val="字元 字元1 字元 字元 字元2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66">
    <w:name w:val="字元 字元6"/>
    <w:basedOn w:val="a1"/>
    <w:rsid w:val="00C0392D"/>
    <w:pPr>
      <w:widowControl/>
      <w:spacing w:after="160" w:line="240" w:lineRule="exact"/>
    </w:pPr>
    <w:rPr>
      <w:rFonts w:ascii="Tahoma" w:hAnsi="Tahoma"/>
      <w:kern w:val="0"/>
      <w:sz w:val="20"/>
      <w:lang w:eastAsia="en-US"/>
    </w:rPr>
  </w:style>
  <w:style w:type="paragraph" w:customStyle="1" w:styleId="2ff1">
    <w:name w:val="字元 字元 字元 字元 字元 字元 字元 字元 字元 字元 字元 字元 字元 字元2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2ff2">
    <w:name w:val="字元 字元 字元 字元 字元 字元 字元 字元 字元 字元 字元 字元 字元 字元2 字元 字元 字元 字元 字元 字元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yiv719383192msonormal">
    <w:name w:val="yiv719383192msonormal"/>
    <w:basedOn w:val="a1"/>
    <w:rsid w:val="00C0392D"/>
    <w:pPr>
      <w:widowControl/>
      <w:spacing w:before="100" w:beforeAutospacing="1" w:after="100" w:afterAutospacing="1"/>
    </w:pPr>
    <w:rPr>
      <w:rFonts w:ascii="新細明體" w:hAnsi="新細明體" w:cs="新細明體"/>
      <w:kern w:val="0"/>
      <w:szCs w:val="24"/>
      <w:lang w:bidi="hi-IN"/>
    </w:rPr>
  </w:style>
  <w:style w:type="paragraph" w:customStyle="1" w:styleId="1ffff6">
    <w:name w:val="字元 字元 字元 字元 字元 字元 字元 字元 字元 字元 字元1 字元"/>
    <w:basedOn w:val="a1"/>
    <w:rsid w:val="00C0392D"/>
    <w:pPr>
      <w:widowControl/>
      <w:spacing w:after="160" w:line="240" w:lineRule="exact"/>
    </w:pPr>
    <w:rPr>
      <w:rFonts w:ascii="Tahoma" w:hAnsi="Tahoma"/>
      <w:kern w:val="0"/>
      <w:sz w:val="20"/>
      <w:lang w:eastAsia="en-US"/>
    </w:rPr>
  </w:style>
  <w:style w:type="paragraph" w:customStyle="1" w:styleId="2ff3">
    <w:name w:val="字元 字元 字元 字元 字元 字元 字元 字元 字元 字元 字元 字元 字元 字元2 字元"/>
    <w:basedOn w:val="a1"/>
    <w:rsid w:val="00C0392D"/>
    <w:pPr>
      <w:widowControl/>
      <w:spacing w:after="160" w:line="240" w:lineRule="exact"/>
    </w:pPr>
    <w:rPr>
      <w:rFonts w:ascii="Tahoma" w:hAnsi="Tahoma"/>
      <w:kern w:val="0"/>
      <w:sz w:val="20"/>
      <w:lang w:eastAsia="en-US"/>
    </w:rPr>
  </w:style>
  <w:style w:type="paragraph" w:customStyle="1" w:styleId="2ff4">
    <w:name w:val="字元 字元 字元 字元 字元 字元 字元 字元 字元 字元 字元 字元 字元 字元2"/>
    <w:basedOn w:val="a1"/>
    <w:rsid w:val="00C0392D"/>
    <w:pPr>
      <w:widowControl/>
      <w:spacing w:after="160" w:line="240" w:lineRule="exact"/>
    </w:pPr>
    <w:rPr>
      <w:rFonts w:ascii="Tahoma" w:hAnsi="Tahoma"/>
      <w:kern w:val="0"/>
      <w:sz w:val="20"/>
      <w:lang w:eastAsia="en-US"/>
    </w:rPr>
  </w:style>
  <w:style w:type="character" w:customStyle="1" w:styleId="title34">
    <w:name w:val="title34"/>
    <w:basedOn w:val="a2"/>
    <w:rsid w:val="00C0392D"/>
  </w:style>
  <w:style w:type="paragraph" w:customStyle="1" w:styleId="67">
    <w:name w:val="字元 字元6 字元 字元 字元"/>
    <w:basedOn w:val="a1"/>
    <w:rsid w:val="00C0392D"/>
    <w:pPr>
      <w:widowControl/>
      <w:spacing w:after="160" w:line="240" w:lineRule="exact"/>
    </w:pPr>
    <w:rPr>
      <w:rFonts w:ascii="Tahoma" w:hAnsi="Tahoma"/>
      <w:kern w:val="0"/>
      <w:sz w:val="20"/>
      <w:lang w:eastAsia="en-US"/>
    </w:rPr>
  </w:style>
  <w:style w:type="paragraph" w:customStyle="1" w:styleId="1ffff7">
    <w:name w:val="字元 字元1 字元 字元 字元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1ffff8">
    <w:name w:val="字元 字元 字元 字元 字元 字元 字元 字元 字元 字元 字元 字元 字元 字元1 字元 字元 字元"/>
    <w:basedOn w:val="a1"/>
    <w:rsid w:val="00C0392D"/>
    <w:pPr>
      <w:widowControl/>
      <w:spacing w:after="160" w:line="240" w:lineRule="exact"/>
    </w:pPr>
    <w:rPr>
      <w:rFonts w:ascii="Tahoma" w:eastAsia="標楷體" w:hAnsi="Tahoma"/>
      <w:color w:val="000000"/>
      <w:kern w:val="0"/>
      <w:sz w:val="20"/>
      <w:szCs w:val="24"/>
      <w:lang w:eastAsia="en-US"/>
    </w:rPr>
  </w:style>
  <w:style w:type="paragraph" w:customStyle="1" w:styleId="116">
    <w:name w:val="字元 字元1 字元 字元 字元 字元 字元 字元 字元 字元 字元 字元 字元 字元1 字元 字元 字元"/>
    <w:basedOn w:val="a1"/>
    <w:rsid w:val="00C0392D"/>
    <w:pPr>
      <w:widowControl/>
      <w:spacing w:after="160" w:line="240" w:lineRule="exact"/>
    </w:pPr>
    <w:rPr>
      <w:rFonts w:ascii="Tahoma" w:hAnsi="Tahoma"/>
      <w:kern w:val="0"/>
      <w:sz w:val="20"/>
      <w:lang w:eastAsia="en-US"/>
    </w:rPr>
  </w:style>
  <w:style w:type="paragraph" w:customStyle="1" w:styleId="1ffff9">
    <w:name w:val="字元 字元1 字元 字元 字元 字元 字元 字元 字元 字元 字元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117">
    <w:name w:val="字元 字元 字元 字元 字元 字元 字元 字元 字元 字元 字元 字元 字元 字元1 字元 字元 字元1"/>
    <w:basedOn w:val="a1"/>
    <w:rsid w:val="00C0392D"/>
    <w:pPr>
      <w:widowControl/>
      <w:spacing w:after="160" w:line="240" w:lineRule="exact"/>
    </w:pPr>
    <w:rPr>
      <w:rFonts w:ascii="Tahoma" w:hAnsi="Tahoma"/>
      <w:kern w:val="0"/>
      <w:sz w:val="20"/>
      <w:lang w:eastAsia="en-US"/>
    </w:rPr>
  </w:style>
  <w:style w:type="paragraph" w:customStyle="1" w:styleId="12c">
    <w:name w:val="字元 字元 字元 字元 字元 字元 字元 字元 字元 字元 字元 字元 字元 字元1 字元 字元 字元2"/>
    <w:basedOn w:val="a1"/>
    <w:rsid w:val="00C0392D"/>
    <w:pPr>
      <w:widowControl/>
      <w:spacing w:after="160" w:line="240" w:lineRule="exact"/>
    </w:pPr>
    <w:rPr>
      <w:rFonts w:ascii="Tahoma" w:hAnsi="Tahoma"/>
      <w:kern w:val="0"/>
      <w:sz w:val="20"/>
      <w:lang w:eastAsia="en-US"/>
    </w:rPr>
  </w:style>
  <w:style w:type="paragraph" w:customStyle="1" w:styleId="134">
    <w:name w:val="字元 字元 字元 字元 字元 字元 字元 字元 字元 字元 字元 字元 字元 字元1 字元 字元 字元3 字元 字元 字元 字元 字元 字元 字元 字元 字元 字元"/>
    <w:basedOn w:val="a1"/>
    <w:rsid w:val="00C0392D"/>
    <w:pPr>
      <w:widowControl/>
      <w:spacing w:after="160" w:line="240" w:lineRule="exact"/>
    </w:pPr>
    <w:rPr>
      <w:rFonts w:ascii="Tahoma" w:hAnsi="Tahoma"/>
      <w:kern w:val="0"/>
      <w:sz w:val="20"/>
      <w:lang w:eastAsia="en-US"/>
    </w:rPr>
  </w:style>
  <w:style w:type="paragraph" w:customStyle="1" w:styleId="1310">
    <w:name w:val="字元 字元 字元 字元 字元 字元 字元 字元 字元 字元 字元 字元 字元 字元1 字元 字元 字元3 字元 字元 字元 字元 字元 字元 字元 字元 字元 字元1"/>
    <w:basedOn w:val="a1"/>
    <w:rsid w:val="00C0392D"/>
    <w:pPr>
      <w:widowControl/>
      <w:spacing w:after="160" w:line="240" w:lineRule="exact"/>
    </w:pPr>
    <w:rPr>
      <w:rFonts w:ascii="Tahoma" w:hAnsi="Tahoma"/>
      <w:kern w:val="0"/>
      <w:sz w:val="20"/>
      <w:lang w:eastAsia="en-US"/>
    </w:rPr>
  </w:style>
  <w:style w:type="paragraph" w:customStyle="1" w:styleId="135">
    <w:name w:val="字元 字元 字元 字元 字元 字元 字元 字元 字元 字元 字元 字元 字元 字元1 字元 字元 字元3 字元"/>
    <w:basedOn w:val="a1"/>
    <w:rsid w:val="00C0392D"/>
    <w:pPr>
      <w:widowControl/>
      <w:spacing w:after="160" w:line="240" w:lineRule="exact"/>
    </w:pPr>
    <w:rPr>
      <w:rFonts w:ascii="Tahoma" w:hAnsi="Tahoma"/>
      <w:kern w:val="0"/>
      <w:sz w:val="20"/>
      <w:lang w:eastAsia="en-US"/>
    </w:rPr>
  </w:style>
  <w:style w:type="paragraph" w:customStyle="1" w:styleId="1ffffa">
    <w:name w:val="字元1 字元"/>
    <w:basedOn w:val="a1"/>
    <w:rsid w:val="00C0392D"/>
    <w:pPr>
      <w:widowControl/>
      <w:spacing w:after="160" w:line="240" w:lineRule="exact"/>
    </w:pPr>
    <w:rPr>
      <w:rFonts w:ascii="Tahoma" w:hAnsi="Tahoma"/>
      <w:kern w:val="0"/>
      <w:sz w:val="20"/>
      <w:lang w:eastAsia="en-US"/>
    </w:rPr>
  </w:style>
  <w:style w:type="character" w:customStyle="1" w:styleId="40">
    <w:name w:val="標題 4 字元"/>
    <w:link w:val="4"/>
    <w:semiHidden/>
    <w:rsid w:val="00052F17"/>
    <w:rPr>
      <w:rFonts w:ascii="Arial" w:eastAsia="新細明體" w:hAnsi="Arial"/>
      <w:kern w:val="2"/>
      <w:sz w:val="36"/>
      <w:szCs w:val="36"/>
      <w:lang w:val="en-US" w:eastAsia="zh-TW" w:bidi="ar-SA"/>
    </w:rPr>
  </w:style>
  <w:style w:type="character" w:customStyle="1" w:styleId="af5">
    <w:name w:val="註解文字 字元"/>
    <w:link w:val="af4"/>
    <w:uiPriority w:val="99"/>
    <w:rsid w:val="00052F17"/>
    <w:rPr>
      <w:rFonts w:eastAsia="標楷體"/>
      <w:kern w:val="2"/>
      <w:sz w:val="24"/>
      <w:lang w:val="en-US" w:eastAsia="zh-TW" w:bidi="ar-SA"/>
    </w:rPr>
  </w:style>
  <w:style w:type="paragraph" w:customStyle="1" w:styleId="1ffffb">
    <w:name w:val="字元 字元1 字元 字元 字元 字元 字元 字元 字元 字元 字元 字元 字元 字元 字元 字元 字元 字元 字元 字元 字元 字元 字元 字元 字元 字元 字元 字元 字元 字元 字元 字元 字元"/>
    <w:basedOn w:val="a1"/>
    <w:rsid w:val="00515480"/>
    <w:pPr>
      <w:widowControl/>
      <w:spacing w:after="160" w:line="240" w:lineRule="exact"/>
    </w:pPr>
    <w:rPr>
      <w:rFonts w:ascii="Tahoma" w:hAnsi="Tahoma"/>
      <w:kern w:val="0"/>
      <w:sz w:val="20"/>
      <w:lang w:eastAsia="en-US"/>
    </w:rPr>
  </w:style>
  <w:style w:type="character" w:customStyle="1" w:styleId="watch-video-date">
    <w:name w:val="watch-video-date"/>
    <w:rsid w:val="00DD042D"/>
  </w:style>
  <w:style w:type="character" w:customStyle="1" w:styleId="watch-title">
    <w:name w:val="watch-title"/>
    <w:rsid w:val="00DD042D"/>
  </w:style>
  <w:style w:type="character" w:customStyle="1" w:styleId="desc1">
    <w:name w:val="desc1"/>
    <w:rsid w:val="00DD042D"/>
    <w:rPr>
      <w:vanish w:val="0"/>
      <w:webHidden w:val="0"/>
      <w:specVanish w:val="0"/>
    </w:rPr>
  </w:style>
  <w:style w:type="character" w:customStyle="1" w:styleId="title111">
    <w:name w:val="title1_11"/>
    <w:rsid w:val="00DD042D"/>
    <w:rPr>
      <w:color w:val="EB3B48"/>
      <w:bdr w:val="single" w:sz="6" w:space="8" w:color="E5E5E5" w:frame="1"/>
      <w:shd w:val="clear" w:color="auto" w:fill="FFFFFF"/>
    </w:rPr>
  </w:style>
  <w:style w:type="paragraph" w:customStyle="1" w:styleId="1ffffc">
    <w:name w:val="字元 字元1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255E79"/>
    <w:pPr>
      <w:widowControl/>
      <w:spacing w:after="160" w:line="240" w:lineRule="exact"/>
    </w:pPr>
    <w:rPr>
      <w:rFonts w:ascii="Tahoma" w:hAnsi="Tahoma"/>
      <w:kern w:val="0"/>
      <w:sz w:val="20"/>
      <w:lang w:eastAsia="en-US"/>
    </w:rPr>
  </w:style>
  <w:style w:type="numbering" w:customStyle="1" w:styleId="1ffffd">
    <w:name w:val="無清單1"/>
    <w:next w:val="a4"/>
    <w:uiPriority w:val="99"/>
    <w:semiHidden/>
    <w:rsid w:val="007258FE"/>
  </w:style>
  <w:style w:type="paragraph" w:customStyle="1" w:styleId="z-">
    <w:name w:val="z-表單的頂端 字元"/>
    <w:basedOn w:val="a1"/>
    <w:link w:val="z-0"/>
    <w:rsid w:val="007258FE"/>
    <w:pPr>
      <w:widowControl/>
      <w:spacing w:after="160" w:line="240" w:lineRule="exact"/>
    </w:pPr>
    <w:rPr>
      <w:rFonts w:ascii="Tahoma" w:eastAsia="標楷體" w:hAnsi="Tahoma"/>
      <w:kern w:val="0"/>
      <w:sz w:val="20"/>
      <w:szCs w:val="24"/>
      <w:lang w:eastAsia="en-US"/>
    </w:rPr>
  </w:style>
  <w:style w:type="paragraph" w:customStyle="1" w:styleId="1ffffe">
    <w:name w:val="字元1"/>
    <w:basedOn w:val="a1"/>
    <w:rsid w:val="007258FE"/>
    <w:pPr>
      <w:widowControl/>
      <w:spacing w:after="160" w:line="240" w:lineRule="exact"/>
    </w:pPr>
    <w:rPr>
      <w:rFonts w:ascii="Tahoma" w:eastAsia="標楷體" w:hAnsi="Tahoma"/>
      <w:kern w:val="0"/>
      <w:sz w:val="20"/>
      <w:szCs w:val="24"/>
      <w:lang w:eastAsia="en-US"/>
    </w:rPr>
  </w:style>
  <w:style w:type="character" w:customStyle="1" w:styleId="af3">
    <w:name w:val="本文縮排 字元"/>
    <w:link w:val="af2"/>
    <w:rsid w:val="007258FE"/>
    <w:rPr>
      <w:kern w:val="2"/>
      <w:sz w:val="24"/>
    </w:rPr>
  </w:style>
  <w:style w:type="character" w:customStyle="1" w:styleId="29">
    <w:name w:val="本文 2 字元"/>
    <w:link w:val="28"/>
    <w:rsid w:val="007258FE"/>
    <w:rPr>
      <w:kern w:val="2"/>
      <w:sz w:val="24"/>
    </w:rPr>
  </w:style>
  <w:style w:type="paragraph" w:customStyle="1" w:styleId="610">
    <w:name w:val="字元 字元6 字元 字元 字元1"/>
    <w:basedOn w:val="a1"/>
    <w:rsid w:val="000A6A5F"/>
    <w:pPr>
      <w:widowControl/>
      <w:spacing w:after="160" w:line="240" w:lineRule="exact"/>
    </w:pPr>
    <w:rPr>
      <w:rFonts w:ascii="Tahoma" w:hAnsi="Tahoma"/>
      <w:kern w:val="0"/>
      <w:sz w:val="20"/>
      <w:lang w:eastAsia="en-US"/>
    </w:rPr>
  </w:style>
  <w:style w:type="character" w:customStyle="1" w:styleId="textfont1">
    <w:name w:val="textfont1"/>
    <w:rsid w:val="00BC2CB9"/>
    <w:rPr>
      <w:rFonts w:ascii="sө" w:hAnsi="sө" w:hint="default"/>
      <w:strike w:val="0"/>
      <w:dstrike w:val="0"/>
      <w:color w:val="333333"/>
      <w:sz w:val="24"/>
      <w:szCs w:val="24"/>
      <w:u w:val="none"/>
      <w:effect w:val="none"/>
      <w:bdr w:val="none" w:sz="0" w:space="0" w:color="auto" w:frame="1"/>
    </w:rPr>
  </w:style>
  <w:style w:type="paragraph" w:customStyle="1" w:styleId="3d">
    <w:name w:val="字元 字元3"/>
    <w:basedOn w:val="a1"/>
    <w:uiPriority w:val="99"/>
    <w:rsid w:val="00AB5E15"/>
    <w:pPr>
      <w:widowControl/>
      <w:spacing w:after="160" w:line="240" w:lineRule="exact"/>
    </w:pPr>
    <w:rPr>
      <w:rFonts w:ascii="Tahoma" w:hAnsi="Tahoma"/>
      <w:kern w:val="0"/>
      <w:sz w:val="20"/>
      <w:lang w:eastAsia="en-US"/>
    </w:rPr>
  </w:style>
  <w:style w:type="character" w:customStyle="1" w:styleId="srsatxt1">
    <w:name w:val="srsatxt1"/>
    <w:uiPriority w:val="99"/>
    <w:rsid w:val="00AB5E15"/>
    <w:rPr>
      <w:color w:val="000000"/>
      <w:sz w:val="19"/>
      <w:szCs w:val="19"/>
    </w:rPr>
  </w:style>
  <w:style w:type="paragraph" w:customStyle="1" w:styleId="font5">
    <w:name w:val="font5"/>
    <w:basedOn w:val="a1"/>
    <w:rsid w:val="00AB5E15"/>
    <w:pPr>
      <w:widowControl/>
      <w:spacing w:before="100" w:beforeAutospacing="1" w:after="100" w:afterAutospacing="1"/>
    </w:pPr>
    <w:rPr>
      <w:rFonts w:ascii="新細明體" w:hAnsi="新細明體" w:cs="新細明體"/>
      <w:kern w:val="0"/>
      <w:sz w:val="18"/>
      <w:szCs w:val="18"/>
    </w:rPr>
  </w:style>
  <w:style w:type="paragraph" w:customStyle="1" w:styleId="font6">
    <w:name w:val="font6"/>
    <w:basedOn w:val="a1"/>
    <w:rsid w:val="00AB5E15"/>
    <w:pPr>
      <w:widowControl/>
      <w:spacing w:before="100" w:beforeAutospacing="1" w:after="100" w:afterAutospacing="1"/>
    </w:pPr>
    <w:rPr>
      <w:rFonts w:ascii="標楷體" w:eastAsia="標楷體" w:hAnsi="標楷體" w:cs="新細明體"/>
      <w:b/>
      <w:bCs/>
      <w:color w:val="000000"/>
      <w:kern w:val="0"/>
      <w:sz w:val="20"/>
    </w:rPr>
  </w:style>
  <w:style w:type="paragraph" w:customStyle="1" w:styleId="font7">
    <w:name w:val="font7"/>
    <w:basedOn w:val="a1"/>
    <w:rsid w:val="00AB5E15"/>
    <w:pPr>
      <w:widowControl/>
      <w:spacing w:before="100" w:beforeAutospacing="1" w:after="100" w:afterAutospacing="1"/>
    </w:pPr>
    <w:rPr>
      <w:rFonts w:ascii="標楷體" w:eastAsia="標楷體" w:hAnsi="標楷體" w:cs="新細明體"/>
      <w:color w:val="000000"/>
      <w:kern w:val="0"/>
      <w:sz w:val="20"/>
    </w:rPr>
  </w:style>
  <w:style w:type="paragraph" w:customStyle="1" w:styleId="font8">
    <w:name w:val="font8"/>
    <w:basedOn w:val="a1"/>
    <w:rsid w:val="00AB5E15"/>
    <w:pPr>
      <w:widowControl/>
      <w:spacing w:before="100" w:beforeAutospacing="1" w:after="100" w:afterAutospacing="1"/>
    </w:pPr>
    <w:rPr>
      <w:rFonts w:ascii="標楷體" w:eastAsia="標楷體" w:hAnsi="標楷體" w:cs="新細明體"/>
      <w:color w:val="FF0000"/>
      <w:kern w:val="0"/>
      <w:sz w:val="20"/>
    </w:rPr>
  </w:style>
  <w:style w:type="paragraph" w:customStyle="1" w:styleId="font9">
    <w:name w:val="font9"/>
    <w:basedOn w:val="a1"/>
    <w:rsid w:val="00AB5E15"/>
    <w:pPr>
      <w:widowControl/>
      <w:spacing w:before="100" w:beforeAutospacing="1" w:after="100" w:afterAutospacing="1"/>
    </w:pPr>
    <w:rPr>
      <w:rFonts w:ascii="標楷體" w:eastAsia="標楷體" w:hAnsi="標楷體" w:cs="新細明體"/>
      <w:color w:val="0000CC"/>
      <w:kern w:val="0"/>
      <w:sz w:val="20"/>
    </w:rPr>
  </w:style>
  <w:style w:type="paragraph" w:customStyle="1" w:styleId="xl63">
    <w:name w:val="xl63"/>
    <w:basedOn w:val="a1"/>
    <w:rsid w:val="00AB5E15"/>
    <w:pPr>
      <w:widowControl/>
      <w:spacing w:before="100" w:beforeAutospacing="1" w:after="100" w:afterAutospacing="1"/>
    </w:pPr>
    <w:rPr>
      <w:rFonts w:ascii="標楷體" w:eastAsia="標楷體" w:hAnsi="標楷體" w:cs="新細明體"/>
      <w:kern w:val="0"/>
      <w:szCs w:val="24"/>
    </w:rPr>
  </w:style>
  <w:style w:type="paragraph" w:customStyle="1" w:styleId="xl64">
    <w:name w:val="xl64"/>
    <w:basedOn w:val="a1"/>
    <w:rsid w:val="00AB5E15"/>
    <w:pPr>
      <w:widowControl/>
      <w:pBdr>
        <w:top w:val="single" w:sz="4"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b/>
      <w:bCs/>
      <w:kern w:val="0"/>
      <w:sz w:val="20"/>
    </w:rPr>
  </w:style>
  <w:style w:type="paragraph" w:customStyle="1" w:styleId="xl65">
    <w:name w:val="xl65"/>
    <w:basedOn w:val="a1"/>
    <w:rsid w:val="00AB5E15"/>
    <w:pPr>
      <w:widowControl/>
      <w:pBdr>
        <w:top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Cs w:val="24"/>
    </w:rPr>
  </w:style>
  <w:style w:type="paragraph" w:customStyle="1" w:styleId="xl66">
    <w:name w:val="xl66"/>
    <w:basedOn w:val="a1"/>
    <w:rsid w:val="00AB5E15"/>
    <w:pPr>
      <w:widowControl/>
      <w:pBdr>
        <w:top w:val="single" w:sz="4" w:space="0" w:color="auto"/>
        <w:right w:val="single" w:sz="4" w:space="0" w:color="auto"/>
      </w:pBdr>
      <w:spacing w:before="100" w:beforeAutospacing="1" w:after="100" w:afterAutospacing="1"/>
      <w:jc w:val="center"/>
    </w:pPr>
    <w:rPr>
      <w:rFonts w:ascii="標楷體" w:eastAsia="標楷體" w:hAnsi="標楷體" w:cs="新細明體"/>
      <w:kern w:val="0"/>
      <w:szCs w:val="24"/>
    </w:rPr>
  </w:style>
  <w:style w:type="paragraph" w:customStyle="1" w:styleId="xl67">
    <w:name w:val="xl67"/>
    <w:basedOn w:val="a1"/>
    <w:rsid w:val="00AB5E15"/>
    <w:pPr>
      <w:widowControl/>
      <w:pBdr>
        <w:top w:val="double" w:sz="6"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Cs w:val="24"/>
    </w:rPr>
  </w:style>
  <w:style w:type="paragraph" w:customStyle="1" w:styleId="xl68">
    <w:name w:val="xl68"/>
    <w:basedOn w:val="a1"/>
    <w:rsid w:val="00AB5E15"/>
    <w:pPr>
      <w:widowControl/>
      <w:pBdr>
        <w:top w:val="single" w:sz="4" w:space="0" w:color="auto"/>
        <w:left w:val="single" w:sz="4" w:space="0" w:color="auto"/>
      </w:pBdr>
      <w:spacing w:before="100" w:beforeAutospacing="1" w:after="100" w:afterAutospacing="1"/>
      <w:jc w:val="center"/>
    </w:pPr>
    <w:rPr>
      <w:rFonts w:ascii="標楷體" w:eastAsia="標楷體" w:hAnsi="標楷體" w:cs="新細明體"/>
      <w:b/>
      <w:bCs/>
      <w:kern w:val="0"/>
      <w:sz w:val="20"/>
    </w:rPr>
  </w:style>
  <w:style w:type="paragraph" w:customStyle="1" w:styleId="xl69">
    <w:name w:val="xl69"/>
    <w:basedOn w:val="a1"/>
    <w:rsid w:val="00AB5E15"/>
    <w:pPr>
      <w:widowControl/>
      <w:pBdr>
        <w:top w:val="double" w:sz="6" w:space="0" w:color="auto"/>
        <w:left w:val="single" w:sz="4" w:space="0" w:color="auto"/>
        <w:bottom w:val="single" w:sz="4" w:space="0" w:color="auto"/>
      </w:pBdr>
      <w:spacing w:before="100" w:beforeAutospacing="1" w:after="100" w:afterAutospacing="1"/>
      <w:jc w:val="center"/>
    </w:pPr>
    <w:rPr>
      <w:rFonts w:ascii="標楷體" w:eastAsia="標楷體" w:hAnsi="標楷體" w:cs="新細明體"/>
      <w:b/>
      <w:bCs/>
      <w:kern w:val="0"/>
      <w:sz w:val="20"/>
    </w:rPr>
  </w:style>
  <w:style w:type="paragraph" w:customStyle="1" w:styleId="xl70">
    <w:name w:val="xl70"/>
    <w:basedOn w:val="a1"/>
    <w:rsid w:val="00AB5E15"/>
    <w:pPr>
      <w:widowControl/>
      <w:pBdr>
        <w:top w:val="single" w:sz="4" w:space="0" w:color="auto"/>
        <w:bottom w:val="single" w:sz="4" w:space="0" w:color="auto"/>
      </w:pBdr>
      <w:spacing w:before="100" w:beforeAutospacing="1" w:after="100" w:afterAutospacing="1"/>
      <w:jc w:val="center"/>
    </w:pPr>
    <w:rPr>
      <w:rFonts w:ascii="標楷體" w:eastAsia="標楷體" w:hAnsi="標楷體" w:cs="新細明體"/>
      <w:b/>
      <w:bCs/>
      <w:kern w:val="0"/>
      <w:sz w:val="20"/>
    </w:rPr>
  </w:style>
  <w:style w:type="paragraph" w:customStyle="1" w:styleId="xl71">
    <w:name w:val="xl71"/>
    <w:basedOn w:val="a1"/>
    <w:rsid w:val="00AB5E15"/>
    <w:pPr>
      <w:widowControl/>
      <w:pBdr>
        <w:top w:val="single" w:sz="4" w:space="0" w:color="auto"/>
      </w:pBdr>
      <w:spacing w:before="100" w:beforeAutospacing="1" w:after="100" w:afterAutospacing="1"/>
      <w:jc w:val="center"/>
    </w:pPr>
    <w:rPr>
      <w:rFonts w:ascii="標楷體" w:eastAsia="標楷體" w:hAnsi="標楷體" w:cs="新細明體"/>
      <w:b/>
      <w:bCs/>
      <w:kern w:val="0"/>
      <w:sz w:val="20"/>
    </w:rPr>
  </w:style>
  <w:style w:type="paragraph" w:customStyle="1" w:styleId="xl72">
    <w:name w:val="xl72"/>
    <w:basedOn w:val="a1"/>
    <w:rsid w:val="00AB5E15"/>
    <w:pPr>
      <w:widowControl/>
      <w:pBdr>
        <w:top w:val="double" w:sz="6" w:space="0" w:color="auto"/>
        <w:bottom w:val="single" w:sz="4" w:space="0" w:color="auto"/>
      </w:pBdr>
      <w:spacing w:before="100" w:beforeAutospacing="1" w:after="100" w:afterAutospacing="1"/>
      <w:jc w:val="center"/>
    </w:pPr>
    <w:rPr>
      <w:rFonts w:ascii="標楷體" w:eastAsia="標楷體" w:hAnsi="標楷體" w:cs="新細明體"/>
      <w:b/>
      <w:bCs/>
      <w:kern w:val="0"/>
      <w:sz w:val="20"/>
    </w:rPr>
  </w:style>
  <w:style w:type="paragraph" w:customStyle="1" w:styleId="xl73">
    <w:name w:val="xl73"/>
    <w:basedOn w:val="a1"/>
    <w:rsid w:val="00AB5E1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標楷體" w:eastAsia="標楷體" w:hAnsi="標楷體" w:cs="新細明體"/>
      <w:kern w:val="0"/>
      <w:sz w:val="20"/>
    </w:rPr>
  </w:style>
  <w:style w:type="paragraph" w:customStyle="1" w:styleId="xl74">
    <w:name w:val="xl74"/>
    <w:basedOn w:val="a1"/>
    <w:rsid w:val="00AB5E15"/>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0"/>
    </w:rPr>
  </w:style>
  <w:style w:type="paragraph" w:customStyle="1" w:styleId="xl75">
    <w:name w:val="xl75"/>
    <w:basedOn w:val="a1"/>
    <w:rsid w:val="00AB5E1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76">
    <w:name w:val="xl76"/>
    <w:basedOn w:val="a1"/>
    <w:rsid w:val="00AB5E1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color w:val="FF0000"/>
      <w:kern w:val="0"/>
      <w:sz w:val="20"/>
    </w:rPr>
  </w:style>
  <w:style w:type="paragraph" w:customStyle="1" w:styleId="xl77">
    <w:name w:val="xl77"/>
    <w:basedOn w:val="a1"/>
    <w:rsid w:val="00AB5E15"/>
    <w:pPr>
      <w:widowControl/>
      <w:pBdr>
        <w:top w:val="single" w:sz="4" w:space="0" w:color="auto"/>
        <w:left w:val="single" w:sz="4" w:space="0" w:color="auto"/>
        <w:right w:val="single" w:sz="4" w:space="0" w:color="auto"/>
      </w:pBdr>
      <w:spacing w:before="100" w:beforeAutospacing="1" w:after="100" w:afterAutospacing="1"/>
    </w:pPr>
    <w:rPr>
      <w:rFonts w:ascii="標楷體" w:eastAsia="標楷體" w:hAnsi="標楷體" w:cs="新細明體"/>
      <w:kern w:val="0"/>
      <w:sz w:val="20"/>
    </w:rPr>
  </w:style>
  <w:style w:type="paragraph" w:customStyle="1" w:styleId="xl78">
    <w:name w:val="xl78"/>
    <w:basedOn w:val="a1"/>
    <w:rsid w:val="00AB5E15"/>
    <w:pPr>
      <w:widowControl/>
      <w:pBdr>
        <w:top w:val="single" w:sz="4" w:space="0" w:color="auto"/>
        <w:left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79">
    <w:name w:val="xl79"/>
    <w:basedOn w:val="a1"/>
    <w:rsid w:val="00AB5E15"/>
    <w:pPr>
      <w:widowControl/>
      <w:pBdr>
        <w:top w:val="single" w:sz="4" w:space="0" w:color="auto"/>
        <w:left w:val="single" w:sz="4" w:space="0" w:color="auto"/>
        <w:right w:val="single" w:sz="4" w:space="0" w:color="auto"/>
      </w:pBdr>
      <w:spacing w:before="100" w:beforeAutospacing="1" w:after="100" w:afterAutospacing="1"/>
      <w:jc w:val="center"/>
    </w:pPr>
    <w:rPr>
      <w:rFonts w:ascii="標楷體" w:eastAsia="標楷體" w:hAnsi="標楷體" w:cs="新細明體"/>
      <w:color w:val="FF0000"/>
      <w:kern w:val="0"/>
      <w:sz w:val="20"/>
    </w:rPr>
  </w:style>
  <w:style w:type="paragraph" w:customStyle="1" w:styleId="xl80">
    <w:name w:val="xl80"/>
    <w:basedOn w:val="a1"/>
    <w:rsid w:val="00AB5E15"/>
    <w:pPr>
      <w:widowControl/>
      <w:pBdr>
        <w:top w:val="double" w:sz="6"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0"/>
    </w:rPr>
  </w:style>
  <w:style w:type="paragraph" w:customStyle="1" w:styleId="xl81">
    <w:name w:val="xl81"/>
    <w:basedOn w:val="a1"/>
    <w:rsid w:val="00AB5E15"/>
    <w:pPr>
      <w:widowControl/>
      <w:pBdr>
        <w:top w:val="double" w:sz="6"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 w:val="20"/>
    </w:rPr>
  </w:style>
  <w:style w:type="paragraph" w:customStyle="1" w:styleId="xl82">
    <w:name w:val="xl82"/>
    <w:basedOn w:val="a1"/>
    <w:rsid w:val="00AB5E15"/>
    <w:pPr>
      <w:widowControl/>
      <w:pBdr>
        <w:top w:val="double" w:sz="6"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color w:val="FF0000"/>
      <w:kern w:val="0"/>
      <w:sz w:val="20"/>
    </w:rPr>
  </w:style>
  <w:style w:type="paragraph" w:customStyle="1" w:styleId="xl83">
    <w:name w:val="xl83"/>
    <w:basedOn w:val="a1"/>
    <w:rsid w:val="00AB5E1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color w:val="0000CC"/>
      <w:kern w:val="0"/>
      <w:sz w:val="20"/>
    </w:rPr>
  </w:style>
  <w:style w:type="paragraph" w:customStyle="1" w:styleId="xl84">
    <w:name w:val="xl84"/>
    <w:basedOn w:val="a1"/>
    <w:rsid w:val="00AB5E15"/>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Cs w:val="24"/>
    </w:rPr>
  </w:style>
  <w:style w:type="paragraph" w:customStyle="1" w:styleId="xl85">
    <w:name w:val="xl85"/>
    <w:basedOn w:val="a1"/>
    <w:rsid w:val="00AB5E15"/>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標楷體" w:eastAsia="標楷體" w:hAnsi="標楷體" w:cs="新細明體"/>
      <w:kern w:val="0"/>
      <w:szCs w:val="24"/>
    </w:rPr>
  </w:style>
  <w:style w:type="paragraph" w:customStyle="1" w:styleId="xl86">
    <w:name w:val="xl86"/>
    <w:basedOn w:val="a1"/>
    <w:rsid w:val="00AB5E15"/>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kern w:val="0"/>
      <w:szCs w:val="24"/>
    </w:rPr>
  </w:style>
  <w:style w:type="paragraph" w:customStyle="1" w:styleId="xl87">
    <w:name w:val="xl87"/>
    <w:basedOn w:val="a1"/>
    <w:rsid w:val="00AB5E15"/>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 w:val="20"/>
    </w:rPr>
  </w:style>
  <w:style w:type="paragraph" w:customStyle="1" w:styleId="xl88">
    <w:name w:val="xl88"/>
    <w:basedOn w:val="a1"/>
    <w:rsid w:val="00AB5E15"/>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標楷體" w:eastAsia="標楷體" w:hAnsi="標楷體" w:cs="新細明體"/>
      <w:kern w:val="0"/>
      <w:szCs w:val="24"/>
    </w:rPr>
  </w:style>
  <w:style w:type="character" w:customStyle="1" w:styleId="dialogtext">
    <w:name w:val="dialog_text"/>
    <w:rsid w:val="005B3DF7"/>
  </w:style>
  <w:style w:type="paragraph" w:customStyle="1" w:styleId="afffffff1">
    <w:name w:val="公文(後續段落)"/>
    <w:rsid w:val="005B3DF7"/>
    <w:pPr>
      <w:adjustRightInd w:val="0"/>
      <w:snapToGrid w:val="0"/>
      <w:spacing w:line="578" w:lineRule="exact"/>
      <w:ind w:left="340"/>
    </w:pPr>
    <w:rPr>
      <w:rFonts w:eastAsia="標楷體"/>
      <w:noProof/>
      <w:sz w:val="32"/>
    </w:rPr>
  </w:style>
  <w:style w:type="paragraph" w:customStyle="1" w:styleId="022">
    <w:name w:val="022"/>
    <w:basedOn w:val="a1"/>
    <w:rsid w:val="005B3DF7"/>
    <w:pPr>
      <w:widowControl/>
      <w:spacing w:before="100" w:beforeAutospacing="1" w:after="100" w:afterAutospacing="1"/>
    </w:pPr>
    <w:rPr>
      <w:rFonts w:ascii="新細明體" w:hAnsi="新細明體"/>
      <w:color w:val="000000"/>
      <w:kern w:val="0"/>
      <w:szCs w:val="24"/>
    </w:rPr>
  </w:style>
  <w:style w:type="paragraph" w:customStyle="1" w:styleId="045-2">
    <w:name w:val="045-2"/>
    <w:basedOn w:val="a1"/>
    <w:rsid w:val="005B3DF7"/>
    <w:pPr>
      <w:widowControl/>
      <w:spacing w:before="100" w:beforeAutospacing="1" w:after="100" w:afterAutospacing="1"/>
    </w:pPr>
    <w:rPr>
      <w:rFonts w:ascii="新細明體" w:hAnsi="新細明體"/>
      <w:color w:val="000000"/>
      <w:kern w:val="0"/>
      <w:szCs w:val="24"/>
    </w:rPr>
  </w:style>
  <w:style w:type="paragraph" w:customStyle="1" w:styleId="1fffff">
    <w:name w:val="字元 字元1 字元"/>
    <w:basedOn w:val="a1"/>
    <w:uiPriority w:val="99"/>
    <w:rsid w:val="005B3DF7"/>
    <w:pPr>
      <w:widowControl/>
      <w:spacing w:after="160" w:line="240" w:lineRule="exact"/>
    </w:pPr>
    <w:rPr>
      <w:rFonts w:ascii="Tahoma" w:hAnsi="Tahoma"/>
      <w:kern w:val="0"/>
      <w:sz w:val="20"/>
      <w:lang w:eastAsia="en-US"/>
    </w:rPr>
  </w:style>
  <w:style w:type="character" w:customStyle="1" w:styleId="hascaption">
    <w:name w:val="hascaption"/>
    <w:rsid w:val="005B3DF7"/>
  </w:style>
  <w:style w:type="paragraph" w:customStyle="1" w:styleId="afffffff2">
    <w:name w:val="條文三"/>
    <w:basedOn w:val="a1"/>
    <w:next w:val="a1"/>
    <w:rsid w:val="005B3DF7"/>
    <w:pPr>
      <w:autoSpaceDE w:val="0"/>
      <w:autoSpaceDN w:val="0"/>
      <w:adjustRightInd w:val="0"/>
    </w:pPr>
    <w:rPr>
      <w:rFonts w:ascii="DF Kai Shu" w:eastAsia="Times New Roman"/>
      <w:kern w:val="0"/>
      <w:szCs w:val="24"/>
    </w:rPr>
  </w:style>
  <w:style w:type="paragraph" w:customStyle="1" w:styleId="1fffff0">
    <w:name w:val="字元 字元1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903F25"/>
    <w:pPr>
      <w:widowControl/>
      <w:spacing w:after="160" w:line="240" w:lineRule="exact"/>
    </w:pPr>
    <w:rPr>
      <w:rFonts w:ascii="Tahoma" w:hAnsi="Tahoma"/>
      <w:kern w:val="0"/>
      <w:sz w:val="20"/>
      <w:lang w:eastAsia="en-US"/>
    </w:rPr>
  </w:style>
  <w:style w:type="paragraph" w:customStyle="1" w:styleId="620">
    <w:name w:val="字元 字元6 字元 字元 字元2"/>
    <w:basedOn w:val="a1"/>
    <w:rsid w:val="0044434F"/>
    <w:pPr>
      <w:widowControl/>
      <w:spacing w:after="160" w:line="240" w:lineRule="exact"/>
    </w:pPr>
    <w:rPr>
      <w:rFonts w:ascii="Tahoma" w:hAnsi="Tahoma"/>
      <w:kern w:val="0"/>
      <w:sz w:val="20"/>
      <w:lang w:eastAsia="en-US"/>
    </w:rPr>
  </w:style>
  <w:style w:type="paragraph" w:customStyle="1" w:styleId="1fffff1">
    <w:name w:val="字元 字元1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BC4874"/>
    <w:pPr>
      <w:widowControl/>
      <w:spacing w:after="160" w:line="240" w:lineRule="exact"/>
    </w:pPr>
    <w:rPr>
      <w:rFonts w:ascii="Tahoma" w:hAnsi="Tahoma"/>
      <w:kern w:val="0"/>
      <w:sz w:val="20"/>
      <w:lang w:eastAsia="en-US"/>
    </w:rPr>
  </w:style>
  <w:style w:type="paragraph" w:customStyle="1" w:styleId="1fffff2">
    <w:name w:val="字元 字元1 字元 字元 字元 字元 字元 字元 字元 字元 字元 字元 字元 字元 字元 字元 字元 字元 字元 字元 字元 字元"/>
    <w:basedOn w:val="a1"/>
    <w:rsid w:val="00134FE6"/>
    <w:pPr>
      <w:widowControl/>
      <w:spacing w:after="160" w:line="240" w:lineRule="exact"/>
    </w:pPr>
    <w:rPr>
      <w:rFonts w:ascii="Tahoma" w:hAnsi="Tahoma"/>
      <w:kern w:val="0"/>
      <w:sz w:val="20"/>
      <w:lang w:eastAsia="en-US"/>
    </w:rPr>
  </w:style>
  <w:style w:type="paragraph" w:customStyle="1" w:styleId="1320">
    <w:name w:val="字元 字元 字元 字元 字元 字元 字元 字元 字元 字元 字元 字元 字元 字元1 字元 字元 字元3 字元 字元 字元 字元 字元 字元 字元 字元 字元 字元2 字元 字元"/>
    <w:basedOn w:val="a1"/>
    <w:rsid w:val="00CD42BA"/>
    <w:pPr>
      <w:widowControl/>
      <w:spacing w:after="160" w:line="240" w:lineRule="exact"/>
    </w:pPr>
    <w:rPr>
      <w:rFonts w:ascii="Tahoma" w:hAnsi="Tahoma"/>
      <w:kern w:val="0"/>
      <w:sz w:val="20"/>
      <w:lang w:eastAsia="en-US"/>
    </w:rPr>
  </w:style>
  <w:style w:type="character" w:customStyle="1" w:styleId="style1">
    <w:name w:val="style1"/>
    <w:rsid w:val="00CD4C71"/>
    <w:rPr>
      <w:rFonts w:cs="Times New Roman"/>
    </w:rPr>
  </w:style>
  <w:style w:type="character" w:customStyle="1" w:styleId="t11">
    <w:name w:val="t11"/>
    <w:rsid w:val="00942DB8"/>
    <w:rPr>
      <w:b/>
      <w:bCs/>
      <w:spacing w:val="15"/>
      <w:sz w:val="27"/>
      <w:szCs w:val="27"/>
    </w:rPr>
  </w:style>
  <w:style w:type="character" w:customStyle="1" w:styleId="copybk1">
    <w:name w:val="copy_bk1"/>
    <w:rsid w:val="00942DB8"/>
    <w:rPr>
      <w:rFonts w:ascii="細明體" w:eastAsia="細明體" w:cs="細明體"/>
      <w:color w:val="auto"/>
      <w:sz w:val="21"/>
      <w:szCs w:val="21"/>
    </w:rPr>
  </w:style>
  <w:style w:type="character" w:customStyle="1" w:styleId="BalloonTextChar">
    <w:name w:val="Balloon Text Char"/>
    <w:semiHidden/>
    <w:rsid w:val="008A3DFF"/>
    <w:rPr>
      <w:rFonts w:ascii="Cambria" w:eastAsia="新細明體" w:hAnsi="Cambria" w:cs="Times New Roman"/>
      <w:sz w:val="18"/>
      <w:szCs w:val="18"/>
    </w:rPr>
  </w:style>
  <w:style w:type="paragraph" w:customStyle="1" w:styleId="afffffff3">
    <w:name w:val="字元 字元 字元"/>
    <w:basedOn w:val="a1"/>
    <w:uiPriority w:val="99"/>
    <w:rsid w:val="008A3DFF"/>
    <w:pPr>
      <w:widowControl/>
      <w:spacing w:after="160" w:line="240" w:lineRule="exact"/>
    </w:pPr>
    <w:rPr>
      <w:rFonts w:ascii="Tahoma" w:hAnsi="Tahoma"/>
      <w:kern w:val="0"/>
      <w:sz w:val="20"/>
      <w:lang w:eastAsia="en-US"/>
    </w:rPr>
  </w:style>
  <w:style w:type="paragraph" w:customStyle="1" w:styleId="BodyText21">
    <w:name w:val="Body Text 21"/>
    <w:basedOn w:val="a1"/>
    <w:rsid w:val="008A3DFF"/>
    <w:pPr>
      <w:adjustRightInd w:val="0"/>
      <w:spacing w:line="360" w:lineRule="atLeast"/>
      <w:jc w:val="center"/>
      <w:textAlignment w:val="baseline"/>
    </w:pPr>
    <w:rPr>
      <w:rFonts w:eastAsia="標楷體"/>
      <w:kern w:val="0"/>
    </w:rPr>
  </w:style>
  <w:style w:type="table" w:customStyle="1" w:styleId="1-51">
    <w:name w:val="暗色網底 1 - 輔色 51"/>
    <w:rsid w:val="008A3DFF"/>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style>
  <w:style w:type="table" w:customStyle="1" w:styleId="3-51">
    <w:name w:val="暗色格線 3 - 輔色 51"/>
    <w:rsid w:val="008A3DFF"/>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style>
  <w:style w:type="table" w:customStyle="1" w:styleId="-510">
    <w:name w:val="彩色網底 - 輔色 51"/>
    <w:rsid w:val="008A3DFF"/>
    <w:rPr>
      <w:color w:val="00000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style>
  <w:style w:type="table" w:customStyle="1" w:styleId="-511">
    <w:name w:val="彩色格線 - 輔色 51"/>
    <w:rsid w:val="008A3DFF"/>
    <w:rPr>
      <w:color w:val="000000"/>
    </w:rPr>
    <w:tblPr>
      <w:tblStyleRowBandSize w:val="1"/>
      <w:tblStyleColBandSize w:val="1"/>
      <w:tblBorders>
        <w:insideH w:val="single" w:sz="4" w:space="0" w:color="FFFFFF"/>
      </w:tblBorders>
      <w:tblCellMar>
        <w:top w:w="0" w:type="dxa"/>
        <w:left w:w="108" w:type="dxa"/>
        <w:bottom w:w="0" w:type="dxa"/>
        <w:right w:w="108" w:type="dxa"/>
      </w:tblCellMar>
    </w:tblPr>
    <w:tcPr>
      <w:shd w:val="clear" w:color="auto" w:fill="DAEEF3"/>
    </w:tcPr>
  </w:style>
  <w:style w:type="table" w:customStyle="1" w:styleId="-512">
    <w:name w:val="彩色清單 - 輔色 51"/>
    <w:rsid w:val="008A3DFF"/>
    <w:rPr>
      <w:color w:val="000000"/>
    </w:rPr>
    <w:tblPr>
      <w:tblStyleRowBandSize w:val="1"/>
      <w:tblStyleColBandSize w:val="1"/>
      <w:tblCellMar>
        <w:top w:w="0" w:type="dxa"/>
        <w:left w:w="108" w:type="dxa"/>
        <w:bottom w:w="0" w:type="dxa"/>
        <w:right w:w="108" w:type="dxa"/>
      </w:tblCellMar>
    </w:tblPr>
    <w:tcPr>
      <w:shd w:val="clear" w:color="auto" w:fill="EDF6F9"/>
    </w:tcPr>
  </w:style>
  <w:style w:type="table" w:customStyle="1" w:styleId="2-51">
    <w:name w:val="暗色格線 2 - 輔色 51"/>
    <w:rsid w:val="008A3DFF"/>
    <w:rPr>
      <w:rFonts w:ascii="Cambria" w:hAnsi="Cambria"/>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style>
  <w:style w:type="table" w:customStyle="1" w:styleId="1-510">
    <w:name w:val="暗色清單 1 - 輔色 51"/>
    <w:rsid w:val="008A3DFF"/>
    <w:rPr>
      <w:color w:val="000000"/>
    </w:rPr>
    <w:tblPr>
      <w:tblStyleRowBandSize w:val="1"/>
      <w:tblStyleColBandSize w:val="1"/>
      <w:tblBorders>
        <w:top w:val="single" w:sz="8" w:space="0" w:color="4BACC6"/>
        <w:bottom w:val="single" w:sz="8" w:space="0" w:color="4BACC6"/>
      </w:tblBorders>
      <w:tblCellMar>
        <w:top w:w="0" w:type="dxa"/>
        <w:left w:w="108" w:type="dxa"/>
        <w:bottom w:w="0" w:type="dxa"/>
        <w:right w:w="108" w:type="dxa"/>
      </w:tblCellMar>
    </w:tblPr>
  </w:style>
  <w:style w:type="table" w:customStyle="1" w:styleId="-513">
    <w:name w:val="淺色格線 - 輔色 51"/>
    <w:rsid w:val="008A3DFF"/>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style>
  <w:style w:type="paragraph" w:customStyle="1" w:styleId="afffffff4">
    <w:name w:val="字元 字元 字元 字元 字元 字元 字元 字元 字元 字元 字元 字元 字元 字元 字元 字元 字元 字元 字元 字元 字元 字元 字元 字元"/>
    <w:basedOn w:val="a1"/>
    <w:rsid w:val="008A3DFF"/>
    <w:pPr>
      <w:widowControl/>
      <w:spacing w:after="160" w:line="240" w:lineRule="exact"/>
    </w:pPr>
    <w:rPr>
      <w:rFonts w:ascii="Tahoma" w:hAnsi="Tahoma"/>
      <w:kern w:val="0"/>
      <w:sz w:val="20"/>
      <w:lang w:eastAsia="en-US"/>
    </w:rPr>
  </w:style>
  <w:style w:type="character" w:customStyle="1" w:styleId="pagf1">
    <w:name w:val="pagf1"/>
    <w:rsid w:val="00080CF3"/>
  </w:style>
  <w:style w:type="paragraph" w:styleId="z-0">
    <w:name w:val="HTML Top of Form"/>
    <w:basedOn w:val="a1"/>
    <w:next w:val="a1"/>
    <w:link w:val="z-"/>
    <w:hidden/>
    <w:uiPriority w:val="99"/>
    <w:unhideWhenUsed/>
    <w:rsid w:val="00D0713F"/>
    <w:pPr>
      <w:widowControl/>
      <w:pBdr>
        <w:bottom w:val="single" w:sz="6" w:space="1" w:color="auto"/>
      </w:pBdr>
      <w:jc w:val="center"/>
    </w:pPr>
    <w:rPr>
      <w:rFonts w:ascii="Arial" w:hAnsi="Arial" w:cs="Arial"/>
      <w:vanish/>
      <w:kern w:val="0"/>
      <w:sz w:val="16"/>
      <w:szCs w:val="16"/>
    </w:rPr>
  </w:style>
  <w:style w:type="character" w:customStyle="1" w:styleId="title3510">
    <w:name w:val="title351"/>
    <w:rsid w:val="007655B0"/>
  </w:style>
  <w:style w:type="character" w:customStyle="1" w:styleId="st">
    <w:name w:val="st"/>
    <w:rsid w:val="00EF33AC"/>
    <w:rPr>
      <w:rFonts w:cs="Times New Roman"/>
    </w:rPr>
  </w:style>
  <w:style w:type="paragraph" w:customStyle="1" w:styleId="afffffff5">
    <w:name w:val="字元"/>
    <w:basedOn w:val="a1"/>
    <w:uiPriority w:val="99"/>
    <w:rsid w:val="00F64FDD"/>
    <w:pPr>
      <w:widowControl/>
      <w:spacing w:after="160" w:line="240" w:lineRule="exact"/>
    </w:pPr>
    <w:rPr>
      <w:rFonts w:ascii="Tahoma" w:hAnsi="Tahoma"/>
      <w:kern w:val="0"/>
      <w:sz w:val="20"/>
      <w:lang w:eastAsia="en-US"/>
    </w:rPr>
  </w:style>
  <w:style w:type="paragraph" w:customStyle="1" w:styleId="12d">
    <w:name w:val="字元 字元1 字元2"/>
    <w:basedOn w:val="a1"/>
    <w:uiPriority w:val="99"/>
    <w:rsid w:val="00F64FDD"/>
    <w:pPr>
      <w:widowControl/>
      <w:spacing w:after="160" w:line="240" w:lineRule="exact"/>
    </w:pPr>
    <w:rPr>
      <w:rFonts w:ascii="Tahoma" w:hAnsi="Tahoma"/>
      <w:kern w:val="0"/>
      <w:sz w:val="20"/>
      <w:lang w:eastAsia="en-US"/>
    </w:rPr>
  </w:style>
  <w:style w:type="paragraph" w:customStyle="1" w:styleId="118">
    <w:name w:val="字元 字元11"/>
    <w:basedOn w:val="a1"/>
    <w:uiPriority w:val="99"/>
    <w:rsid w:val="00F64FDD"/>
    <w:pPr>
      <w:widowControl/>
      <w:spacing w:after="160" w:line="240" w:lineRule="exact"/>
    </w:pPr>
    <w:rPr>
      <w:rFonts w:ascii="Tahoma" w:hAnsi="Tahoma"/>
      <w:kern w:val="0"/>
      <w:sz w:val="20"/>
      <w:lang w:eastAsia="en-US"/>
    </w:rPr>
  </w:style>
  <w:style w:type="paragraph" w:customStyle="1" w:styleId="119">
    <w:name w:val="字元 字元1 字元1"/>
    <w:basedOn w:val="a1"/>
    <w:uiPriority w:val="99"/>
    <w:rsid w:val="00F64FDD"/>
    <w:pPr>
      <w:widowControl/>
      <w:spacing w:after="160" w:line="240" w:lineRule="exact"/>
    </w:pPr>
    <w:rPr>
      <w:rFonts w:ascii="Tahoma" w:hAnsi="Tahoma"/>
      <w:kern w:val="0"/>
      <w:sz w:val="20"/>
      <w:lang w:eastAsia="en-US"/>
    </w:rPr>
  </w:style>
  <w:style w:type="paragraph" w:customStyle="1" w:styleId="140">
    <w:name w:val="字元 字元 字元 字元 字元 字元 字元 字元 字元 字元 字元 字元 字元 字元14"/>
    <w:basedOn w:val="a1"/>
    <w:uiPriority w:val="99"/>
    <w:rsid w:val="00845DFB"/>
    <w:pPr>
      <w:widowControl/>
      <w:spacing w:after="160" w:line="240" w:lineRule="exact"/>
    </w:pPr>
    <w:rPr>
      <w:rFonts w:ascii="Tahoma" w:hAnsi="Tahoma" w:cs="Tahoma"/>
      <w:kern w:val="0"/>
      <w:sz w:val="20"/>
      <w:lang w:eastAsia="en-US"/>
    </w:rPr>
  </w:style>
  <w:style w:type="character" w:customStyle="1" w:styleId="affffff8">
    <w:name w:val="註釋標題 字元"/>
    <w:link w:val="affffff7"/>
    <w:uiPriority w:val="99"/>
    <w:locked/>
    <w:rsid w:val="00845DFB"/>
    <w:rPr>
      <w:kern w:val="2"/>
      <w:sz w:val="24"/>
      <w:szCs w:val="24"/>
    </w:rPr>
  </w:style>
  <w:style w:type="character" w:customStyle="1" w:styleId="affffff6">
    <w:name w:val="結語 字元"/>
    <w:link w:val="affffff5"/>
    <w:uiPriority w:val="99"/>
    <w:locked/>
    <w:rsid w:val="00845DFB"/>
    <w:rPr>
      <w:rFonts w:ascii="Arial" w:eastAsia="標楷體" w:hAnsi="Arial" w:cs="Arial"/>
      <w:kern w:val="2"/>
      <w:sz w:val="24"/>
      <w:szCs w:val="24"/>
    </w:rPr>
  </w:style>
  <w:style w:type="paragraph" w:customStyle="1" w:styleId="4f9">
    <w:name w:val="字元 字元4"/>
    <w:basedOn w:val="a1"/>
    <w:uiPriority w:val="99"/>
    <w:rsid w:val="00845DFB"/>
    <w:pPr>
      <w:widowControl/>
      <w:spacing w:after="160" w:line="240" w:lineRule="exact"/>
    </w:pPr>
    <w:rPr>
      <w:rFonts w:ascii="Tahoma" w:hAnsi="Tahoma" w:cs="Tahoma"/>
      <w:kern w:val="0"/>
      <w:sz w:val="20"/>
      <w:lang w:eastAsia="en-US"/>
    </w:rPr>
  </w:style>
  <w:style w:type="character" w:customStyle="1" w:styleId="affff8">
    <w:name w:val="註解主旨 字元"/>
    <w:link w:val="affff7"/>
    <w:uiPriority w:val="99"/>
    <w:semiHidden/>
    <w:locked/>
    <w:rsid w:val="00845DFB"/>
    <w:rPr>
      <w:rFonts w:eastAsia="標楷體"/>
      <w:b/>
      <w:bCs/>
      <w:kern w:val="2"/>
      <w:sz w:val="24"/>
      <w:szCs w:val="24"/>
      <w:lang w:val="en-US" w:eastAsia="zh-TW" w:bidi="ar-SA"/>
    </w:rPr>
  </w:style>
  <w:style w:type="paragraph" w:customStyle="1" w:styleId="611">
    <w:name w:val="字元 字元6 字元 字元 字元1"/>
    <w:basedOn w:val="a1"/>
    <w:uiPriority w:val="99"/>
    <w:rsid w:val="00845DFB"/>
    <w:pPr>
      <w:widowControl/>
      <w:spacing w:after="160" w:line="240" w:lineRule="exact"/>
    </w:pPr>
    <w:rPr>
      <w:rFonts w:ascii="Tahoma" w:hAnsi="Tahoma" w:cs="Tahoma"/>
      <w:kern w:val="0"/>
      <w:sz w:val="20"/>
      <w:lang w:eastAsia="en-US"/>
    </w:rPr>
  </w:style>
  <w:style w:type="paragraph" w:customStyle="1" w:styleId="150">
    <w:name w:val="字元 字元 字元 字元 字元 字元 字元 字元 字元 字元 字元 字元 字元 字元15"/>
    <w:basedOn w:val="a1"/>
    <w:uiPriority w:val="99"/>
    <w:rsid w:val="00845DFB"/>
    <w:pPr>
      <w:widowControl/>
      <w:spacing w:after="160" w:line="240" w:lineRule="exact"/>
    </w:pPr>
    <w:rPr>
      <w:rFonts w:ascii="Tahoma" w:hAnsi="Tahoma" w:cs="Tahoma"/>
      <w:kern w:val="0"/>
      <w:sz w:val="20"/>
      <w:lang w:eastAsia="en-US"/>
    </w:rPr>
  </w:style>
  <w:style w:type="paragraph" w:customStyle="1" w:styleId="1321">
    <w:name w:val="字元 字元 字元 字元 字元 字元 字元 字元 字元 字元 字元 字元 字元 字元1 字元 字元 字元3 字元 字元 字元 字元 字元 字元 字元 字元 字元 字元2"/>
    <w:basedOn w:val="a1"/>
    <w:rsid w:val="003E3AED"/>
    <w:pPr>
      <w:widowControl/>
      <w:spacing w:after="160" w:line="240" w:lineRule="exact"/>
    </w:pPr>
    <w:rPr>
      <w:rFonts w:ascii="Tahoma" w:hAnsi="Tahoma"/>
      <w:kern w:val="0"/>
      <w:sz w:val="20"/>
      <w:lang w:eastAsia="en-US"/>
    </w:rPr>
  </w:style>
  <w:style w:type="paragraph" w:customStyle="1" w:styleId="4fa">
    <w:name w:val="字元4 字元"/>
    <w:basedOn w:val="a1"/>
    <w:rsid w:val="005C1285"/>
    <w:pPr>
      <w:widowControl/>
      <w:spacing w:after="160" w:line="240" w:lineRule="exact"/>
    </w:pPr>
    <w:rPr>
      <w:rFonts w:ascii="Tahoma" w:hAnsi="Tahoma"/>
      <w:kern w:val="0"/>
      <w:sz w:val="20"/>
      <w:lang w:eastAsia="en-US"/>
    </w:rPr>
  </w:style>
  <w:style w:type="paragraph" w:customStyle="1" w:styleId="4fb">
    <w:name w:val="字元4 字元 字元"/>
    <w:basedOn w:val="a1"/>
    <w:rsid w:val="00850B68"/>
    <w:pPr>
      <w:widowControl/>
      <w:spacing w:after="160" w:line="240" w:lineRule="exact"/>
    </w:pPr>
    <w:rPr>
      <w:rFonts w:ascii="Tahoma" w:hAnsi="Tahoma"/>
      <w:kern w:val="0"/>
      <w:sz w:val="20"/>
      <w:lang w:eastAsia="en-US"/>
    </w:rPr>
  </w:style>
  <w:style w:type="paragraph" w:customStyle="1" w:styleId="4fc">
    <w:name w:val="字元4 字元 字元 字元"/>
    <w:basedOn w:val="a1"/>
    <w:rsid w:val="00901D22"/>
    <w:pPr>
      <w:widowControl/>
      <w:spacing w:after="160" w:line="240" w:lineRule="exact"/>
    </w:pPr>
    <w:rPr>
      <w:rFonts w:ascii="Tahoma" w:hAnsi="Tahoma"/>
      <w:kern w:val="0"/>
      <w:sz w:val="20"/>
      <w:lang w:eastAsia="en-US"/>
    </w:rPr>
  </w:style>
  <w:style w:type="paragraph" w:customStyle="1" w:styleId="1fffff3">
    <w:name w:val="字元 字元 字元 字元 字元 字元 字元 字元 字元 字元 字元1 字元 字元 字元 字元 字元 字元"/>
    <w:basedOn w:val="a1"/>
    <w:rsid w:val="006C7DF4"/>
    <w:pPr>
      <w:widowControl/>
      <w:spacing w:after="160" w:line="240" w:lineRule="exact"/>
    </w:pPr>
    <w:rPr>
      <w:rFonts w:ascii="Tahoma" w:hAnsi="Tahoma"/>
      <w:kern w:val="0"/>
      <w:sz w:val="20"/>
      <w:lang w:eastAsia="en-US"/>
    </w:rPr>
  </w:style>
  <w:style w:type="paragraph" w:customStyle="1" w:styleId="170">
    <w:name w:val="字元17 字元"/>
    <w:basedOn w:val="a1"/>
    <w:rsid w:val="00442DE4"/>
    <w:pPr>
      <w:widowControl/>
      <w:spacing w:after="160" w:line="240" w:lineRule="exact"/>
    </w:pPr>
    <w:rPr>
      <w:rFonts w:ascii="Tahoma" w:hAnsi="Tahoma"/>
      <w:kern w:val="0"/>
      <w:sz w:val="20"/>
      <w:lang w:eastAsia="en-US"/>
    </w:rPr>
  </w:style>
  <w:style w:type="paragraph" w:customStyle="1" w:styleId="240">
    <w:name w:val="字元 字元24"/>
    <w:basedOn w:val="a1"/>
    <w:rsid w:val="00534667"/>
    <w:pPr>
      <w:widowControl/>
      <w:spacing w:after="160" w:line="240" w:lineRule="exact"/>
    </w:pPr>
    <w:rPr>
      <w:rFonts w:ascii="Tahoma" w:hAnsi="Tahoma"/>
      <w:kern w:val="0"/>
      <w:sz w:val="20"/>
      <w:lang w:eastAsia="en-US"/>
    </w:rPr>
  </w:style>
  <w:style w:type="paragraph" w:customStyle="1" w:styleId="4fd">
    <w:name w:val="字元4 字元 字元 字元 字元 字元 字元 字元 字元 字元 字元 字元 字元 字元"/>
    <w:basedOn w:val="a1"/>
    <w:rsid w:val="009B668D"/>
    <w:pPr>
      <w:widowControl/>
      <w:spacing w:after="160" w:line="240" w:lineRule="exact"/>
    </w:pPr>
    <w:rPr>
      <w:rFonts w:ascii="Tahoma" w:hAnsi="Tahoma"/>
      <w:kern w:val="0"/>
      <w:sz w:val="20"/>
      <w:lang w:eastAsia="en-US"/>
    </w:rPr>
  </w:style>
  <w:style w:type="paragraph" w:customStyle="1" w:styleId="171">
    <w:name w:val="字元17 字元 字元"/>
    <w:basedOn w:val="a1"/>
    <w:rsid w:val="0006241E"/>
    <w:pPr>
      <w:widowControl/>
      <w:spacing w:after="160" w:line="240" w:lineRule="exact"/>
    </w:pPr>
    <w:rPr>
      <w:rFonts w:ascii="Tahoma" w:hAnsi="Tahoma"/>
      <w:kern w:val="0"/>
      <w:sz w:val="20"/>
      <w:lang w:eastAsia="en-US"/>
    </w:rPr>
  </w:style>
  <w:style w:type="character" w:customStyle="1" w:styleId="charttitle">
    <w:name w:val="charttitle"/>
    <w:rsid w:val="00AF524B"/>
  </w:style>
  <w:style w:type="paragraph" w:customStyle="1" w:styleId="250">
    <w:name w:val="字元 字元25"/>
    <w:basedOn w:val="a1"/>
    <w:rsid w:val="001620F8"/>
    <w:pPr>
      <w:widowControl/>
      <w:spacing w:after="160" w:line="240" w:lineRule="exact"/>
    </w:pPr>
    <w:rPr>
      <w:rFonts w:ascii="Tahoma" w:hAnsi="Tahoma"/>
      <w:kern w:val="0"/>
      <w:sz w:val="20"/>
      <w:lang w:eastAsia="en-US"/>
    </w:rPr>
  </w:style>
  <w:style w:type="paragraph" w:customStyle="1" w:styleId="172">
    <w:name w:val="字元17 字元 字元 字元"/>
    <w:basedOn w:val="a1"/>
    <w:rsid w:val="0001362F"/>
    <w:pPr>
      <w:widowControl/>
      <w:spacing w:after="160" w:line="240" w:lineRule="exact"/>
    </w:pPr>
    <w:rPr>
      <w:rFonts w:ascii="Tahoma" w:hAnsi="Tahoma"/>
      <w:kern w:val="0"/>
      <w:sz w:val="20"/>
      <w:lang w:eastAsia="en-US"/>
    </w:rPr>
  </w:style>
  <w:style w:type="paragraph" w:customStyle="1" w:styleId="54">
    <w:name w:val="字元 字元5 字元 字元 字元 字元"/>
    <w:basedOn w:val="a1"/>
    <w:rsid w:val="00EE36A5"/>
    <w:pPr>
      <w:widowControl/>
      <w:spacing w:after="160" w:line="240" w:lineRule="exact"/>
    </w:pPr>
    <w:rPr>
      <w:rFonts w:ascii="Tahoma" w:hAnsi="Tahoma"/>
      <w:kern w:val="0"/>
      <w:sz w:val="20"/>
      <w:lang w:eastAsia="en-US"/>
    </w:rPr>
  </w:style>
  <w:style w:type="character" w:customStyle="1" w:styleId="dialogtext10">
    <w:name w:val="dialogtext1"/>
    <w:basedOn w:val="a2"/>
    <w:rsid w:val="00243E1C"/>
  </w:style>
  <w:style w:type="paragraph" w:customStyle="1" w:styleId="1fffff4">
    <w:name w:val="字元 字元1 字元 字元"/>
    <w:basedOn w:val="a1"/>
    <w:rsid w:val="00636F84"/>
    <w:pPr>
      <w:widowControl/>
      <w:spacing w:after="160" w:line="240" w:lineRule="exact"/>
    </w:pPr>
    <w:rPr>
      <w:rFonts w:ascii="Tahoma" w:hAnsi="Tahoma"/>
      <w:kern w:val="0"/>
      <w:sz w:val="20"/>
      <w:lang w:eastAsia="en-US"/>
    </w:rPr>
  </w:style>
  <w:style w:type="paragraph" w:customStyle="1" w:styleId="173">
    <w:name w:val="字元17 字元 字元 字元 字元"/>
    <w:basedOn w:val="a1"/>
    <w:rsid w:val="00C71087"/>
    <w:pPr>
      <w:widowControl/>
      <w:spacing w:after="160" w:line="240" w:lineRule="exact"/>
    </w:pPr>
    <w:rPr>
      <w:rFonts w:ascii="Tahoma" w:hAnsi="Tahoma"/>
      <w:kern w:val="0"/>
      <w:sz w:val="20"/>
      <w:lang w:eastAsia="en-US"/>
    </w:rPr>
  </w:style>
  <w:style w:type="paragraph" w:customStyle="1" w:styleId="55">
    <w:name w:val="字元 字元5 字元 字元 字元 字元 字元 字元 字元 字元 字元 字元"/>
    <w:basedOn w:val="a1"/>
    <w:rsid w:val="00CA4347"/>
    <w:pPr>
      <w:widowControl/>
      <w:spacing w:after="160" w:line="240" w:lineRule="exact"/>
    </w:pPr>
    <w:rPr>
      <w:rFonts w:ascii="Tahoma" w:hAnsi="Tahoma"/>
      <w:kern w:val="0"/>
      <w:sz w:val="20"/>
      <w:lang w:eastAsia="en-US"/>
    </w:rPr>
  </w:style>
  <w:style w:type="paragraph" w:customStyle="1" w:styleId="174">
    <w:name w:val="字元17 字元 字元 字元 字元 字元"/>
    <w:basedOn w:val="a1"/>
    <w:rsid w:val="007D329D"/>
    <w:pPr>
      <w:widowControl/>
      <w:spacing w:after="160" w:line="240" w:lineRule="exact"/>
    </w:pPr>
    <w:rPr>
      <w:rFonts w:ascii="Tahoma" w:hAnsi="Tahoma"/>
      <w:kern w:val="0"/>
      <w:sz w:val="20"/>
      <w:lang w:eastAsia="en-US"/>
    </w:rPr>
  </w:style>
  <w:style w:type="character" w:customStyle="1" w:styleId="unnamed11">
    <w:name w:val="unnamed11"/>
    <w:rsid w:val="00FF1B88"/>
    <w:rPr>
      <w:rFonts w:ascii="新細明體" w:eastAsia="新細明體" w:hAnsi="新細明體" w:hint="eastAsia"/>
      <w:b w:val="0"/>
      <w:bCs w:val="0"/>
      <w:i w:val="0"/>
      <w:iCs w:val="0"/>
      <w:sz w:val="24"/>
      <w:szCs w:val="24"/>
    </w:rPr>
  </w:style>
  <w:style w:type="character" w:customStyle="1" w:styleId="title16">
    <w:name w:val="title16"/>
    <w:rsid w:val="00974B65"/>
  </w:style>
  <w:style w:type="paragraph" w:customStyle="1" w:styleId="175">
    <w:name w:val="字元17 字元 字元 字元 字元 字元 字元"/>
    <w:basedOn w:val="a1"/>
    <w:rsid w:val="00C6452B"/>
    <w:pPr>
      <w:widowControl/>
      <w:spacing w:after="160" w:line="240" w:lineRule="exact"/>
    </w:pPr>
    <w:rPr>
      <w:rFonts w:ascii="Tahoma" w:hAnsi="Tahoma"/>
      <w:kern w:val="0"/>
      <w:sz w:val="20"/>
      <w:lang w:eastAsia="en-US"/>
    </w:rPr>
  </w:style>
  <w:style w:type="table" w:customStyle="1" w:styleId="2ff5">
    <w:name w:val="表格格線2"/>
    <w:basedOn w:val="a3"/>
    <w:next w:val="aa"/>
    <w:uiPriority w:val="59"/>
    <w:rsid w:val="001D38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e">
    <w:name w:val="表格格線3"/>
    <w:basedOn w:val="a3"/>
    <w:next w:val="aa"/>
    <w:rsid w:val="001D38FE"/>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6">
    <w:name w:val="字元 字元 字元 字元 字元 字元 字元 字元 字元 字元 字元 字元 字元 字元 字元 字元 字元 字元 字元 字元 字元 字元 字元 字元"/>
    <w:basedOn w:val="a1"/>
    <w:rsid w:val="001D38FE"/>
    <w:pPr>
      <w:widowControl/>
      <w:spacing w:after="160" w:line="240" w:lineRule="exact"/>
    </w:pPr>
    <w:rPr>
      <w:rFonts w:ascii="Tahoma" w:hAnsi="Tahoma"/>
      <w:kern w:val="0"/>
      <w:sz w:val="20"/>
      <w:lang w:eastAsia="en-US"/>
    </w:rPr>
  </w:style>
  <w:style w:type="table" w:styleId="-4">
    <w:name w:val="Light Shading Accent 4"/>
    <w:basedOn w:val="a3"/>
    <w:rsid w:val="001D38FE"/>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40">
    <w:name w:val="Colorful Grid Accent 4"/>
    <w:basedOn w:val="a3"/>
    <w:rsid w:val="001D38FE"/>
    <w:rPr>
      <w:color w:val="000000"/>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
    <w:name w:val="Light List Accent 2"/>
    <w:basedOn w:val="a3"/>
    <w:rsid w:val="001D38FE"/>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4fe">
    <w:name w:val="表格格線4"/>
    <w:basedOn w:val="a3"/>
    <w:next w:val="aa"/>
    <w:rsid w:val="001D38FE"/>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
    <w:name w:val="表格格線5"/>
    <w:basedOn w:val="a3"/>
    <w:next w:val="aa"/>
    <w:rsid w:val="001D38FE"/>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8">
    <w:name w:val="表格格線6"/>
    <w:basedOn w:val="a3"/>
    <w:next w:val="aa"/>
    <w:rsid w:val="001D38FE"/>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69">
    <w:name w:val="toc 6"/>
    <w:basedOn w:val="a1"/>
    <w:next w:val="a1"/>
    <w:autoRedefine/>
    <w:semiHidden/>
    <w:unhideWhenUsed/>
    <w:rsid w:val="001D38FE"/>
    <w:pPr>
      <w:widowControl/>
      <w:ind w:leftChars="1000" w:left="2400"/>
    </w:pPr>
    <w:rPr>
      <w:rFonts w:ascii="新細明體" w:hAnsi="新細明體" w:cs="新細明體"/>
      <w:kern w:val="0"/>
      <w:szCs w:val="24"/>
    </w:rPr>
  </w:style>
  <w:style w:type="table" w:customStyle="1" w:styleId="70">
    <w:name w:val="表格格線7"/>
    <w:basedOn w:val="a3"/>
    <w:next w:val="aa"/>
    <w:rsid w:val="001D38FE"/>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0">
    <w:name w:val="表格格線8"/>
    <w:basedOn w:val="a3"/>
    <w:next w:val="aa"/>
    <w:rsid w:val="001D38FE"/>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ff7">
    <w:name w:val="Title"/>
    <w:basedOn w:val="a1"/>
    <w:qFormat/>
    <w:rsid w:val="001D38FE"/>
    <w:pPr>
      <w:widowControl/>
      <w:jc w:val="center"/>
    </w:pPr>
    <w:rPr>
      <w:b/>
      <w:kern w:val="0"/>
      <w:sz w:val="28"/>
    </w:rPr>
  </w:style>
  <w:style w:type="paragraph" w:customStyle="1" w:styleId="Table">
    <w:name w:val="Table"/>
    <w:basedOn w:val="a1"/>
    <w:autoRedefine/>
    <w:rsid w:val="001D38FE"/>
    <w:pPr>
      <w:widowControl/>
      <w:spacing w:before="40" w:after="40"/>
      <w:ind w:left="4" w:hanging="4"/>
    </w:pPr>
    <w:rPr>
      <w:rFonts w:ascii="Arial" w:eastAsia="全真楷書" w:hAnsi="Arial" w:cs="Arial"/>
      <w:color w:val="000000"/>
      <w:kern w:val="0"/>
      <w:sz w:val="20"/>
      <w:lang w:val="en-GB" w:eastAsia="en-US"/>
    </w:rPr>
  </w:style>
  <w:style w:type="paragraph" w:customStyle="1" w:styleId="Normal2">
    <w:name w:val="Normal2"/>
    <w:basedOn w:val="a1"/>
    <w:rsid w:val="001D38FE"/>
    <w:pPr>
      <w:widowControl/>
      <w:spacing w:before="20" w:after="20"/>
      <w:ind w:left="-57" w:right="-57"/>
    </w:pPr>
    <w:rPr>
      <w:rFonts w:ascii="Arial" w:hAnsi="Arial"/>
      <w:color w:val="000000"/>
      <w:kern w:val="0"/>
      <w:sz w:val="18"/>
      <w:lang w:val="en-GB" w:eastAsia="en-US"/>
    </w:rPr>
  </w:style>
  <w:style w:type="table" w:customStyle="1" w:styleId="9">
    <w:name w:val="表格格線9"/>
    <w:basedOn w:val="a3"/>
    <w:next w:val="aa"/>
    <w:rsid w:val="001D38FE"/>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表格格線10"/>
    <w:basedOn w:val="a3"/>
    <w:next w:val="aa"/>
    <w:rsid w:val="001D38FE"/>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a">
    <w:name w:val="表格格線11"/>
    <w:basedOn w:val="a3"/>
    <w:next w:val="aa"/>
    <w:rsid w:val="001D38FE"/>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e">
    <w:name w:val="表格格線12"/>
    <w:basedOn w:val="a3"/>
    <w:next w:val="aa"/>
    <w:rsid w:val="001D38FE"/>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89">
    <w:name w:val="xl89"/>
    <w:basedOn w:val="a1"/>
    <w:rsid w:val="001D38F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Cs w:val="24"/>
    </w:rPr>
  </w:style>
  <w:style w:type="paragraph" w:customStyle="1" w:styleId="xl90">
    <w:name w:val="xl90"/>
    <w:basedOn w:val="a1"/>
    <w:rsid w:val="001D38F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color w:val="FF0000"/>
      <w:kern w:val="0"/>
      <w:szCs w:val="24"/>
    </w:rPr>
  </w:style>
  <w:style w:type="paragraph" w:customStyle="1" w:styleId="xl91">
    <w:name w:val="xl91"/>
    <w:basedOn w:val="a1"/>
    <w:rsid w:val="001D38FE"/>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color w:val="0000FF"/>
      <w:kern w:val="0"/>
      <w:szCs w:val="24"/>
    </w:rPr>
  </w:style>
  <w:style w:type="paragraph" w:customStyle="1" w:styleId="xl92">
    <w:name w:val="xl92"/>
    <w:basedOn w:val="a1"/>
    <w:rsid w:val="001D38F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color w:val="0000FF"/>
      <w:kern w:val="0"/>
      <w:szCs w:val="24"/>
    </w:rPr>
  </w:style>
  <w:style w:type="paragraph" w:customStyle="1" w:styleId="xl93">
    <w:name w:val="xl93"/>
    <w:basedOn w:val="a1"/>
    <w:rsid w:val="001D38F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color w:val="0000FF"/>
      <w:kern w:val="0"/>
      <w:szCs w:val="24"/>
    </w:rPr>
  </w:style>
  <w:style w:type="paragraph" w:customStyle="1" w:styleId="xl94">
    <w:name w:val="xl94"/>
    <w:basedOn w:val="a1"/>
    <w:rsid w:val="001D38F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color w:val="0000FF"/>
      <w:kern w:val="0"/>
      <w:szCs w:val="24"/>
    </w:rPr>
  </w:style>
  <w:style w:type="paragraph" w:customStyle="1" w:styleId="xl95">
    <w:name w:val="xl95"/>
    <w:basedOn w:val="a1"/>
    <w:rsid w:val="001D38F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color w:val="0000FF"/>
      <w:kern w:val="0"/>
      <w:szCs w:val="24"/>
    </w:rPr>
  </w:style>
  <w:style w:type="paragraph" w:customStyle="1" w:styleId="xl96">
    <w:name w:val="xl96"/>
    <w:basedOn w:val="a1"/>
    <w:rsid w:val="001D38FE"/>
    <w:pPr>
      <w:widowControl/>
      <w:spacing w:before="100" w:beforeAutospacing="1" w:after="100" w:afterAutospacing="1"/>
    </w:pPr>
    <w:rPr>
      <w:rFonts w:ascii="新細明體" w:hAnsi="新細明體" w:cs="新細明體"/>
      <w:color w:val="0000FF"/>
      <w:kern w:val="0"/>
      <w:szCs w:val="24"/>
    </w:rPr>
  </w:style>
  <w:style w:type="paragraph" w:customStyle="1" w:styleId="xl97">
    <w:name w:val="xl97"/>
    <w:basedOn w:val="a1"/>
    <w:rsid w:val="001D38FE"/>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新細明體" w:hAnsi="新細明體" w:cs="新細明體"/>
      <w:color w:val="FF0000"/>
      <w:kern w:val="0"/>
      <w:szCs w:val="24"/>
    </w:rPr>
  </w:style>
  <w:style w:type="paragraph" w:customStyle="1" w:styleId="xl98">
    <w:name w:val="xl98"/>
    <w:basedOn w:val="a1"/>
    <w:rsid w:val="001D38F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color w:val="FF0000"/>
      <w:kern w:val="0"/>
      <w:szCs w:val="24"/>
    </w:rPr>
  </w:style>
  <w:style w:type="paragraph" w:customStyle="1" w:styleId="xl99">
    <w:name w:val="xl99"/>
    <w:basedOn w:val="a1"/>
    <w:rsid w:val="001D38F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color w:val="FF0000"/>
      <w:kern w:val="0"/>
      <w:szCs w:val="24"/>
    </w:rPr>
  </w:style>
  <w:style w:type="paragraph" w:customStyle="1" w:styleId="xl100">
    <w:name w:val="xl100"/>
    <w:basedOn w:val="a1"/>
    <w:rsid w:val="001D38F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color w:val="FF0000"/>
      <w:kern w:val="0"/>
      <w:szCs w:val="24"/>
    </w:rPr>
  </w:style>
  <w:style w:type="paragraph" w:customStyle="1" w:styleId="xl101">
    <w:name w:val="xl101"/>
    <w:basedOn w:val="a1"/>
    <w:rsid w:val="001D38F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color w:val="FF0000"/>
      <w:kern w:val="0"/>
      <w:szCs w:val="24"/>
    </w:rPr>
  </w:style>
  <w:style w:type="paragraph" w:customStyle="1" w:styleId="xl102">
    <w:name w:val="xl102"/>
    <w:basedOn w:val="a1"/>
    <w:rsid w:val="001D38FE"/>
    <w:pPr>
      <w:widowControl/>
      <w:spacing w:before="100" w:beforeAutospacing="1" w:after="100" w:afterAutospacing="1"/>
    </w:pPr>
    <w:rPr>
      <w:rFonts w:ascii="新細明體" w:hAnsi="新細明體" w:cs="新細明體"/>
      <w:color w:val="FF0000"/>
      <w:kern w:val="0"/>
      <w:szCs w:val="24"/>
    </w:rPr>
  </w:style>
  <w:style w:type="paragraph" w:customStyle="1" w:styleId="xl103">
    <w:name w:val="xl103"/>
    <w:basedOn w:val="a1"/>
    <w:rsid w:val="001D38FE"/>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pPr>
    <w:rPr>
      <w:rFonts w:ascii="新細明體" w:hAnsi="新細明體" w:cs="新細明體"/>
      <w:color w:val="0000CC"/>
      <w:kern w:val="0"/>
      <w:szCs w:val="24"/>
    </w:rPr>
  </w:style>
  <w:style w:type="paragraph" w:customStyle="1" w:styleId="xl104">
    <w:name w:val="xl104"/>
    <w:basedOn w:val="a1"/>
    <w:rsid w:val="001D38FE"/>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pPr>
    <w:rPr>
      <w:rFonts w:ascii="新細明體" w:hAnsi="新細明體" w:cs="新細明體"/>
      <w:color w:val="0000CC"/>
      <w:kern w:val="0"/>
      <w:szCs w:val="24"/>
    </w:rPr>
  </w:style>
  <w:style w:type="paragraph" w:customStyle="1" w:styleId="xl105">
    <w:name w:val="xl105"/>
    <w:basedOn w:val="a1"/>
    <w:rsid w:val="001D38F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szCs w:val="24"/>
    </w:rPr>
  </w:style>
  <w:style w:type="table" w:customStyle="1" w:styleId="136">
    <w:name w:val="表格格線13"/>
    <w:basedOn w:val="a3"/>
    <w:next w:val="aa"/>
    <w:rsid w:val="001D38FE"/>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
    <w:name w:val="表格格線14"/>
    <w:basedOn w:val="a3"/>
    <w:next w:val="aa"/>
    <w:rsid w:val="001D38FE"/>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表格格線15"/>
    <w:basedOn w:val="a3"/>
    <w:next w:val="aa"/>
    <w:rsid w:val="001D38FE"/>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格格線16"/>
    <w:basedOn w:val="a3"/>
    <w:next w:val="aa"/>
    <w:rsid w:val="001D38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6">
    <w:name w:val="表格格線17"/>
    <w:basedOn w:val="a3"/>
    <w:next w:val="aa"/>
    <w:rsid w:val="001D38FE"/>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0">
    <w:name w:val="表格格線18"/>
    <w:basedOn w:val="a3"/>
    <w:next w:val="aa"/>
    <w:rsid w:val="001D38FE"/>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0">
    <w:name w:val="表格格線19"/>
    <w:basedOn w:val="a3"/>
    <w:next w:val="aa"/>
    <w:rsid w:val="001D38FE"/>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表格格線20"/>
    <w:basedOn w:val="a3"/>
    <w:next w:val="aa"/>
    <w:rsid w:val="001D38FE"/>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20">
    <w:name w:val="字元22"/>
    <w:rsid w:val="00E75FF4"/>
    <w:rPr>
      <w:rFonts w:ascii="Arial" w:eastAsia="新細明體" w:hAnsi="Arial"/>
      <w:b/>
      <w:bCs/>
      <w:kern w:val="52"/>
      <w:sz w:val="52"/>
      <w:szCs w:val="52"/>
      <w:lang w:val="en-US" w:eastAsia="zh-TW" w:bidi="ar-SA"/>
    </w:rPr>
  </w:style>
  <w:style w:type="paragraph" w:customStyle="1" w:styleId="4ff">
    <w:name w:val="字元4 字元 字元 字元 字元 字元 字元 字元 字元 字元"/>
    <w:basedOn w:val="a1"/>
    <w:rsid w:val="00E75FF4"/>
    <w:pPr>
      <w:widowControl/>
      <w:spacing w:after="160" w:line="240" w:lineRule="exact"/>
    </w:pPr>
    <w:rPr>
      <w:rFonts w:ascii="Tahoma" w:hAnsi="Tahoma"/>
      <w:kern w:val="0"/>
      <w:sz w:val="20"/>
      <w:lang w:eastAsia="en-US"/>
    </w:rPr>
  </w:style>
  <w:style w:type="paragraph" w:customStyle="1" w:styleId="4ff0">
    <w:name w:val="字元4 字元 字元 字元 字元 字元 字元 字元 字元 字元 字元 字元 字元"/>
    <w:basedOn w:val="a1"/>
    <w:rsid w:val="00E75FF4"/>
    <w:pPr>
      <w:widowControl/>
      <w:spacing w:after="160" w:line="240" w:lineRule="exact"/>
    </w:pPr>
    <w:rPr>
      <w:rFonts w:ascii="Tahoma" w:hAnsi="Tahoma"/>
      <w:kern w:val="0"/>
      <w:sz w:val="20"/>
      <w:lang w:eastAsia="en-US"/>
    </w:rPr>
  </w:style>
  <w:style w:type="paragraph" w:customStyle="1" w:styleId="4ff1">
    <w:name w:val="字元4 字元 字元 字元 字元 字元 字元 字元 字元 字元 字元 字元 字元 字元 字元 字元 字元"/>
    <w:basedOn w:val="a1"/>
    <w:rsid w:val="00E75FF4"/>
    <w:pPr>
      <w:widowControl/>
      <w:spacing w:after="160" w:line="240" w:lineRule="exact"/>
    </w:pPr>
    <w:rPr>
      <w:rFonts w:ascii="Tahoma" w:hAnsi="Tahoma"/>
      <w:kern w:val="0"/>
      <w:sz w:val="20"/>
      <w:lang w:eastAsia="en-US"/>
    </w:rPr>
  </w:style>
  <w:style w:type="paragraph" w:customStyle="1" w:styleId="4ff2">
    <w:name w:val="字元4 字元 字元 字元 字元 字元 字元 字元 字元 字元 字元 字元 字元 字元 字元 字元 字元 字元 字元 字元"/>
    <w:basedOn w:val="a1"/>
    <w:rsid w:val="00E75FF4"/>
    <w:pPr>
      <w:widowControl/>
      <w:spacing w:after="160" w:line="240" w:lineRule="exact"/>
    </w:pPr>
    <w:rPr>
      <w:rFonts w:ascii="Tahoma" w:hAnsi="Tahoma"/>
      <w:kern w:val="0"/>
      <w:sz w:val="20"/>
      <w:lang w:eastAsia="en-US"/>
    </w:rPr>
  </w:style>
  <w:style w:type="paragraph" w:customStyle="1" w:styleId="57">
    <w:name w:val="字元 字元5 字元"/>
    <w:basedOn w:val="a1"/>
    <w:rsid w:val="00E75FF4"/>
    <w:pPr>
      <w:widowControl/>
      <w:spacing w:after="160" w:line="240" w:lineRule="exact"/>
    </w:pPr>
    <w:rPr>
      <w:rFonts w:ascii="Tahoma" w:hAnsi="Tahoma"/>
      <w:kern w:val="0"/>
      <w:sz w:val="20"/>
      <w:lang w:eastAsia="en-US"/>
    </w:rPr>
  </w:style>
  <w:style w:type="paragraph" w:customStyle="1" w:styleId="1fffff5">
    <w:name w:val="字元1 字元 字元 字元 字元 字元 字元 字元 字元 字元 字元 字元 字元 字元 字元 字元 字元 字元 字元 字元 字元 字元 字元 字元 字元 字元 字元 字元 字元 字元 字元 字元 字元 字元"/>
    <w:basedOn w:val="a1"/>
    <w:rsid w:val="00E75FF4"/>
    <w:pPr>
      <w:widowControl/>
      <w:spacing w:after="160" w:line="240" w:lineRule="exact"/>
    </w:pPr>
    <w:rPr>
      <w:rFonts w:ascii="Tahoma" w:hAnsi="Tahoma"/>
      <w:kern w:val="0"/>
      <w:sz w:val="20"/>
      <w:lang w:eastAsia="en-US"/>
    </w:rPr>
  </w:style>
  <w:style w:type="paragraph" w:customStyle="1" w:styleId="58">
    <w:name w:val="字元 字元5 字元 字元 字元 字元 字元"/>
    <w:basedOn w:val="a1"/>
    <w:rsid w:val="00E75FF4"/>
    <w:pPr>
      <w:widowControl/>
      <w:spacing w:after="160" w:line="240" w:lineRule="exact"/>
    </w:pPr>
    <w:rPr>
      <w:rFonts w:ascii="Tahoma" w:hAnsi="Tahoma"/>
      <w:kern w:val="0"/>
      <w:sz w:val="20"/>
      <w:lang w:eastAsia="en-US"/>
    </w:rPr>
  </w:style>
  <w:style w:type="character" w:customStyle="1" w:styleId="postbody">
    <w:name w:val="postbody"/>
    <w:basedOn w:val="a2"/>
    <w:rsid w:val="00E75FF4"/>
  </w:style>
  <w:style w:type="character" w:customStyle="1" w:styleId="l-title1">
    <w:name w:val="l-title1"/>
    <w:rsid w:val="00E75FF4"/>
    <w:rPr>
      <w:b/>
      <w:bCs/>
      <w:color w:val="FFFF00"/>
      <w:sz w:val="16"/>
      <w:szCs w:val="16"/>
      <w:shd w:val="clear" w:color="auto" w:fill="2E4B52"/>
    </w:rPr>
  </w:style>
  <w:style w:type="paragraph" w:customStyle="1" w:styleId="afffffff8">
    <w:name w:val="字元 字元 字元 字元 字元 字元 字元 字元"/>
    <w:basedOn w:val="a1"/>
    <w:rsid w:val="00E75FF4"/>
    <w:pPr>
      <w:widowControl/>
      <w:spacing w:after="160" w:line="240" w:lineRule="exact"/>
    </w:pPr>
    <w:rPr>
      <w:rFonts w:ascii="Tahoma" w:hAnsi="Tahoma"/>
      <w:kern w:val="0"/>
      <w:sz w:val="20"/>
      <w:lang w:eastAsia="en-US"/>
    </w:rPr>
  </w:style>
  <w:style w:type="paragraph" w:customStyle="1" w:styleId="218">
    <w:name w:val="字元 字元2 字元 字元 字元1"/>
    <w:basedOn w:val="a1"/>
    <w:rsid w:val="00E75FF4"/>
    <w:pPr>
      <w:widowControl/>
      <w:spacing w:after="160" w:line="240" w:lineRule="exact"/>
    </w:pPr>
    <w:rPr>
      <w:rFonts w:ascii="Tahoma" w:hAnsi="Tahoma"/>
      <w:kern w:val="0"/>
      <w:sz w:val="20"/>
      <w:lang w:eastAsia="en-US"/>
    </w:rPr>
  </w:style>
  <w:style w:type="paragraph" w:customStyle="1" w:styleId="11213">
    <w:name w:val="字元 字元1 字元 字元 字元1 字元2 字元 字元 字元1 字元 字元 字元 字元 字元"/>
    <w:basedOn w:val="a1"/>
    <w:rsid w:val="00E75FF4"/>
    <w:pPr>
      <w:widowControl/>
      <w:spacing w:after="160" w:line="240" w:lineRule="exact"/>
    </w:pPr>
    <w:rPr>
      <w:rFonts w:ascii="Tahoma" w:hAnsi="Tahoma"/>
      <w:kern w:val="0"/>
      <w:sz w:val="20"/>
      <w:lang w:eastAsia="en-US"/>
    </w:rPr>
  </w:style>
  <w:style w:type="paragraph" w:customStyle="1" w:styleId="11b">
    <w:name w:val="字元 字元1 字元 字元 字元1 字元 字元 字元"/>
    <w:basedOn w:val="a1"/>
    <w:rsid w:val="00E75FF4"/>
    <w:pPr>
      <w:widowControl/>
      <w:spacing w:after="160" w:line="240" w:lineRule="exact"/>
    </w:pPr>
    <w:rPr>
      <w:rFonts w:ascii="Tahoma" w:hAnsi="Tahoma"/>
      <w:kern w:val="0"/>
      <w:sz w:val="20"/>
      <w:lang w:eastAsia="en-US"/>
    </w:rPr>
  </w:style>
  <w:style w:type="paragraph" w:customStyle="1" w:styleId="11c">
    <w:name w:val="字元 字元1 字元 字元 字元1"/>
    <w:basedOn w:val="a1"/>
    <w:rsid w:val="00E75FF4"/>
    <w:pPr>
      <w:widowControl/>
      <w:spacing w:after="160" w:line="240" w:lineRule="exact"/>
    </w:pPr>
    <w:rPr>
      <w:rFonts w:ascii="Tahoma" w:hAnsi="Tahoma"/>
      <w:kern w:val="0"/>
      <w:sz w:val="20"/>
      <w:lang w:eastAsia="en-US"/>
    </w:rPr>
  </w:style>
  <w:style w:type="paragraph" w:customStyle="1" w:styleId="afffffff9">
    <w:name w:val="字元 字元 字元 字元 字元 字元 字元 字元 字元 字元 字元 字元 字元 字元 字元 字元 字元 字元 字元 字元"/>
    <w:basedOn w:val="a1"/>
    <w:rsid w:val="00E75FF4"/>
    <w:pPr>
      <w:widowControl/>
      <w:spacing w:after="160" w:line="240" w:lineRule="exact"/>
    </w:pPr>
    <w:rPr>
      <w:rFonts w:ascii="Tahoma" w:hAnsi="Tahoma"/>
      <w:kern w:val="0"/>
      <w:sz w:val="20"/>
      <w:lang w:eastAsia="en-US"/>
    </w:rPr>
  </w:style>
  <w:style w:type="paragraph" w:customStyle="1" w:styleId="1fffff6">
    <w:name w:val="字元1 字元 字元 字元 字元 字元 字元 字元 字元 字元 字元 字元"/>
    <w:basedOn w:val="a1"/>
    <w:rsid w:val="00E75FF4"/>
    <w:pPr>
      <w:widowControl/>
      <w:spacing w:after="160" w:line="240" w:lineRule="exact"/>
    </w:pPr>
    <w:rPr>
      <w:rFonts w:ascii="Tahoma" w:hAnsi="Tahoma"/>
      <w:kern w:val="0"/>
      <w:sz w:val="20"/>
      <w:lang w:eastAsia="en-US"/>
    </w:rPr>
  </w:style>
  <w:style w:type="paragraph" w:customStyle="1" w:styleId="afffffffa">
    <w:name w:val="字元 字元 字元 字元 字元 字元 字元 字元 字元 字元 字元 字元 字元 字元 字元 字元 字元 字元 字元 字元 字元"/>
    <w:basedOn w:val="a1"/>
    <w:rsid w:val="00E75FF4"/>
    <w:pPr>
      <w:widowControl/>
      <w:spacing w:after="160" w:line="240" w:lineRule="exact"/>
    </w:pPr>
    <w:rPr>
      <w:rFonts w:ascii="Tahoma" w:hAnsi="Tahoma"/>
      <w:kern w:val="0"/>
      <w:sz w:val="20"/>
      <w:lang w:eastAsia="en-US"/>
    </w:rPr>
  </w:style>
  <w:style w:type="character" w:customStyle="1" w:styleId="280">
    <w:name w:val="超連結28"/>
    <w:rsid w:val="00E75FF4"/>
    <w:rPr>
      <w:strike w:val="0"/>
      <w:dstrike w:val="0"/>
      <w:color w:val="575656"/>
      <w:u w:val="none"/>
      <w:effect w:val="none"/>
    </w:rPr>
  </w:style>
  <w:style w:type="paragraph" w:customStyle="1" w:styleId="219">
    <w:name w:val="本文 21"/>
    <w:basedOn w:val="a1"/>
    <w:rsid w:val="00E75FF4"/>
    <w:pPr>
      <w:adjustRightInd w:val="0"/>
      <w:spacing w:line="360" w:lineRule="atLeast"/>
      <w:jc w:val="center"/>
      <w:textAlignment w:val="baseline"/>
    </w:pPr>
    <w:rPr>
      <w:rFonts w:eastAsia="標楷體"/>
      <w:kern w:val="0"/>
    </w:rPr>
  </w:style>
  <w:style w:type="paragraph" w:customStyle="1" w:styleId="4ff3">
    <w:name w:val="字元4 字元 字元 字元 字元"/>
    <w:basedOn w:val="a1"/>
    <w:rsid w:val="00E75FF4"/>
    <w:pPr>
      <w:widowControl/>
      <w:spacing w:after="160" w:line="240" w:lineRule="exact"/>
    </w:pPr>
    <w:rPr>
      <w:rFonts w:ascii="Tahoma" w:hAnsi="Tahoma"/>
      <w:kern w:val="0"/>
      <w:sz w:val="20"/>
      <w:lang w:eastAsia="en-US"/>
    </w:rPr>
  </w:style>
  <w:style w:type="paragraph" w:customStyle="1" w:styleId="4ff4">
    <w:name w:val="字元4 字元 字元 字元 字元 字元 字元 字元 字元 字元 字元"/>
    <w:basedOn w:val="a1"/>
    <w:rsid w:val="00E75FF4"/>
    <w:pPr>
      <w:widowControl/>
      <w:spacing w:after="160" w:line="240" w:lineRule="exact"/>
    </w:pPr>
    <w:rPr>
      <w:rFonts w:ascii="Tahoma" w:hAnsi="Tahoma"/>
      <w:kern w:val="0"/>
      <w:sz w:val="20"/>
      <w:lang w:eastAsia="en-US"/>
    </w:rPr>
  </w:style>
  <w:style w:type="paragraph" w:customStyle="1" w:styleId="21a">
    <w:name w:val="字元 字元21"/>
    <w:basedOn w:val="a1"/>
    <w:rsid w:val="00E75FF4"/>
    <w:pPr>
      <w:widowControl/>
      <w:spacing w:after="160" w:line="240" w:lineRule="exact"/>
    </w:pPr>
    <w:rPr>
      <w:rFonts w:ascii="Tahoma" w:hAnsi="Tahoma" w:cs="Tahoma"/>
      <w:kern w:val="0"/>
      <w:sz w:val="20"/>
      <w:lang w:eastAsia="en-US"/>
    </w:rPr>
  </w:style>
  <w:style w:type="paragraph" w:customStyle="1" w:styleId="1111">
    <w:name w:val="字元 字元1 字元 字元 字元11"/>
    <w:basedOn w:val="a1"/>
    <w:rsid w:val="00E75FF4"/>
    <w:pPr>
      <w:widowControl/>
      <w:spacing w:after="160" w:line="240" w:lineRule="exact"/>
    </w:pPr>
    <w:rPr>
      <w:rFonts w:ascii="Tahoma" w:hAnsi="Tahoma" w:cs="Tahoma"/>
      <w:kern w:val="0"/>
      <w:sz w:val="20"/>
      <w:lang w:eastAsia="en-US"/>
    </w:rPr>
  </w:style>
  <w:style w:type="paragraph" w:customStyle="1" w:styleId="4ff5">
    <w:name w:val="字元4 字元 字元 字元 字元"/>
    <w:basedOn w:val="a1"/>
    <w:rsid w:val="00E75FF4"/>
    <w:pPr>
      <w:widowControl/>
      <w:spacing w:after="160" w:line="240" w:lineRule="exact"/>
    </w:pPr>
    <w:rPr>
      <w:rFonts w:ascii="Tahoma" w:hAnsi="Tahoma" w:cs="Tahoma"/>
      <w:kern w:val="0"/>
      <w:sz w:val="20"/>
      <w:lang w:eastAsia="en-US"/>
    </w:rPr>
  </w:style>
  <w:style w:type="paragraph" w:customStyle="1" w:styleId="4ff6">
    <w:name w:val="字元4 字元 字元 字元 字元 字元 字元 字元 字元 字元 字元"/>
    <w:basedOn w:val="a1"/>
    <w:rsid w:val="00E75FF4"/>
    <w:pPr>
      <w:widowControl/>
      <w:spacing w:after="160" w:line="240" w:lineRule="exact"/>
    </w:pPr>
    <w:rPr>
      <w:rFonts w:ascii="Tahoma" w:hAnsi="Tahoma" w:cs="Tahoma"/>
      <w:kern w:val="0"/>
      <w:sz w:val="20"/>
      <w:lang w:eastAsia="en-US"/>
    </w:rPr>
  </w:style>
  <w:style w:type="paragraph" w:customStyle="1" w:styleId="4ff7">
    <w:name w:val="字元4 字元 字元 字元 字元 字元 字元 字元 字元 字元 字元 字元 字元 字元 字元 字元 字元 字元 字元 字元"/>
    <w:basedOn w:val="a1"/>
    <w:rsid w:val="00E75FF4"/>
    <w:pPr>
      <w:widowControl/>
      <w:spacing w:after="160" w:line="240" w:lineRule="exact"/>
    </w:pPr>
    <w:rPr>
      <w:rFonts w:ascii="Tahoma" w:hAnsi="Tahoma" w:cs="Tahoma"/>
      <w:kern w:val="0"/>
      <w:sz w:val="20"/>
      <w:lang w:eastAsia="en-US"/>
    </w:rPr>
  </w:style>
  <w:style w:type="paragraph" w:customStyle="1" w:styleId="59">
    <w:name w:val="字元 字元5 字元 字元 字元 字元 字元 字元 字元 字元 字元 字元 字元"/>
    <w:basedOn w:val="a1"/>
    <w:rsid w:val="00E75FF4"/>
    <w:pPr>
      <w:widowControl/>
      <w:spacing w:after="160" w:line="240" w:lineRule="exact"/>
    </w:pPr>
    <w:rPr>
      <w:rFonts w:ascii="Tahoma" w:hAnsi="Tahoma" w:cs="Tahoma"/>
      <w:kern w:val="0"/>
      <w:sz w:val="20"/>
      <w:lang w:eastAsia="en-US"/>
    </w:rPr>
  </w:style>
  <w:style w:type="paragraph" w:customStyle="1" w:styleId="4ff8">
    <w:name w:val="字元4 字元 字元 字元"/>
    <w:basedOn w:val="a1"/>
    <w:rsid w:val="00E75FF4"/>
    <w:pPr>
      <w:widowControl/>
      <w:spacing w:after="160" w:line="240" w:lineRule="exact"/>
    </w:pPr>
    <w:rPr>
      <w:rFonts w:ascii="Tahoma" w:hAnsi="Tahoma" w:cs="Tahoma"/>
      <w:kern w:val="0"/>
      <w:sz w:val="20"/>
      <w:lang w:eastAsia="en-US"/>
    </w:rPr>
  </w:style>
  <w:style w:type="paragraph" w:customStyle="1" w:styleId="5a">
    <w:name w:val="字元 字元5 字元 字元 字元 字元 字元"/>
    <w:basedOn w:val="a1"/>
    <w:rsid w:val="00E75FF4"/>
    <w:pPr>
      <w:widowControl/>
      <w:spacing w:after="160" w:line="240" w:lineRule="exact"/>
    </w:pPr>
    <w:rPr>
      <w:rFonts w:ascii="Tahoma" w:hAnsi="Tahoma" w:cs="Tahoma"/>
      <w:kern w:val="0"/>
      <w:sz w:val="20"/>
      <w:lang w:eastAsia="en-US"/>
    </w:rPr>
  </w:style>
  <w:style w:type="paragraph" w:customStyle="1" w:styleId="11214">
    <w:name w:val="字元 字元1 字元 字元 字元1 字元2 字元 字元 字元1 字元 字元 字元"/>
    <w:basedOn w:val="a1"/>
    <w:rsid w:val="00E75FF4"/>
    <w:pPr>
      <w:widowControl/>
      <w:spacing w:after="160" w:line="240" w:lineRule="exact"/>
    </w:pPr>
    <w:rPr>
      <w:rFonts w:ascii="Tahoma" w:hAnsi="Tahoma" w:cs="Tahoma"/>
      <w:kern w:val="0"/>
      <w:sz w:val="20"/>
      <w:lang w:eastAsia="en-US"/>
    </w:rPr>
  </w:style>
  <w:style w:type="paragraph" w:customStyle="1" w:styleId="PlainText1">
    <w:name w:val="Plain Text1"/>
    <w:basedOn w:val="a1"/>
    <w:rsid w:val="00E75FF4"/>
    <w:pPr>
      <w:autoSpaceDE w:val="0"/>
      <w:autoSpaceDN w:val="0"/>
      <w:adjustRightInd w:val="0"/>
      <w:textAlignment w:val="baseline"/>
    </w:pPr>
    <w:rPr>
      <w:rFonts w:ascii="細明體" w:eastAsia="細明體" w:cs="細明體"/>
      <w:kern w:val="0"/>
      <w:szCs w:val="24"/>
    </w:rPr>
  </w:style>
  <w:style w:type="paragraph" w:customStyle="1" w:styleId="1fffff7">
    <w:name w:val="字元 字元 字元 字元 字元1"/>
    <w:basedOn w:val="a1"/>
    <w:rsid w:val="00E75FF4"/>
    <w:pPr>
      <w:widowControl/>
      <w:spacing w:after="160" w:line="240" w:lineRule="exact"/>
    </w:pPr>
    <w:rPr>
      <w:rFonts w:ascii="Tahoma" w:hAnsi="Tahoma" w:cs="Tahoma"/>
      <w:kern w:val="0"/>
      <w:sz w:val="20"/>
      <w:lang w:eastAsia="en-US"/>
    </w:rPr>
  </w:style>
  <w:style w:type="paragraph" w:customStyle="1" w:styleId="221">
    <w:name w:val="字元 字元22"/>
    <w:basedOn w:val="a1"/>
    <w:rsid w:val="00E75FF4"/>
    <w:pPr>
      <w:widowControl/>
      <w:spacing w:after="160" w:line="240" w:lineRule="exact"/>
    </w:pPr>
    <w:rPr>
      <w:rFonts w:ascii="Tahoma" w:hAnsi="Tahoma" w:cs="Tahoma"/>
      <w:kern w:val="0"/>
      <w:sz w:val="20"/>
      <w:lang w:eastAsia="en-US"/>
    </w:rPr>
  </w:style>
  <w:style w:type="paragraph" w:customStyle="1" w:styleId="2ff6">
    <w:name w:val="字元 字元2 字元 字元 字元 字元 字元 字元"/>
    <w:basedOn w:val="a1"/>
    <w:rsid w:val="00E75FF4"/>
    <w:pPr>
      <w:widowControl/>
      <w:spacing w:after="160" w:line="240" w:lineRule="exact"/>
    </w:pPr>
    <w:rPr>
      <w:rFonts w:ascii="Tahoma" w:hAnsi="Tahoma" w:cs="Tahoma"/>
      <w:kern w:val="0"/>
      <w:sz w:val="20"/>
      <w:lang w:eastAsia="en-US"/>
    </w:rPr>
  </w:style>
  <w:style w:type="paragraph" w:customStyle="1" w:styleId="1fffff8">
    <w:name w:val="字元 字元1 字元 字元 字元"/>
    <w:basedOn w:val="a1"/>
    <w:rsid w:val="00E75FF4"/>
    <w:pPr>
      <w:widowControl/>
      <w:spacing w:after="160" w:line="240" w:lineRule="exact"/>
    </w:pPr>
    <w:rPr>
      <w:rFonts w:ascii="Tahoma" w:hAnsi="Tahoma" w:cs="Tahoma"/>
      <w:kern w:val="0"/>
      <w:sz w:val="20"/>
      <w:lang w:eastAsia="en-US"/>
    </w:rPr>
  </w:style>
  <w:style w:type="paragraph" w:customStyle="1" w:styleId="2ff7">
    <w:name w:val="字元 字元2 字元 字元 字元"/>
    <w:basedOn w:val="a1"/>
    <w:rsid w:val="00E75FF4"/>
    <w:pPr>
      <w:widowControl/>
      <w:spacing w:after="160" w:line="240" w:lineRule="exact"/>
    </w:pPr>
    <w:rPr>
      <w:rFonts w:ascii="Tahoma" w:hAnsi="Tahoma" w:cs="Tahoma"/>
      <w:kern w:val="0"/>
      <w:sz w:val="20"/>
      <w:lang w:eastAsia="en-US"/>
    </w:rPr>
  </w:style>
  <w:style w:type="paragraph" w:customStyle="1" w:styleId="1fffff9">
    <w:name w:val="字元1"/>
    <w:basedOn w:val="a1"/>
    <w:rsid w:val="00E75FF4"/>
    <w:pPr>
      <w:widowControl/>
      <w:spacing w:after="160" w:line="240" w:lineRule="exact"/>
    </w:pPr>
    <w:rPr>
      <w:rFonts w:ascii="Tahoma" w:hAnsi="Tahoma" w:cs="Tahoma"/>
      <w:kern w:val="0"/>
      <w:sz w:val="20"/>
      <w:lang w:eastAsia="en-US"/>
    </w:rPr>
  </w:style>
  <w:style w:type="paragraph" w:customStyle="1" w:styleId="1fffffa">
    <w:name w:val="字元 字元1 字元 字元 字元 字元"/>
    <w:basedOn w:val="a1"/>
    <w:rsid w:val="00E75FF4"/>
    <w:pPr>
      <w:widowControl/>
      <w:spacing w:after="160" w:line="240" w:lineRule="exact"/>
    </w:pPr>
    <w:rPr>
      <w:rFonts w:ascii="Tahoma" w:hAnsi="Tahoma" w:cs="Tahoma"/>
      <w:kern w:val="0"/>
      <w:sz w:val="20"/>
      <w:lang w:eastAsia="en-US"/>
    </w:rPr>
  </w:style>
  <w:style w:type="paragraph" w:customStyle="1" w:styleId="2ff8">
    <w:name w:val="字元 字元2 字元 字元 字元 字元"/>
    <w:basedOn w:val="a1"/>
    <w:rsid w:val="00E75FF4"/>
    <w:pPr>
      <w:widowControl/>
      <w:spacing w:after="160" w:line="240" w:lineRule="exact"/>
    </w:pPr>
    <w:rPr>
      <w:rFonts w:ascii="Tahoma" w:hAnsi="Tahoma" w:cs="Tahoma"/>
      <w:kern w:val="0"/>
      <w:sz w:val="20"/>
      <w:lang w:eastAsia="en-US"/>
    </w:rPr>
  </w:style>
  <w:style w:type="paragraph" w:customStyle="1" w:styleId="2ff9">
    <w:name w:val="字元 字元2 字元"/>
    <w:basedOn w:val="a1"/>
    <w:rsid w:val="00E75FF4"/>
    <w:pPr>
      <w:widowControl/>
      <w:spacing w:after="160" w:line="240" w:lineRule="exact"/>
    </w:pPr>
    <w:rPr>
      <w:rFonts w:ascii="Tahoma" w:hAnsi="Tahoma" w:cs="Tahoma"/>
      <w:kern w:val="0"/>
      <w:sz w:val="20"/>
      <w:lang w:eastAsia="en-US"/>
    </w:rPr>
  </w:style>
  <w:style w:type="paragraph" w:customStyle="1" w:styleId="11d">
    <w:name w:val="字元 字元1 字元 字元 字元1 字元"/>
    <w:basedOn w:val="a1"/>
    <w:rsid w:val="00E75FF4"/>
    <w:pPr>
      <w:widowControl/>
      <w:spacing w:after="160" w:line="240" w:lineRule="exact"/>
    </w:pPr>
    <w:rPr>
      <w:rFonts w:ascii="Tahoma" w:hAnsi="Tahoma" w:cs="Tahoma"/>
      <w:kern w:val="0"/>
      <w:sz w:val="20"/>
      <w:lang w:eastAsia="en-US"/>
    </w:rPr>
  </w:style>
  <w:style w:type="paragraph" w:customStyle="1" w:styleId="21b">
    <w:name w:val="字元 字元2 字元 字元 字元1 字元"/>
    <w:basedOn w:val="a1"/>
    <w:rsid w:val="00E75FF4"/>
    <w:pPr>
      <w:widowControl/>
      <w:spacing w:after="160" w:line="240" w:lineRule="exact"/>
    </w:pPr>
    <w:rPr>
      <w:rFonts w:ascii="Tahoma" w:hAnsi="Tahoma" w:cs="Tahoma"/>
      <w:kern w:val="0"/>
      <w:sz w:val="20"/>
      <w:lang w:eastAsia="en-US"/>
    </w:rPr>
  </w:style>
  <w:style w:type="paragraph" w:customStyle="1" w:styleId="1112">
    <w:name w:val="字元 字元1 字元 字元 字元1 字元1"/>
    <w:basedOn w:val="a1"/>
    <w:rsid w:val="00E75FF4"/>
    <w:pPr>
      <w:widowControl/>
      <w:spacing w:after="160" w:line="240" w:lineRule="exact"/>
    </w:pPr>
    <w:rPr>
      <w:rFonts w:ascii="Tahoma" w:hAnsi="Tahoma" w:cs="Tahoma"/>
      <w:kern w:val="0"/>
      <w:sz w:val="20"/>
      <w:lang w:eastAsia="en-US"/>
    </w:rPr>
  </w:style>
  <w:style w:type="paragraph" w:customStyle="1" w:styleId="2ffa">
    <w:name w:val="字元2"/>
    <w:basedOn w:val="a1"/>
    <w:rsid w:val="00E75FF4"/>
    <w:pPr>
      <w:widowControl/>
      <w:spacing w:after="160" w:line="240" w:lineRule="exact"/>
    </w:pPr>
    <w:rPr>
      <w:rFonts w:ascii="Tahoma" w:hAnsi="Tahoma" w:cs="Tahoma"/>
      <w:kern w:val="0"/>
      <w:sz w:val="20"/>
      <w:lang w:eastAsia="en-US"/>
    </w:rPr>
  </w:style>
  <w:style w:type="paragraph" w:customStyle="1" w:styleId="21c">
    <w:name w:val="字元 字元2 字元 字元 字元1 字元 字元 字元"/>
    <w:basedOn w:val="a1"/>
    <w:rsid w:val="00E75FF4"/>
    <w:pPr>
      <w:widowControl/>
      <w:spacing w:after="160" w:line="240" w:lineRule="exact"/>
    </w:pPr>
    <w:rPr>
      <w:rFonts w:ascii="Tahoma" w:hAnsi="Tahoma" w:cs="Tahoma"/>
      <w:kern w:val="0"/>
      <w:sz w:val="20"/>
      <w:lang w:eastAsia="en-US"/>
    </w:rPr>
  </w:style>
  <w:style w:type="paragraph" w:customStyle="1" w:styleId="1123">
    <w:name w:val="字元 字元1 字元 字元 字元1 字元2 字元 字元 字元"/>
    <w:basedOn w:val="a1"/>
    <w:rsid w:val="00E75FF4"/>
    <w:pPr>
      <w:widowControl/>
      <w:spacing w:after="160" w:line="240" w:lineRule="exact"/>
    </w:pPr>
    <w:rPr>
      <w:rFonts w:ascii="Tahoma" w:hAnsi="Tahoma" w:cs="Tahoma"/>
      <w:kern w:val="0"/>
      <w:sz w:val="20"/>
      <w:lang w:eastAsia="en-US"/>
    </w:rPr>
  </w:style>
  <w:style w:type="paragraph" w:customStyle="1" w:styleId="2110">
    <w:name w:val="字元 字元2 字元 字元 字元11"/>
    <w:basedOn w:val="a1"/>
    <w:rsid w:val="00E75FF4"/>
    <w:pPr>
      <w:widowControl/>
      <w:spacing w:after="160" w:line="240" w:lineRule="exact"/>
    </w:pPr>
    <w:rPr>
      <w:rFonts w:ascii="Tahoma" w:hAnsi="Tahoma" w:cs="Tahoma"/>
      <w:kern w:val="0"/>
      <w:sz w:val="20"/>
      <w:lang w:eastAsia="en-US"/>
    </w:rPr>
  </w:style>
  <w:style w:type="paragraph" w:customStyle="1" w:styleId="1124">
    <w:name w:val="字元 字元1 字元 字元 字元1 字元2 字元 字元 字元 字元 字元"/>
    <w:basedOn w:val="a1"/>
    <w:rsid w:val="00E75FF4"/>
    <w:pPr>
      <w:widowControl/>
      <w:spacing w:after="160" w:line="240" w:lineRule="exact"/>
    </w:pPr>
    <w:rPr>
      <w:rFonts w:ascii="Tahoma" w:hAnsi="Tahoma" w:cs="Tahoma"/>
      <w:kern w:val="0"/>
      <w:sz w:val="20"/>
      <w:lang w:eastAsia="en-US"/>
    </w:rPr>
  </w:style>
  <w:style w:type="paragraph" w:customStyle="1" w:styleId="1fffffb">
    <w:name w:val="字元 字元1 字元 字元 字元 字元 字元 字元 字元 字元 字元 字元"/>
    <w:basedOn w:val="a1"/>
    <w:rsid w:val="00E75FF4"/>
    <w:pPr>
      <w:widowControl/>
      <w:spacing w:after="160" w:line="240" w:lineRule="exact"/>
    </w:pPr>
    <w:rPr>
      <w:rFonts w:ascii="Tahoma" w:hAnsi="Tahoma" w:cs="Tahoma"/>
      <w:kern w:val="0"/>
      <w:sz w:val="20"/>
      <w:lang w:eastAsia="en-US"/>
    </w:rPr>
  </w:style>
  <w:style w:type="paragraph" w:customStyle="1" w:styleId="1580">
    <w:name w:val="字元 字元1 字元 字元 字元58 字元"/>
    <w:basedOn w:val="a1"/>
    <w:rsid w:val="00E75FF4"/>
    <w:pPr>
      <w:widowControl/>
      <w:spacing w:after="160" w:line="240" w:lineRule="exact"/>
    </w:pPr>
    <w:rPr>
      <w:rFonts w:ascii="Tahoma" w:hAnsi="Tahoma" w:cs="Tahoma"/>
      <w:kern w:val="0"/>
      <w:sz w:val="20"/>
      <w:lang w:eastAsia="en-US"/>
    </w:rPr>
  </w:style>
  <w:style w:type="paragraph" w:customStyle="1" w:styleId="1fffffc">
    <w:name w:val="字元 字元1 字元 字元 字元 字元 字元 字元 字元 字元 字元 字元 字元 字元 字元"/>
    <w:basedOn w:val="a1"/>
    <w:rsid w:val="00E75FF4"/>
    <w:pPr>
      <w:widowControl/>
      <w:spacing w:after="160" w:line="240" w:lineRule="exact"/>
    </w:pPr>
    <w:rPr>
      <w:rFonts w:ascii="Tahoma" w:hAnsi="Tahoma" w:cs="Tahoma"/>
      <w:kern w:val="0"/>
      <w:sz w:val="20"/>
      <w:lang w:eastAsia="en-US"/>
    </w:rPr>
  </w:style>
  <w:style w:type="paragraph" w:customStyle="1" w:styleId="2ffb">
    <w:name w:val="字元 字元2 字元 字元 字元 字元 字元 字元 字元 字元 字元 字元 字元 字元 字元 字元 字元 字元 字元 字元 字元 字元 字元 字元 字元 字元 字元 字元 字元 字元"/>
    <w:basedOn w:val="a1"/>
    <w:rsid w:val="00E75FF4"/>
    <w:pPr>
      <w:widowControl/>
      <w:spacing w:after="160" w:line="240" w:lineRule="exact"/>
    </w:pPr>
    <w:rPr>
      <w:rFonts w:ascii="Tahoma" w:hAnsi="Tahoma" w:cs="Tahoma"/>
      <w:kern w:val="0"/>
      <w:sz w:val="20"/>
      <w:lang w:eastAsia="en-US"/>
    </w:rPr>
  </w:style>
  <w:style w:type="paragraph" w:customStyle="1" w:styleId="1125">
    <w:name w:val="字元 字元1 字元 字元 字元12"/>
    <w:basedOn w:val="a1"/>
    <w:rsid w:val="00E75FF4"/>
    <w:pPr>
      <w:widowControl/>
      <w:spacing w:after="160" w:line="240" w:lineRule="exact"/>
    </w:pPr>
    <w:rPr>
      <w:rFonts w:ascii="Tahoma" w:hAnsi="Tahoma" w:cs="Tahoma"/>
      <w:kern w:val="0"/>
      <w:sz w:val="20"/>
      <w:lang w:eastAsia="en-US"/>
    </w:rPr>
  </w:style>
  <w:style w:type="paragraph" w:customStyle="1" w:styleId="11215">
    <w:name w:val="字元 字元1 字元 字元 字元1 字元2 字元 字元 字元1 字元 字元 字元 字元 字元 字元 字元"/>
    <w:basedOn w:val="a1"/>
    <w:rsid w:val="00E75FF4"/>
    <w:pPr>
      <w:widowControl/>
      <w:spacing w:after="160" w:line="240" w:lineRule="exact"/>
    </w:pPr>
    <w:rPr>
      <w:rFonts w:ascii="Tahoma" w:hAnsi="Tahoma" w:cs="Tahoma"/>
      <w:kern w:val="0"/>
      <w:sz w:val="20"/>
      <w:lang w:eastAsia="en-US"/>
    </w:rPr>
  </w:style>
  <w:style w:type="numbering" w:customStyle="1" w:styleId="2ffc">
    <w:name w:val="無清單2"/>
    <w:next w:val="a4"/>
    <w:semiHidden/>
    <w:unhideWhenUsed/>
    <w:rsid w:val="00E75FF4"/>
  </w:style>
  <w:style w:type="paragraph" w:customStyle="1" w:styleId="xl106">
    <w:name w:val="xl106"/>
    <w:basedOn w:val="a1"/>
    <w:rsid w:val="00E75FF4"/>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pPr>
    <w:rPr>
      <w:rFonts w:ascii="新細明體" w:hAnsi="新細明體" w:cs="新細明體"/>
      <w:color w:val="0000FF"/>
      <w:kern w:val="0"/>
      <w:szCs w:val="24"/>
    </w:rPr>
  </w:style>
  <w:style w:type="paragraph" w:customStyle="1" w:styleId="xl107">
    <w:name w:val="xl107"/>
    <w:basedOn w:val="a1"/>
    <w:rsid w:val="00E75FF4"/>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jc w:val="center"/>
    </w:pPr>
    <w:rPr>
      <w:rFonts w:ascii="新細明體" w:hAnsi="新細明體" w:cs="新細明體"/>
      <w:color w:val="0000FF"/>
      <w:kern w:val="0"/>
      <w:szCs w:val="24"/>
    </w:rPr>
  </w:style>
  <w:style w:type="paragraph" w:customStyle="1" w:styleId="xl108">
    <w:name w:val="xl108"/>
    <w:basedOn w:val="a1"/>
    <w:rsid w:val="00E75FF4"/>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新細明體" w:hAnsi="新細明體" w:cs="新細明體"/>
      <w:color w:val="FF0000"/>
      <w:kern w:val="0"/>
      <w:szCs w:val="24"/>
    </w:rPr>
  </w:style>
  <w:style w:type="paragraph" w:customStyle="1" w:styleId="xl109">
    <w:name w:val="xl109"/>
    <w:basedOn w:val="a1"/>
    <w:rsid w:val="00E75FF4"/>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新細明體" w:hAnsi="新細明體" w:cs="新細明體"/>
      <w:color w:val="FF0000"/>
      <w:kern w:val="0"/>
      <w:szCs w:val="24"/>
    </w:rPr>
  </w:style>
  <w:style w:type="table" w:customStyle="1" w:styleId="21d">
    <w:name w:val="表格格線21"/>
    <w:basedOn w:val="a3"/>
    <w:next w:val="aa"/>
    <w:rsid w:val="00E75FF4"/>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60">
    <w:name w:val="title1_6"/>
    <w:rsid w:val="00E75FF4"/>
  </w:style>
  <w:style w:type="numbering" w:customStyle="1" w:styleId="3f">
    <w:name w:val="無清單3"/>
    <w:next w:val="a4"/>
    <w:semiHidden/>
    <w:rsid w:val="00E75FF4"/>
  </w:style>
  <w:style w:type="table" w:customStyle="1" w:styleId="222">
    <w:name w:val="表格格線22"/>
    <w:basedOn w:val="a3"/>
    <w:next w:val="aa"/>
    <w:rsid w:val="00E75F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e">
    <w:name w:val="無清單11"/>
    <w:next w:val="a4"/>
    <w:semiHidden/>
    <w:rsid w:val="00E75FF4"/>
  </w:style>
  <w:style w:type="table" w:customStyle="1" w:styleId="181">
    <w:name w:val="表格格線181"/>
    <w:basedOn w:val="a3"/>
    <w:next w:val="aa"/>
    <w:rsid w:val="00E75F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ff9">
    <w:name w:val="無清單4"/>
    <w:next w:val="a4"/>
    <w:semiHidden/>
    <w:rsid w:val="00E75FF4"/>
  </w:style>
  <w:style w:type="table" w:customStyle="1" w:styleId="230">
    <w:name w:val="表格格線23"/>
    <w:basedOn w:val="a3"/>
    <w:next w:val="aa"/>
    <w:rsid w:val="00E75F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f">
    <w:name w:val="無清單12"/>
    <w:next w:val="a4"/>
    <w:semiHidden/>
    <w:rsid w:val="00E75FF4"/>
  </w:style>
  <w:style w:type="table" w:customStyle="1" w:styleId="182">
    <w:name w:val="表格格線182"/>
    <w:basedOn w:val="a3"/>
    <w:next w:val="aa"/>
    <w:rsid w:val="00E75F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a">
    <w:name w:val="清單段落 字元"/>
    <w:aliases w:val="(二) 字元,lp1 字元,FooterText 字元,numbered 字元,Paragraphe de liste1 字元,標題2的內文 字元,卑南壹 字元,清單段落31 字元,List Paragraph 字元,一、清單段落 字元"/>
    <w:basedOn w:val="a2"/>
    <w:link w:val="aff9"/>
    <w:uiPriority w:val="34"/>
    <w:qFormat/>
    <w:locked/>
    <w:rsid w:val="00BD18A4"/>
    <w:rPr>
      <w:kern w:val="2"/>
      <w:sz w:val="24"/>
      <w:szCs w:val="24"/>
    </w:rPr>
  </w:style>
  <w:style w:type="character" w:customStyle="1" w:styleId="t366">
    <w:name w:val="t366"/>
    <w:basedOn w:val="a2"/>
    <w:rsid w:val="00F37475"/>
  </w:style>
  <w:style w:type="paragraph" w:customStyle="1" w:styleId="Standard">
    <w:name w:val="Standard"/>
    <w:qFormat/>
    <w:rsid w:val="000111D4"/>
    <w:pPr>
      <w:widowControl w:val="0"/>
      <w:suppressAutoHyphens/>
      <w:autoSpaceDN w:val="0"/>
      <w:textAlignment w:val="baseline"/>
    </w:pPr>
    <w:rPr>
      <w:rFonts w:eastAsia="新細明體, PMingLiU"/>
      <w:kern w:val="3"/>
      <w:sz w:val="24"/>
      <w:szCs w:val="24"/>
    </w:rPr>
  </w:style>
  <w:style w:type="character" w:customStyle="1" w:styleId="t6">
    <w:name w:val="t6"/>
    <w:basedOn w:val="a2"/>
    <w:rsid w:val="00461C04"/>
  </w:style>
  <w:style w:type="table" w:customStyle="1" w:styleId="241">
    <w:name w:val="表格格線24"/>
    <w:basedOn w:val="a3"/>
    <w:next w:val="aa"/>
    <w:uiPriority w:val="59"/>
    <w:rsid w:val="00A82065"/>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4">
    <w:name w:val="t4"/>
    <w:basedOn w:val="a2"/>
    <w:rsid w:val="00D65BBE"/>
  </w:style>
  <w:style w:type="character" w:customStyle="1" w:styleId="t3">
    <w:name w:val="t3"/>
    <w:basedOn w:val="a2"/>
    <w:rsid w:val="00D65BBE"/>
  </w:style>
  <w:style w:type="paragraph" w:customStyle="1" w:styleId="1fffffd">
    <w:name w:val="字元1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字元"/>
    <w:basedOn w:val="a1"/>
    <w:rsid w:val="00853145"/>
    <w:pPr>
      <w:widowControl/>
      <w:spacing w:after="160" w:line="240" w:lineRule="exact"/>
    </w:pPr>
    <w:rPr>
      <w:rFonts w:ascii="Tahoma" w:hAnsi="Tahoma"/>
      <w:kern w:val="0"/>
      <w:sz w:val="20"/>
      <w:lang w:eastAsia="en-US"/>
    </w:rPr>
  </w:style>
  <w:style w:type="table" w:customStyle="1" w:styleId="260">
    <w:name w:val="表格格線26"/>
    <w:basedOn w:val="a3"/>
    <w:next w:val="aa"/>
    <w:uiPriority w:val="59"/>
    <w:rsid w:val="008531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ffb">
    <w:name w:val="Revision"/>
    <w:hidden/>
    <w:uiPriority w:val="99"/>
    <w:semiHidden/>
    <w:rsid w:val="00853145"/>
    <w:rPr>
      <w:kern w:val="2"/>
      <w:sz w:val="24"/>
    </w:rPr>
  </w:style>
  <w:style w:type="character" w:styleId="afffffffc">
    <w:name w:val="Unresolved Mention"/>
    <w:basedOn w:val="a2"/>
    <w:uiPriority w:val="99"/>
    <w:semiHidden/>
    <w:unhideWhenUsed/>
    <w:rsid w:val="00853145"/>
    <w:rPr>
      <w:color w:val="605E5C"/>
      <w:shd w:val="clear" w:color="auto" w:fill="E1DFDD"/>
    </w:rPr>
  </w:style>
  <w:style w:type="character" w:customStyle="1" w:styleId="t5">
    <w:name w:val="t5"/>
    <w:basedOn w:val="a2"/>
    <w:rsid w:val="00232F49"/>
  </w:style>
  <w:style w:type="character" w:customStyle="1" w:styleId="t7">
    <w:name w:val="t7"/>
    <w:basedOn w:val="a2"/>
    <w:rsid w:val="00232F49"/>
  </w:style>
  <w:style w:type="character" w:customStyle="1" w:styleId="t9">
    <w:name w:val="t9"/>
    <w:basedOn w:val="a2"/>
    <w:rsid w:val="00232F49"/>
  </w:style>
  <w:style w:type="character" w:customStyle="1" w:styleId="t10">
    <w:name w:val="t10"/>
    <w:basedOn w:val="a2"/>
    <w:rsid w:val="00232F49"/>
  </w:style>
  <w:style w:type="character" w:customStyle="1" w:styleId="t8">
    <w:name w:val="t8"/>
    <w:basedOn w:val="a2"/>
    <w:rsid w:val="00232F49"/>
  </w:style>
  <w:style w:type="character" w:customStyle="1" w:styleId="t15">
    <w:name w:val="t15"/>
    <w:basedOn w:val="a2"/>
    <w:rsid w:val="00232F49"/>
  </w:style>
  <w:style w:type="character" w:customStyle="1" w:styleId="t16">
    <w:name w:val="t16"/>
    <w:basedOn w:val="a2"/>
    <w:rsid w:val="00232F49"/>
  </w:style>
  <w:style w:type="character" w:customStyle="1" w:styleId="t17">
    <w:name w:val="t17"/>
    <w:basedOn w:val="a2"/>
    <w:rsid w:val="00232F49"/>
  </w:style>
  <w:style w:type="character" w:customStyle="1" w:styleId="t18">
    <w:name w:val="t18"/>
    <w:basedOn w:val="a2"/>
    <w:rsid w:val="00232F49"/>
  </w:style>
  <w:style w:type="character" w:customStyle="1" w:styleId="t19">
    <w:name w:val="t19"/>
    <w:basedOn w:val="a2"/>
    <w:rsid w:val="00232F49"/>
  </w:style>
  <w:style w:type="character" w:customStyle="1" w:styleId="t129">
    <w:name w:val="t129"/>
    <w:basedOn w:val="a2"/>
    <w:rsid w:val="00232F49"/>
  </w:style>
  <w:style w:type="table" w:customStyle="1" w:styleId="251">
    <w:name w:val="表格格線25"/>
    <w:basedOn w:val="a3"/>
    <w:next w:val="aa"/>
    <w:uiPriority w:val="59"/>
    <w:rsid w:val="00CE1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1"/>
    <w:rsid w:val="00D94437"/>
    <w:pPr>
      <w:widowControl/>
      <w:spacing w:before="100" w:beforeAutospacing="1" w:after="100" w:afterAutospacing="1"/>
    </w:pPr>
    <w:rPr>
      <w:rFonts w:ascii="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942823">
      <w:bodyDiv w:val="1"/>
      <w:marLeft w:val="0"/>
      <w:marRight w:val="0"/>
      <w:marTop w:val="0"/>
      <w:marBottom w:val="0"/>
      <w:divBdr>
        <w:top w:val="none" w:sz="0" w:space="0" w:color="auto"/>
        <w:left w:val="none" w:sz="0" w:space="0" w:color="auto"/>
        <w:bottom w:val="none" w:sz="0" w:space="0" w:color="auto"/>
        <w:right w:val="none" w:sz="0" w:space="0" w:color="auto"/>
      </w:divBdr>
    </w:div>
    <w:div w:id="118763094">
      <w:bodyDiv w:val="1"/>
      <w:marLeft w:val="0"/>
      <w:marRight w:val="0"/>
      <w:marTop w:val="0"/>
      <w:marBottom w:val="0"/>
      <w:divBdr>
        <w:top w:val="none" w:sz="0" w:space="0" w:color="auto"/>
        <w:left w:val="none" w:sz="0" w:space="0" w:color="auto"/>
        <w:bottom w:val="none" w:sz="0" w:space="0" w:color="auto"/>
        <w:right w:val="none" w:sz="0" w:space="0" w:color="auto"/>
      </w:divBdr>
    </w:div>
    <w:div w:id="164128673">
      <w:bodyDiv w:val="1"/>
      <w:marLeft w:val="0"/>
      <w:marRight w:val="0"/>
      <w:marTop w:val="0"/>
      <w:marBottom w:val="0"/>
      <w:divBdr>
        <w:top w:val="none" w:sz="0" w:space="0" w:color="auto"/>
        <w:left w:val="none" w:sz="0" w:space="0" w:color="auto"/>
        <w:bottom w:val="none" w:sz="0" w:space="0" w:color="auto"/>
        <w:right w:val="none" w:sz="0" w:space="0" w:color="auto"/>
      </w:divBdr>
    </w:div>
    <w:div w:id="175652021">
      <w:bodyDiv w:val="1"/>
      <w:marLeft w:val="0"/>
      <w:marRight w:val="0"/>
      <w:marTop w:val="0"/>
      <w:marBottom w:val="0"/>
      <w:divBdr>
        <w:top w:val="none" w:sz="0" w:space="0" w:color="auto"/>
        <w:left w:val="none" w:sz="0" w:space="0" w:color="auto"/>
        <w:bottom w:val="none" w:sz="0" w:space="0" w:color="auto"/>
        <w:right w:val="none" w:sz="0" w:space="0" w:color="auto"/>
      </w:divBdr>
    </w:div>
    <w:div w:id="199130578">
      <w:bodyDiv w:val="1"/>
      <w:marLeft w:val="0"/>
      <w:marRight w:val="0"/>
      <w:marTop w:val="0"/>
      <w:marBottom w:val="0"/>
      <w:divBdr>
        <w:top w:val="none" w:sz="0" w:space="0" w:color="auto"/>
        <w:left w:val="none" w:sz="0" w:space="0" w:color="auto"/>
        <w:bottom w:val="none" w:sz="0" w:space="0" w:color="auto"/>
        <w:right w:val="none" w:sz="0" w:space="0" w:color="auto"/>
      </w:divBdr>
    </w:div>
    <w:div w:id="243728607">
      <w:bodyDiv w:val="1"/>
      <w:marLeft w:val="0"/>
      <w:marRight w:val="0"/>
      <w:marTop w:val="0"/>
      <w:marBottom w:val="0"/>
      <w:divBdr>
        <w:top w:val="none" w:sz="0" w:space="0" w:color="auto"/>
        <w:left w:val="none" w:sz="0" w:space="0" w:color="auto"/>
        <w:bottom w:val="none" w:sz="0" w:space="0" w:color="auto"/>
        <w:right w:val="none" w:sz="0" w:space="0" w:color="auto"/>
      </w:divBdr>
    </w:div>
    <w:div w:id="255944570">
      <w:bodyDiv w:val="1"/>
      <w:marLeft w:val="0"/>
      <w:marRight w:val="0"/>
      <w:marTop w:val="0"/>
      <w:marBottom w:val="0"/>
      <w:divBdr>
        <w:top w:val="none" w:sz="0" w:space="0" w:color="auto"/>
        <w:left w:val="none" w:sz="0" w:space="0" w:color="auto"/>
        <w:bottom w:val="none" w:sz="0" w:space="0" w:color="auto"/>
        <w:right w:val="none" w:sz="0" w:space="0" w:color="auto"/>
      </w:divBdr>
      <w:divsChild>
        <w:div w:id="1061516643">
          <w:marLeft w:val="0"/>
          <w:marRight w:val="0"/>
          <w:marTop w:val="0"/>
          <w:marBottom w:val="0"/>
          <w:divBdr>
            <w:top w:val="none" w:sz="0" w:space="0" w:color="auto"/>
            <w:left w:val="none" w:sz="0" w:space="0" w:color="auto"/>
            <w:bottom w:val="none" w:sz="0" w:space="0" w:color="auto"/>
            <w:right w:val="none" w:sz="0" w:space="0" w:color="auto"/>
          </w:divBdr>
        </w:div>
      </w:divsChild>
    </w:div>
    <w:div w:id="268702207">
      <w:bodyDiv w:val="1"/>
      <w:marLeft w:val="0"/>
      <w:marRight w:val="0"/>
      <w:marTop w:val="0"/>
      <w:marBottom w:val="0"/>
      <w:divBdr>
        <w:top w:val="none" w:sz="0" w:space="0" w:color="auto"/>
        <w:left w:val="none" w:sz="0" w:space="0" w:color="auto"/>
        <w:bottom w:val="none" w:sz="0" w:space="0" w:color="auto"/>
        <w:right w:val="none" w:sz="0" w:space="0" w:color="auto"/>
      </w:divBdr>
    </w:div>
    <w:div w:id="385832932">
      <w:bodyDiv w:val="1"/>
      <w:marLeft w:val="0"/>
      <w:marRight w:val="0"/>
      <w:marTop w:val="0"/>
      <w:marBottom w:val="0"/>
      <w:divBdr>
        <w:top w:val="none" w:sz="0" w:space="0" w:color="auto"/>
        <w:left w:val="none" w:sz="0" w:space="0" w:color="auto"/>
        <w:bottom w:val="none" w:sz="0" w:space="0" w:color="auto"/>
        <w:right w:val="none" w:sz="0" w:space="0" w:color="auto"/>
      </w:divBdr>
      <w:divsChild>
        <w:div w:id="1311012789">
          <w:marLeft w:val="0"/>
          <w:marRight w:val="0"/>
          <w:marTop w:val="0"/>
          <w:marBottom w:val="0"/>
          <w:divBdr>
            <w:top w:val="none" w:sz="0" w:space="0" w:color="auto"/>
            <w:left w:val="none" w:sz="0" w:space="0" w:color="auto"/>
            <w:bottom w:val="none" w:sz="0" w:space="0" w:color="auto"/>
            <w:right w:val="none" w:sz="0" w:space="0" w:color="auto"/>
          </w:divBdr>
        </w:div>
      </w:divsChild>
    </w:div>
    <w:div w:id="387149372">
      <w:bodyDiv w:val="1"/>
      <w:marLeft w:val="0"/>
      <w:marRight w:val="0"/>
      <w:marTop w:val="0"/>
      <w:marBottom w:val="0"/>
      <w:divBdr>
        <w:top w:val="none" w:sz="0" w:space="0" w:color="auto"/>
        <w:left w:val="none" w:sz="0" w:space="0" w:color="auto"/>
        <w:bottom w:val="none" w:sz="0" w:space="0" w:color="auto"/>
        <w:right w:val="none" w:sz="0" w:space="0" w:color="auto"/>
      </w:divBdr>
      <w:divsChild>
        <w:div w:id="1677607324">
          <w:marLeft w:val="0"/>
          <w:marRight w:val="0"/>
          <w:marTop w:val="0"/>
          <w:marBottom w:val="0"/>
          <w:divBdr>
            <w:top w:val="none" w:sz="0" w:space="0" w:color="auto"/>
            <w:left w:val="none" w:sz="0" w:space="0" w:color="auto"/>
            <w:bottom w:val="none" w:sz="0" w:space="0" w:color="auto"/>
            <w:right w:val="none" w:sz="0" w:space="0" w:color="auto"/>
          </w:divBdr>
        </w:div>
      </w:divsChild>
    </w:div>
    <w:div w:id="399249874">
      <w:bodyDiv w:val="1"/>
      <w:marLeft w:val="0"/>
      <w:marRight w:val="0"/>
      <w:marTop w:val="0"/>
      <w:marBottom w:val="0"/>
      <w:divBdr>
        <w:top w:val="none" w:sz="0" w:space="0" w:color="auto"/>
        <w:left w:val="none" w:sz="0" w:space="0" w:color="auto"/>
        <w:bottom w:val="none" w:sz="0" w:space="0" w:color="auto"/>
        <w:right w:val="none" w:sz="0" w:space="0" w:color="auto"/>
      </w:divBdr>
    </w:div>
    <w:div w:id="484053972">
      <w:bodyDiv w:val="1"/>
      <w:marLeft w:val="0"/>
      <w:marRight w:val="0"/>
      <w:marTop w:val="0"/>
      <w:marBottom w:val="0"/>
      <w:divBdr>
        <w:top w:val="none" w:sz="0" w:space="0" w:color="auto"/>
        <w:left w:val="none" w:sz="0" w:space="0" w:color="auto"/>
        <w:bottom w:val="none" w:sz="0" w:space="0" w:color="auto"/>
        <w:right w:val="none" w:sz="0" w:space="0" w:color="auto"/>
      </w:divBdr>
    </w:div>
    <w:div w:id="504248129">
      <w:bodyDiv w:val="1"/>
      <w:marLeft w:val="0"/>
      <w:marRight w:val="0"/>
      <w:marTop w:val="0"/>
      <w:marBottom w:val="0"/>
      <w:divBdr>
        <w:top w:val="none" w:sz="0" w:space="0" w:color="auto"/>
        <w:left w:val="none" w:sz="0" w:space="0" w:color="auto"/>
        <w:bottom w:val="none" w:sz="0" w:space="0" w:color="auto"/>
        <w:right w:val="none" w:sz="0" w:space="0" w:color="auto"/>
      </w:divBdr>
    </w:div>
    <w:div w:id="514081308">
      <w:bodyDiv w:val="1"/>
      <w:marLeft w:val="0"/>
      <w:marRight w:val="0"/>
      <w:marTop w:val="0"/>
      <w:marBottom w:val="0"/>
      <w:divBdr>
        <w:top w:val="none" w:sz="0" w:space="0" w:color="auto"/>
        <w:left w:val="none" w:sz="0" w:space="0" w:color="auto"/>
        <w:bottom w:val="none" w:sz="0" w:space="0" w:color="auto"/>
        <w:right w:val="none" w:sz="0" w:space="0" w:color="auto"/>
      </w:divBdr>
    </w:div>
    <w:div w:id="545071534">
      <w:bodyDiv w:val="1"/>
      <w:marLeft w:val="0"/>
      <w:marRight w:val="0"/>
      <w:marTop w:val="0"/>
      <w:marBottom w:val="0"/>
      <w:divBdr>
        <w:top w:val="none" w:sz="0" w:space="0" w:color="auto"/>
        <w:left w:val="none" w:sz="0" w:space="0" w:color="auto"/>
        <w:bottom w:val="none" w:sz="0" w:space="0" w:color="auto"/>
        <w:right w:val="none" w:sz="0" w:space="0" w:color="auto"/>
      </w:divBdr>
      <w:divsChild>
        <w:div w:id="208490659">
          <w:marLeft w:val="0"/>
          <w:marRight w:val="0"/>
          <w:marTop w:val="0"/>
          <w:marBottom w:val="0"/>
          <w:divBdr>
            <w:top w:val="none" w:sz="0" w:space="0" w:color="auto"/>
            <w:left w:val="none" w:sz="0" w:space="0" w:color="auto"/>
            <w:bottom w:val="none" w:sz="0" w:space="0" w:color="auto"/>
            <w:right w:val="none" w:sz="0" w:space="0" w:color="auto"/>
          </w:divBdr>
        </w:div>
      </w:divsChild>
    </w:div>
    <w:div w:id="553740122">
      <w:bodyDiv w:val="1"/>
      <w:marLeft w:val="0"/>
      <w:marRight w:val="0"/>
      <w:marTop w:val="0"/>
      <w:marBottom w:val="0"/>
      <w:divBdr>
        <w:top w:val="none" w:sz="0" w:space="0" w:color="auto"/>
        <w:left w:val="none" w:sz="0" w:space="0" w:color="auto"/>
        <w:bottom w:val="none" w:sz="0" w:space="0" w:color="auto"/>
        <w:right w:val="none" w:sz="0" w:space="0" w:color="auto"/>
      </w:divBdr>
    </w:div>
    <w:div w:id="564604148">
      <w:bodyDiv w:val="1"/>
      <w:marLeft w:val="0"/>
      <w:marRight w:val="0"/>
      <w:marTop w:val="0"/>
      <w:marBottom w:val="0"/>
      <w:divBdr>
        <w:top w:val="none" w:sz="0" w:space="0" w:color="auto"/>
        <w:left w:val="none" w:sz="0" w:space="0" w:color="auto"/>
        <w:bottom w:val="none" w:sz="0" w:space="0" w:color="auto"/>
        <w:right w:val="none" w:sz="0" w:space="0" w:color="auto"/>
      </w:divBdr>
    </w:div>
    <w:div w:id="619264524">
      <w:bodyDiv w:val="1"/>
      <w:marLeft w:val="0"/>
      <w:marRight w:val="0"/>
      <w:marTop w:val="0"/>
      <w:marBottom w:val="0"/>
      <w:divBdr>
        <w:top w:val="none" w:sz="0" w:space="0" w:color="auto"/>
        <w:left w:val="none" w:sz="0" w:space="0" w:color="auto"/>
        <w:bottom w:val="none" w:sz="0" w:space="0" w:color="auto"/>
        <w:right w:val="none" w:sz="0" w:space="0" w:color="auto"/>
      </w:divBdr>
    </w:div>
    <w:div w:id="660037977">
      <w:bodyDiv w:val="1"/>
      <w:marLeft w:val="0"/>
      <w:marRight w:val="0"/>
      <w:marTop w:val="0"/>
      <w:marBottom w:val="0"/>
      <w:divBdr>
        <w:top w:val="none" w:sz="0" w:space="0" w:color="auto"/>
        <w:left w:val="none" w:sz="0" w:space="0" w:color="auto"/>
        <w:bottom w:val="none" w:sz="0" w:space="0" w:color="auto"/>
        <w:right w:val="none" w:sz="0" w:space="0" w:color="auto"/>
      </w:divBdr>
      <w:divsChild>
        <w:div w:id="1538665463">
          <w:marLeft w:val="0"/>
          <w:marRight w:val="0"/>
          <w:marTop w:val="0"/>
          <w:marBottom w:val="0"/>
          <w:divBdr>
            <w:top w:val="none" w:sz="0" w:space="0" w:color="auto"/>
            <w:left w:val="none" w:sz="0" w:space="0" w:color="auto"/>
            <w:bottom w:val="none" w:sz="0" w:space="0" w:color="auto"/>
            <w:right w:val="none" w:sz="0" w:space="0" w:color="auto"/>
          </w:divBdr>
        </w:div>
      </w:divsChild>
    </w:div>
    <w:div w:id="696614607">
      <w:bodyDiv w:val="1"/>
      <w:marLeft w:val="0"/>
      <w:marRight w:val="0"/>
      <w:marTop w:val="0"/>
      <w:marBottom w:val="0"/>
      <w:divBdr>
        <w:top w:val="none" w:sz="0" w:space="0" w:color="auto"/>
        <w:left w:val="none" w:sz="0" w:space="0" w:color="auto"/>
        <w:bottom w:val="none" w:sz="0" w:space="0" w:color="auto"/>
        <w:right w:val="none" w:sz="0" w:space="0" w:color="auto"/>
      </w:divBdr>
    </w:div>
    <w:div w:id="750468210">
      <w:bodyDiv w:val="1"/>
      <w:marLeft w:val="0"/>
      <w:marRight w:val="0"/>
      <w:marTop w:val="0"/>
      <w:marBottom w:val="0"/>
      <w:divBdr>
        <w:top w:val="none" w:sz="0" w:space="0" w:color="auto"/>
        <w:left w:val="none" w:sz="0" w:space="0" w:color="auto"/>
        <w:bottom w:val="none" w:sz="0" w:space="0" w:color="auto"/>
        <w:right w:val="none" w:sz="0" w:space="0" w:color="auto"/>
      </w:divBdr>
      <w:divsChild>
        <w:div w:id="802960646">
          <w:marLeft w:val="0"/>
          <w:marRight w:val="0"/>
          <w:marTop w:val="0"/>
          <w:marBottom w:val="0"/>
          <w:divBdr>
            <w:top w:val="none" w:sz="0" w:space="0" w:color="auto"/>
            <w:left w:val="none" w:sz="0" w:space="0" w:color="auto"/>
            <w:bottom w:val="none" w:sz="0" w:space="0" w:color="auto"/>
            <w:right w:val="none" w:sz="0" w:space="0" w:color="auto"/>
          </w:divBdr>
        </w:div>
      </w:divsChild>
    </w:div>
    <w:div w:id="797836638">
      <w:bodyDiv w:val="1"/>
      <w:marLeft w:val="0"/>
      <w:marRight w:val="0"/>
      <w:marTop w:val="0"/>
      <w:marBottom w:val="0"/>
      <w:divBdr>
        <w:top w:val="none" w:sz="0" w:space="0" w:color="auto"/>
        <w:left w:val="none" w:sz="0" w:space="0" w:color="auto"/>
        <w:bottom w:val="none" w:sz="0" w:space="0" w:color="auto"/>
        <w:right w:val="none" w:sz="0" w:space="0" w:color="auto"/>
      </w:divBdr>
      <w:divsChild>
        <w:div w:id="234439876">
          <w:marLeft w:val="0"/>
          <w:marRight w:val="0"/>
          <w:marTop w:val="0"/>
          <w:marBottom w:val="0"/>
          <w:divBdr>
            <w:top w:val="none" w:sz="0" w:space="0" w:color="auto"/>
            <w:left w:val="none" w:sz="0" w:space="0" w:color="auto"/>
            <w:bottom w:val="none" w:sz="0" w:space="0" w:color="auto"/>
            <w:right w:val="none" w:sz="0" w:space="0" w:color="auto"/>
          </w:divBdr>
        </w:div>
      </w:divsChild>
    </w:div>
    <w:div w:id="800996037">
      <w:bodyDiv w:val="1"/>
      <w:marLeft w:val="0"/>
      <w:marRight w:val="0"/>
      <w:marTop w:val="0"/>
      <w:marBottom w:val="0"/>
      <w:divBdr>
        <w:top w:val="none" w:sz="0" w:space="0" w:color="auto"/>
        <w:left w:val="none" w:sz="0" w:space="0" w:color="auto"/>
        <w:bottom w:val="none" w:sz="0" w:space="0" w:color="auto"/>
        <w:right w:val="none" w:sz="0" w:space="0" w:color="auto"/>
      </w:divBdr>
      <w:divsChild>
        <w:div w:id="430048821">
          <w:marLeft w:val="0"/>
          <w:marRight w:val="0"/>
          <w:marTop w:val="0"/>
          <w:marBottom w:val="0"/>
          <w:divBdr>
            <w:top w:val="none" w:sz="0" w:space="0" w:color="auto"/>
            <w:left w:val="none" w:sz="0" w:space="0" w:color="auto"/>
            <w:bottom w:val="none" w:sz="0" w:space="0" w:color="auto"/>
            <w:right w:val="none" w:sz="0" w:space="0" w:color="auto"/>
          </w:divBdr>
        </w:div>
      </w:divsChild>
    </w:div>
    <w:div w:id="812336715">
      <w:bodyDiv w:val="1"/>
      <w:marLeft w:val="0"/>
      <w:marRight w:val="0"/>
      <w:marTop w:val="0"/>
      <w:marBottom w:val="0"/>
      <w:divBdr>
        <w:top w:val="none" w:sz="0" w:space="0" w:color="auto"/>
        <w:left w:val="none" w:sz="0" w:space="0" w:color="auto"/>
        <w:bottom w:val="none" w:sz="0" w:space="0" w:color="auto"/>
        <w:right w:val="none" w:sz="0" w:space="0" w:color="auto"/>
      </w:divBdr>
    </w:div>
    <w:div w:id="953486520">
      <w:bodyDiv w:val="1"/>
      <w:marLeft w:val="0"/>
      <w:marRight w:val="0"/>
      <w:marTop w:val="0"/>
      <w:marBottom w:val="0"/>
      <w:divBdr>
        <w:top w:val="none" w:sz="0" w:space="0" w:color="auto"/>
        <w:left w:val="none" w:sz="0" w:space="0" w:color="auto"/>
        <w:bottom w:val="none" w:sz="0" w:space="0" w:color="auto"/>
        <w:right w:val="none" w:sz="0" w:space="0" w:color="auto"/>
      </w:divBdr>
      <w:divsChild>
        <w:div w:id="1434745889">
          <w:marLeft w:val="0"/>
          <w:marRight w:val="0"/>
          <w:marTop w:val="0"/>
          <w:marBottom w:val="0"/>
          <w:divBdr>
            <w:top w:val="none" w:sz="0" w:space="0" w:color="auto"/>
            <w:left w:val="none" w:sz="0" w:space="0" w:color="auto"/>
            <w:bottom w:val="none" w:sz="0" w:space="0" w:color="auto"/>
            <w:right w:val="none" w:sz="0" w:space="0" w:color="auto"/>
          </w:divBdr>
        </w:div>
      </w:divsChild>
    </w:div>
    <w:div w:id="1100643056">
      <w:bodyDiv w:val="1"/>
      <w:marLeft w:val="0"/>
      <w:marRight w:val="0"/>
      <w:marTop w:val="0"/>
      <w:marBottom w:val="0"/>
      <w:divBdr>
        <w:top w:val="none" w:sz="0" w:space="0" w:color="auto"/>
        <w:left w:val="none" w:sz="0" w:space="0" w:color="auto"/>
        <w:bottom w:val="none" w:sz="0" w:space="0" w:color="auto"/>
        <w:right w:val="none" w:sz="0" w:space="0" w:color="auto"/>
      </w:divBdr>
      <w:divsChild>
        <w:div w:id="599489826">
          <w:marLeft w:val="0"/>
          <w:marRight w:val="0"/>
          <w:marTop w:val="0"/>
          <w:marBottom w:val="0"/>
          <w:divBdr>
            <w:top w:val="none" w:sz="0" w:space="0" w:color="auto"/>
            <w:left w:val="none" w:sz="0" w:space="0" w:color="auto"/>
            <w:bottom w:val="none" w:sz="0" w:space="0" w:color="auto"/>
            <w:right w:val="none" w:sz="0" w:space="0" w:color="auto"/>
          </w:divBdr>
        </w:div>
        <w:div w:id="1578902868">
          <w:marLeft w:val="0"/>
          <w:marRight w:val="0"/>
          <w:marTop w:val="0"/>
          <w:marBottom w:val="0"/>
          <w:divBdr>
            <w:top w:val="none" w:sz="0" w:space="0" w:color="auto"/>
            <w:left w:val="none" w:sz="0" w:space="0" w:color="auto"/>
            <w:bottom w:val="none" w:sz="0" w:space="0" w:color="auto"/>
            <w:right w:val="none" w:sz="0" w:space="0" w:color="auto"/>
          </w:divBdr>
        </w:div>
      </w:divsChild>
    </w:div>
    <w:div w:id="1141535449">
      <w:bodyDiv w:val="1"/>
      <w:marLeft w:val="0"/>
      <w:marRight w:val="0"/>
      <w:marTop w:val="0"/>
      <w:marBottom w:val="0"/>
      <w:divBdr>
        <w:top w:val="none" w:sz="0" w:space="0" w:color="auto"/>
        <w:left w:val="none" w:sz="0" w:space="0" w:color="auto"/>
        <w:bottom w:val="none" w:sz="0" w:space="0" w:color="auto"/>
        <w:right w:val="none" w:sz="0" w:space="0" w:color="auto"/>
      </w:divBdr>
      <w:divsChild>
        <w:div w:id="1571035853">
          <w:marLeft w:val="0"/>
          <w:marRight w:val="0"/>
          <w:marTop w:val="0"/>
          <w:marBottom w:val="0"/>
          <w:divBdr>
            <w:top w:val="none" w:sz="0" w:space="0" w:color="auto"/>
            <w:left w:val="none" w:sz="0" w:space="0" w:color="auto"/>
            <w:bottom w:val="none" w:sz="0" w:space="0" w:color="auto"/>
            <w:right w:val="none" w:sz="0" w:space="0" w:color="auto"/>
          </w:divBdr>
        </w:div>
      </w:divsChild>
    </w:div>
    <w:div w:id="1180587474">
      <w:bodyDiv w:val="1"/>
      <w:marLeft w:val="0"/>
      <w:marRight w:val="0"/>
      <w:marTop w:val="0"/>
      <w:marBottom w:val="0"/>
      <w:divBdr>
        <w:top w:val="none" w:sz="0" w:space="0" w:color="auto"/>
        <w:left w:val="none" w:sz="0" w:space="0" w:color="auto"/>
        <w:bottom w:val="none" w:sz="0" w:space="0" w:color="auto"/>
        <w:right w:val="none" w:sz="0" w:space="0" w:color="auto"/>
      </w:divBdr>
      <w:divsChild>
        <w:div w:id="25298280">
          <w:marLeft w:val="0"/>
          <w:marRight w:val="0"/>
          <w:marTop w:val="0"/>
          <w:marBottom w:val="0"/>
          <w:divBdr>
            <w:top w:val="none" w:sz="0" w:space="0" w:color="auto"/>
            <w:left w:val="none" w:sz="0" w:space="0" w:color="auto"/>
            <w:bottom w:val="none" w:sz="0" w:space="0" w:color="auto"/>
            <w:right w:val="none" w:sz="0" w:space="0" w:color="auto"/>
          </w:divBdr>
        </w:div>
        <w:div w:id="272130463">
          <w:marLeft w:val="0"/>
          <w:marRight w:val="0"/>
          <w:marTop w:val="0"/>
          <w:marBottom w:val="0"/>
          <w:divBdr>
            <w:top w:val="none" w:sz="0" w:space="0" w:color="auto"/>
            <w:left w:val="none" w:sz="0" w:space="0" w:color="auto"/>
            <w:bottom w:val="none" w:sz="0" w:space="0" w:color="auto"/>
            <w:right w:val="none" w:sz="0" w:space="0" w:color="auto"/>
          </w:divBdr>
        </w:div>
        <w:div w:id="719092464">
          <w:marLeft w:val="0"/>
          <w:marRight w:val="0"/>
          <w:marTop w:val="0"/>
          <w:marBottom w:val="0"/>
          <w:divBdr>
            <w:top w:val="none" w:sz="0" w:space="0" w:color="auto"/>
            <w:left w:val="none" w:sz="0" w:space="0" w:color="auto"/>
            <w:bottom w:val="none" w:sz="0" w:space="0" w:color="auto"/>
            <w:right w:val="none" w:sz="0" w:space="0" w:color="auto"/>
          </w:divBdr>
        </w:div>
        <w:div w:id="1640574743">
          <w:marLeft w:val="0"/>
          <w:marRight w:val="0"/>
          <w:marTop w:val="0"/>
          <w:marBottom w:val="0"/>
          <w:divBdr>
            <w:top w:val="none" w:sz="0" w:space="0" w:color="auto"/>
            <w:left w:val="none" w:sz="0" w:space="0" w:color="auto"/>
            <w:bottom w:val="none" w:sz="0" w:space="0" w:color="auto"/>
            <w:right w:val="none" w:sz="0" w:space="0" w:color="auto"/>
          </w:divBdr>
        </w:div>
      </w:divsChild>
    </w:div>
    <w:div w:id="1193302164">
      <w:bodyDiv w:val="1"/>
      <w:marLeft w:val="0"/>
      <w:marRight w:val="0"/>
      <w:marTop w:val="0"/>
      <w:marBottom w:val="0"/>
      <w:divBdr>
        <w:top w:val="none" w:sz="0" w:space="0" w:color="auto"/>
        <w:left w:val="none" w:sz="0" w:space="0" w:color="auto"/>
        <w:bottom w:val="none" w:sz="0" w:space="0" w:color="auto"/>
        <w:right w:val="none" w:sz="0" w:space="0" w:color="auto"/>
      </w:divBdr>
    </w:div>
    <w:div w:id="1264849586">
      <w:bodyDiv w:val="1"/>
      <w:marLeft w:val="0"/>
      <w:marRight w:val="0"/>
      <w:marTop w:val="0"/>
      <w:marBottom w:val="0"/>
      <w:divBdr>
        <w:top w:val="none" w:sz="0" w:space="0" w:color="auto"/>
        <w:left w:val="none" w:sz="0" w:space="0" w:color="auto"/>
        <w:bottom w:val="none" w:sz="0" w:space="0" w:color="auto"/>
        <w:right w:val="none" w:sz="0" w:space="0" w:color="auto"/>
      </w:divBdr>
      <w:divsChild>
        <w:div w:id="1190801517">
          <w:marLeft w:val="0"/>
          <w:marRight w:val="0"/>
          <w:marTop w:val="0"/>
          <w:marBottom w:val="0"/>
          <w:divBdr>
            <w:top w:val="none" w:sz="0" w:space="0" w:color="auto"/>
            <w:left w:val="none" w:sz="0" w:space="0" w:color="auto"/>
            <w:bottom w:val="none" w:sz="0" w:space="0" w:color="auto"/>
            <w:right w:val="none" w:sz="0" w:space="0" w:color="auto"/>
          </w:divBdr>
        </w:div>
      </w:divsChild>
    </w:div>
    <w:div w:id="1278950492">
      <w:bodyDiv w:val="1"/>
      <w:marLeft w:val="0"/>
      <w:marRight w:val="0"/>
      <w:marTop w:val="0"/>
      <w:marBottom w:val="0"/>
      <w:divBdr>
        <w:top w:val="none" w:sz="0" w:space="0" w:color="auto"/>
        <w:left w:val="none" w:sz="0" w:space="0" w:color="auto"/>
        <w:bottom w:val="none" w:sz="0" w:space="0" w:color="auto"/>
        <w:right w:val="none" w:sz="0" w:space="0" w:color="auto"/>
      </w:divBdr>
      <w:divsChild>
        <w:div w:id="354964286">
          <w:marLeft w:val="0"/>
          <w:marRight w:val="0"/>
          <w:marTop w:val="0"/>
          <w:marBottom w:val="0"/>
          <w:divBdr>
            <w:top w:val="none" w:sz="0" w:space="0" w:color="auto"/>
            <w:left w:val="none" w:sz="0" w:space="0" w:color="auto"/>
            <w:bottom w:val="none" w:sz="0" w:space="0" w:color="auto"/>
            <w:right w:val="none" w:sz="0" w:space="0" w:color="auto"/>
          </w:divBdr>
        </w:div>
        <w:div w:id="570694292">
          <w:marLeft w:val="0"/>
          <w:marRight w:val="0"/>
          <w:marTop w:val="0"/>
          <w:marBottom w:val="0"/>
          <w:divBdr>
            <w:top w:val="none" w:sz="0" w:space="0" w:color="auto"/>
            <w:left w:val="none" w:sz="0" w:space="0" w:color="auto"/>
            <w:bottom w:val="none" w:sz="0" w:space="0" w:color="auto"/>
            <w:right w:val="none" w:sz="0" w:space="0" w:color="auto"/>
          </w:divBdr>
        </w:div>
        <w:div w:id="607541818">
          <w:marLeft w:val="0"/>
          <w:marRight w:val="0"/>
          <w:marTop w:val="0"/>
          <w:marBottom w:val="0"/>
          <w:divBdr>
            <w:top w:val="none" w:sz="0" w:space="0" w:color="auto"/>
            <w:left w:val="none" w:sz="0" w:space="0" w:color="auto"/>
            <w:bottom w:val="none" w:sz="0" w:space="0" w:color="auto"/>
            <w:right w:val="none" w:sz="0" w:space="0" w:color="auto"/>
          </w:divBdr>
        </w:div>
        <w:div w:id="1039088896">
          <w:marLeft w:val="0"/>
          <w:marRight w:val="0"/>
          <w:marTop w:val="0"/>
          <w:marBottom w:val="0"/>
          <w:divBdr>
            <w:top w:val="none" w:sz="0" w:space="0" w:color="auto"/>
            <w:left w:val="none" w:sz="0" w:space="0" w:color="auto"/>
            <w:bottom w:val="none" w:sz="0" w:space="0" w:color="auto"/>
            <w:right w:val="none" w:sz="0" w:space="0" w:color="auto"/>
          </w:divBdr>
        </w:div>
      </w:divsChild>
    </w:div>
    <w:div w:id="1281720095">
      <w:bodyDiv w:val="1"/>
      <w:marLeft w:val="0"/>
      <w:marRight w:val="0"/>
      <w:marTop w:val="0"/>
      <w:marBottom w:val="0"/>
      <w:divBdr>
        <w:top w:val="none" w:sz="0" w:space="0" w:color="auto"/>
        <w:left w:val="none" w:sz="0" w:space="0" w:color="auto"/>
        <w:bottom w:val="none" w:sz="0" w:space="0" w:color="auto"/>
        <w:right w:val="none" w:sz="0" w:space="0" w:color="auto"/>
      </w:divBdr>
      <w:divsChild>
        <w:div w:id="896554422">
          <w:marLeft w:val="0"/>
          <w:marRight w:val="0"/>
          <w:marTop w:val="0"/>
          <w:marBottom w:val="0"/>
          <w:divBdr>
            <w:top w:val="none" w:sz="0" w:space="0" w:color="auto"/>
            <w:left w:val="none" w:sz="0" w:space="0" w:color="auto"/>
            <w:bottom w:val="none" w:sz="0" w:space="0" w:color="auto"/>
            <w:right w:val="none" w:sz="0" w:space="0" w:color="auto"/>
          </w:divBdr>
        </w:div>
      </w:divsChild>
    </w:div>
    <w:div w:id="1317612839">
      <w:bodyDiv w:val="1"/>
      <w:marLeft w:val="0"/>
      <w:marRight w:val="0"/>
      <w:marTop w:val="0"/>
      <w:marBottom w:val="0"/>
      <w:divBdr>
        <w:top w:val="none" w:sz="0" w:space="0" w:color="auto"/>
        <w:left w:val="none" w:sz="0" w:space="0" w:color="auto"/>
        <w:bottom w:val="none" w:sz="0" w:space="0" w:color="auto"/>
        <w:right w:val="none" w:sz="0" w:space="0" w:color="auto"/>
      </w:divBdr>
      <w:divsChild>
        <w:div w:id="773331151">
          <w:marLeft w:val="0"/>
          <w:marRight w:val="0"/>
          <w:marTop w:val="0"/>
          <w:marBottom w:val="0"/>
          <w:divBdr>
            <w:top w:val="none" w:sz="0" w:space="0" w:color="auto"/>
            <w:left w:val="none" w:sz="0" w:space="0" w:color="auto"/>
            <w:bottom w:val="none" w:sz="0" w:space="0" w:color="auto"/>
            <w:right w:val="none" w:sz="0" w:space="0" w:color="auto"/>
          </w:divBdr>
        </w:div>
      </w:divsChild>
    </w:div>
    <w:div w:id="1347052677">
      <w:bodyDiv w:val="1"/>
      <w:marLeft w:val="0"/>
      <w:marRight w:val="0"/>
      <w:marTop w:val="0"/>
      <w:marBottom w:val="0"/>
      <w:divBdr>
        <w:top w:val="none" w:sz="0" w:space="0" w:color="auto"/>
        <w:left w:val="none" w:sz="0" w:space="0" w:color="auto"/>
        <w:bottom w:val="none" w:sz="0" w:space="0" w:color="auto"/>
        <w:right w:val="none" w:sz="0" w:space="0" w:color="auto"/>
      </w:divBdr>
      <w:divsChild>
        <w:div w:id="1849059749">
          <w:marLeft w:val="0"/>
          <w:marRight w:val="0"/>
          <w:marTop w:val="0"/>
          <w:marBottom w:val="0"/>
          <w:divBdr>
            <w:top w:val="none" w:sz="0" w:space="0" w:color="auto"/>
            <w:left w:val="none" w:sz="0" w:space="0" w:color="auto"/>
            <w:bottom w:val="none" w:sz="0" w:space="0" w:color="auto"/>
            <w:right w:val="none" w:sz="0" w:space="0" w:color="auto"/>
          </w:divBdr>
        </w:div>
        <w:div w:id="2033847192">
          <w:marLeft w:val="0"/>
          <w:marRight w:val="0"/>
          <w:marTop w:val="0"/>
          <w:marBottom w:val="0"/>
          <w:divBdr>
            <w:top w:val="none" w:sz="0" w:space="0" w:color="auto"/>
            <w:left w:val="none" w:sz="0" w:space="0" w:color="auto"/>
            <w:bottom w:val="none" w:sz="0" w:space="0" w:color="auto"/>
            <w:right w:val="none" w:sz="0" w:space="0" w:color="auto"/>
          </w:divBdr>
        </w:div>
      </w:divsChild>
    </w:div>
    <w:div w:id="1425611926">
      <w:bodyDiv w:val="1"/>
      <w:marLeft w:val="0"/>
      <w:marRight w:val="0"/>
      <w:marTop w:val="0"/>
      <w:marBottom w:val="0"/>
      <w:divBdr>
        <w:top w:val="none" w:sz="0" w:space="0" w:color="auto"/>
        <w:left w:val="none" w:sz="0" w:space="0" w:color="auto"/>
        <w:bottom w:val="none" w:sz="0" w:space="0" w:color="auto"/>
        <w:right w:val="none" w:sz="0" w:space="0" w:color="auto"/>
      </w:divBdr>
      <w:divsChild>
        <w:div w:id="1515147729">
          <w:blockQuote w:val="1"/>
          <w:marLeft w:val="60"/>
          <w:marRight w:val="0"/>
          <w:marTop w:val="100"/>
          <w:marBottom w:val="100"/>
          <w:divBdr>
            <w:top w:val="none" w:sz="0" w:space="0" w:color="auto"/>
            <w:left w:val="single" w:sz="12" w:space="3" w:color="000000"/>
            <w:bottom w:val="none" w:sz="0" w:space="0" w:color="auto"/>
            <w:right w:val="none" w:sz="0" w:space="0" w:color="auto"/>
          </w:divBdr>
          <w:divsChild>
            <w:div w:id="9413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1761">
      <w:bodyDiv w:val="1"/>
      <w:marLeft w:val="0"/>
      <w:marRight w:val="0"/>
      <w:marTop w:val="0"/>
      <w:marBottom w:val="0"/>
      <w:divBdr>
        <w:top w:val="none" w:sz="0" w:space="0" w:color="auto"/>
        <w:left w:val="none" w:sz="0" w:space="0" w:color="auto"/>
        <w:bottom w:val="none" w:sz="0" w:space="0" w:color="auto"/>
        <w:right w:val="none" w:sz="0" w:space="0" w:color="auto"/>
      </w:divBdr>
    </w:div>
    <w:div w:id="1436436392">
      <w:bodyDiv w:val="1"/>
      <w:marLeft w:val="0"/>
      <w:marRight w:val="0"/>
      <w:marTop w:val="0"/>
      <w:marBottom w:val="0"/>
      <w:divBdr>
        <w:top w:val="none" w:sz="0" w:space="0" w:color="auto"/>
        <w:left w:val="none" w:sz="0" w:space="0" w:color="auto"/>
        <w:bottom w:val="none" w:sz="0" w:space="0" w:color="auto"/>
        <w:right w:val="none" w:sz="0" w:space="0" w:color="auto"/>
      </w:divBdr>
      <w:divsChild>
        <w:div w:id="1710909853">
          <w:marLeft w:val="0"/>
          <w:marRight w:val="0"/>
          <w:marTop w:val="0"/>
          <w:marBottom w:val="0"/>
          <w:divBdr>
            <w:top w:val="none" w:sz="0" w:space="0" w:color="auto"/>
            <w:left w:val="none" w:sz="0" w:space="0" w:color="auto"/>
            <w:bottom w:val="none" w:sz="0" w:space="0" w:color="auto"/>
            <w:right w:val="none" w:sz="0" w:space="0" w:color="auto"/>
          </w:divBdr>
        </w:div>
      </w:divsChild>
    </w:div>
    <w:div w:id="1444769917">
      <w:bodyDiv w:val="1"/>
      <w:marLeft w:val="0"/>
      <w:marRight w:val="0"/>
      <w:marTop w:val="0"/>
      <w:marBottom w:val="0"/>
      <w:divBdr>
        <w:top w:val="none" w:sz="0" w:space="0" w:color="auto"/>
        <w:left w:val="none" w:sz="0" w:space="0" w:color="auto"/>
        <w:bottom w:val="none" w:sz="0" w:space="0" w:color="auto"/>
        <w:right w:val="none" w:sz="0" w:space="0" w:color="auto"/>
      </w:divBdr>
    </w:div>
    <w:div w:id="1487629996">
      <w:bodyDiv w:val="1"/>
      <w:marLeft w:val="0"/>
      <w:marRight w:val="0"/>
      <w:marTop w:val="0"/>
      <w:marBottom w:val="0"/>
      <w:divBdr>
        <w:top w:val="none" w:sz="0" w:space="0" w:color="auto"/>
        <w:left w:val="none" w:sz="0" w:space="0" w:color="auto"/>
        <w:bottom w:val="none" w:sz="0" w:space="0" w:color="auto"/>
        <w:right w:val="none" w:sz="0" w:space="0" w:color="auto"/>
      </w:divBdr>
    </w:div>
    <w:div w:id="1504668043">
      <w:bodyDiv w:val="1"/>
      <w:marLeft w:val="0"/>
      <w:marRight w:val="0"/>
      <w:marTop w:val="0"/>
      <w:marBottom w:val="0"/>
      <w:divBdr>
        <w:top w:val="none" w:sz="0" w:space="0" w:color="auto"/>
        <w:left w:val="none" w:sz="0" w:space="0" w:color="auto"/>
        <w:bottom w:val="none" w:sz="0" w:space="0" w:color="auto"/>
        <w:right w:val="none" w:sz="0" w:space="0" w:color="auto"/>
      </w:divBdr>
    </w:div>
    <w:div w:id="1588539742">
      <w:bodyDiv w:val="1"/>
      <w:marLeft w:val="0"/>
      <w:marRight w:val="0"/>
      <w:marTop w:val="0"/>
      <w:marBottom w:val="0"/>
      <w:divBdr>
        <w:top w:val="none" w:sz="0" w:space="0" w:color="auto"/>
        <w:left w:val="none" w:sz="0" w:space="0" w:color="auto"/>
        <w:bottom w:val="none" w:sz="0" w:space="0" w:color="auto"/>
        <w:right w:val="none" w:sz="0" w:space="0" w:color="auto"/>
      </w:divBdr>
    </w:div>
    <w:div w:id="1596132240">
      <w:bodyDiv w:val="1"/>
      <w:marLeft w:val="0"/>
      <w:marRight w:val="0"/>
      <w:marTop w:val="0"/>
      <w:marBottom w:val="0"/>
      <w:divBdr>
        <w:top w:val="none" w:sz="0" w:space="0" w:color="auto"/>
        <w:left w:val="none" w:sz="0" w:space="0" w:color="auto"/>
        <w:bottom w:val="none" w:sz="0" w:space="0" w:color="auto"/>
        <w:right w:val="none" w:sz="0" w:space="0" w:color="auto"/>
      </w:divBdr>
    </w:div>
    <w:div w:id="1630161881">
      <w:bodyDiv w:val="1"/>
      <w:marLeft w:val="0"/>
      <w:marRight w:val="0"/>
      <w:marTop w:val="0"/>
      <w:marBottom w:val="0"/>
      <w:divBdr>
        <w:top w:val="none" w:sz="0" w:space="0" w:color="auto"/>
        <w:left w:val="none" w:sz="0" w:space="0" w:color="auto"/>
        <w:bottom w:val="none" w:sz="0" w:space="0" w:color="auto"/>
        <w:right w:val="none" w:sz="0" w:space="0" w:color="auto"/>
      </w:divBdr>
      <w:divsChild>
        <w:div w:id="817380238">
          <w:blockQuote w:val="1"/>
          <w:marLeft w:val="60"/>
          <w:marRight w:val="0"/>
          <w:marTop w:val="100"/>
          <w:marBottom w:val="100"/>
          <w:divBdr>
            <w:top w:val="none" w:sz="0" w:space="0" w:color="auto"/>
            <w:left w:val="single" w:sz="12" w:space="3" w:color="000000"/>
            <w:bottom w:val="none" w:sz="0" w:space="0" w:color="auto"/>
            <w:right w:val="none" w:sz="0" w:space="0" w:color="auto"/>
          </w:divBdr>
          <w:divsChild>
            <w:div w:id="213968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44482">
      <w:bodyDiv w:val="1"/>
      <w:marLeft w:val="0"/>
      <w:marRight w:val="0"/>
      <w:marTop w:val="0"/>
      <w:marBottom w:val="0"/>
      <w:divBdr>
        <w:top w:val="none" w:sz="0" w:space="0" w:color="auto"/>
        <w:left w:val="none" w:sz="0" w:space="0" w:color="auto"/>
        <w:bottom w:val="none" w:sz="0" w:space="0" w:color="auto"/>
        <w:right w:val="none" w:sz="0" w:space="0" w:color="auto"/>
      </w:divBdr>
    </w:div>
    <w:div w:id="1812287629">
      <w:bodyDiv w:val="1"/>
      <w:marLeft w:val="0"/>
      <w:marRight w:val="0"/>
      <w:marTop w:val="0"/>
      <w:marBottom w:val="0"/>
      <w:divBdr>
        <w:top w:val="none" w:sz="0" w:space="0" w:color="auto"/>
        <w:left w:val="none" w:sz="0" w:space="0" w:color="auto"/>
        <w:bottom w:val="none" w:sz="0" w:space="0" w:color="auto"/>
        <w:right w:val="none" w:sz="0" w:space="0" w:color="auto"/>
      </w:divBdr>
      <w:divsChild>
        <w:div w:id="376004204">
          <w:marLeft w:val="0"/>
          <w:marRight w:val="0"/>
          <w:marTop w:val="0"/>
          <w:marBottom w:val="0"/>
          <w:divBdr>
            <w:top w:val="none" w:sz="0" w:space="0" w:color="auto"/>
            <w:left w:val="none" w:sz="0" w:space="0" w:color="auto"/>
            <w:bottom w:val="none" w:sz="0" w:space="0" w:color="auto"/>
            <w:right w:val="none" w:sz="0" w:space="0" w:color="auto"/>
          </w:divBdr>
        </w:div>
      </w:divsChild>
    </w:div>
    <w:div w:id="1922330025">
      <w:bodyDiv w:val="1"/>
      <w:marLeft w:val="0"/>
      <w:marRight w:val="0"/>
      <w:marTop w:val="0"/>
      <w:marBottom w:val="0"/>
      <w:divBdr>
        <w:top w:val="none" w:sz="0" w:space="0" w:color="auto"/>
        <w:left w:val="none" w:sz="0" w:space="0" w:color="auto"/>
        <w:bottom w:val="none" w:sz="0" w:space="0" w:color="auto"/>
        <w:right w:val="none" w:sz="0" w:space="0" w:color="auto"/>
      </w:divBdr>
    </w:div>
    <w:div w:id="2043822546">
      <w:bodyDiv w:val="1"/>
      <w:marLeft w:val="0"/>
      <w:marRight w:val="0"/>
      <w:marTop w:val="0"/>
      <w:marBottom w:val="0"/>
      <w:divBdr>
        <w:top w:val="none" w:sz="0" w:space="0" w:color="auto"/>
        <w:left w:val="none" w:sz="0" w:space="0" w:color="auto"/>
        <w:bottom w:val="none" w:sz="0" w:space="0" w:color="auto"/>
        <w:right w:val="none" w:sz="0" w:space="0" w:color="auto"/>
      </w:divBdr>
      <w:divsChild>
        <w:div w:id="1756321931">
          <w:marLeft w:val="0"/>
          <w:marRight w:val="0"/>
          <w:marTop w:val="0"/>
          <w:marBottom w:val="0"/>
          <w:divBdr>
            <w:top w:val="none" w:sz="0" w:space="0" w:color="auto"/>
            <w:left w:val="none" w:sz="0" w:space="0" w:color="auto"/>
            <w:bottom w:val="none" w:sz="0" w:space="0" w:color="auto"/>
            <w:right w:val="none" w:sz="0" w:space="0" w:color="auto"/>
          </w:divBdr>
        </w:div>
      </w:divsChild>
    </w:div>
    <w:div w:id="2088066033">
      <w:bodyDiv w:val="1"/>
      <w:marLeft w:val="0"/>
      <w:marRight w:val="0"/>
      <w:marTop w:val="0"/>
      <w:marBottom w:val="0"/>
      <w:divBdr>
        <w:top w:val="none" w:sz="0" w:space="0" w:color="auto"/>
        <w:left w:val="none" w:sz="0" w:space="0" w:color="auto"/>
        <w:bottom w:val="none" w:sz="0" w:space="0" w:color="auto"/>
        <w:right w:val="none" w:sz="0" w:space="0" w:color="auto"/>
      </w:divBdr>
      <w:divsChild>
        <w:div w:id="6518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jp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8d48751f-6456-41b4-8aba-fc02f376d191">Z76TWDFTFFK4-4-6950</_dlc_DocId>
    <_dlc_DocIdUrl xmlns="8d48751f-6456-41b4-8aba-fc02f376d191">
      <Url>http://sp.nstm.gov.tw/_layouts/15/DocIdRedir.aspx?ID=Z76TWDFTFFK4-4-6950</Url>
      <Description>Z76TWDFTFFK4-4-6950</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文件" ma:contentTypeID="0x010100A8FDA2E0C9E6534694DA34CD19F9894D" ma:contentTypeVersion="1" ma:contentTypeDescription="建立新的文件。" ma:contentTypeScope="" ma:versionID="c10beeffa39e65110099217023dd3ac7">
  <xsd:schema xmlns:xsd="http://www.w3.org/2001/XMLSchema" xmlns:xs="http://www.w3.org/2001/XMLSchema" xmlns:p="http://schemas.microsoft.com/office/2006/metadata/properties" xmlns:ns2="8d48751f-6456-41b4-8aba-fc02f376d191" targetNamespace="http://schemas.microsoft.com/office/2006/metadata/properties" ma:root="true" ma:fieldsID="58ca679214f94724b1462d812311b636" ns2:_="">
    <xsd:import namespace="8d48751f-6456-41b4-8aba-fc02f376d191"/>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48751f-6456-41b4-8aba-fc02f376d191"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2BB4B119-692E-462A-93A3-D31063F4A14E}">
  <ds:schemaRefs>
    <ds:schemaRef ds:uri="http://schemas.openxmlformats.org/officeDocument/2006/bibliography"/>
  </ds:schemaRefs>
</ds:datastoreItem>
</file>

<file path=customXml/itemProps2.xml><?xml version="1.0" encoding="utf-8"?>
<ds:datastoreItem xmlns:ds="http://schemas.openxmlformats.org/officeDocument/2006/customXml" ds:itemID="{AA484EBE-2AC6-4353-A8E5-E7954672F91B}">
  <ds:schemaRefs>
    <ds:schemaRef ds:uri="http://schemas.microsoft.com/sharepoint/v3/contenttype/forms"/>
  </ds:schemaRefs>
</ds:datastoreItem>
</file>

<file path=customXml/itemProps3.xml><?xml version="1.0" encoding="utf-8"?>
<ds:datastoreItem xmlns:ds="http://schemas.openxmlformats.org/officeDocument/2006/customXml" ds:itemID="{DC2A37E2-8170-4155-B710-16547000D935}">
  <ds:schemaRefs>
    <ds:schemaRef ds:uri="http://schemas.microsoft.com/office/2006/metadata/properties"/>
    <ds:schemaRef ds:uri="http://schemas.microsoft.com/office/infopath/2007/PartnerControls"/>
    <ds:schemaRef ds:uri="8d48751f-6456-41b4-8aba-fc02f376d191"/>
  </ds:schemaRefs>
</ds:datastoreItem>
</file>

<file path=customXml/itemProps4.xml><?xml version="1.0" encoding="utf-8"?>
<ds:datastoreItem xmlns:ds="http://schemas.openxmlformats.org/officeDocument/2006/customXml" ds:itemID="{0A2FAA91-3380-47D6-9F8F-9A41862CE5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48751f-6456-41b4-8aba-fc02f376d1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4B46AA6-3981-4C49-96E7-8EFD6FF0E2F3}">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1596</TotalTime>
  <Pages>61</Pages>
  <Words>6940</Words>
  <Characters>39559</Characters>
  <Application>Microsoft Office Word</Application>
  <DocSecurity>0</DocSecurity>
  <Lines>329</Lines>
  <Paragraphs>92</Paragraphs>
  <ScaleCrop>false</ScaleCrop>
  <Company>nstm</Company>
  <LinksUpToDate>false</LinksUpToDate>
  <CharactersWithSpaces>46407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nstm</dc:creator>
  <cp:lastModifiedBy>Henry</cp:lastModifiedBy>
  <cp:revision>124</cp:revision>
  <cp:lastPrinted>2025-02-17T03:39:00Z</cp:lastPrinted>
  <dcterms:created xsi:type="dcterms:W3CDTF">2024-03-04T00:29:00Z</dcterms:created>
  <dcterms:modified xsi:type="dcterms:W3CDTF">2025-04-15T04:58:00Z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0x010100A8FDA2E0C9E6534694DA34CD19F9894D</vt:lpwstr>
  </property>
  <property fmtid="{D5CDD505-2E9C-101B-9397-08002B2CF9AE}" pid="3" name="_dlc_DocIdItemGuid">
    <vt:lpwstr>dc38454e-f7a8-4ec3-9cbf-d0cf9edcc5ab</vt:lpwstr>
  </property>
</Properties>
</file>